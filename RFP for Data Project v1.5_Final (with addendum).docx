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1660A" w14:textId="77777777" w:rsidR="0016646B" w:rsidRPr="00630F39" w:rsidRDefault="0016646B" w:rsidP="00972DCC">
      <w:pPr>
        <w:rPr>
          <w:rFonts w:asciiTheme="minorHAnsi" w:hAnsiTheme="minorHAnsi" w:cstheme="minorHAnsi"/>
        </w:rPr>
      </w:pPr>
    </w:p>
    <w:p w14:paraId="2B847C9A" w14:textId="77777777" w:rsidR="0016646B" w:rsidRPr="00630F39" w:rsidRDefault="0016646B" w:rsidP="00972DCC">
      <w:pPr>
        <w:rPr>
          <w:rFonts w:asciiTheme="minorHAnsi" w:eastAsia="Arial Unicode MS" w:hAnsiTheme="minorHAnsi" w:cstheme="minorHAnsi"/>
        </w:rPr>
      </w:pPr>
    </w:p>
    <w:p w14:paraId="14ACFA3D" w14:textId="77777777" w:rsidR="0016646B" w:rsidRPr="00630F39" w:rsidRDefault="0016646B" w:rsidP="00972DCC">
      <w:pPr>
        <w:rPr>
          <w:rFonts w:asciiTheme="minorHAnsi" w:eastAsia="Arial Unicode MS" w:hAnsiTheme="minorHAnsi" w:cstheme="minorHAnsi"/>
        </w:rPr>
      </w:pPr>
    </w:p>
    <w:p w14:paraId="4B08A4EA" w14:textId="77777777" w:rsidR="0016646B" w:rsidRPr="00630F39" w:rsidRDefault="0016646B" w:rsidP="00972DCC">
      <w:pPr>
        <w:rPr>
          <w:rFonts w:asciiTheme="minorHAnsi" w:eastAsia="Arial Unicode MS" w:hAnsiTheme="minorHAnsi" w:cstheme="minorHAnsi"/>
        </w:rPr>
      </w:pPr>
    </w:p>
    <w:p w14:paraId="25AB8C09" w14:textId="77777777" w:rsidR="0016646B" w:rsidRPr="00630F39" w:rsidRDefault="0016646B" w:rsidP="00972DCC">
      <w:pPr>
        <w:rPr>
          <w:rFonts w:asciiTheme="minorHAnsi" w:eastAsia="Arial Unicode MS" w:hAnsiTheme="minorHAnsi" w:cstheme="minorHAnsi"/>
        </w:rPr>
      </w:pPr>
    </w:p>
    <w:p w14:paraId="412805BE" w14:textId="77777777" w:rsidR="0016646B" w:rsidRPr="00630F39" w:rsidRDefault="0016646B" w:rsidP="00972DCC">
      <w:pPr>
        <w:rPr>
          <w:rFonts w:asciiTheme="minorHAnsi" w:hAnsiTheme="minorHAnsi" w:cstheme="minorHAnsi"/>
        </w:rPr>
      </w:pPr>
    </w:p>
    <w:p w14:paraId="37712703" w14:textId="77777777" w:rsidR="0016646B" w:rsidRPr="00630F39" w:rsidRDefault="0016646B" w:rsidP="00972DCC">
      <w:pPr>
        <w:rPr>
          <w:rFonts w:asciiTheme="minorHAnsi" w:eastAsia="Arial Unicode MS" w:hAnsiTheme="minorHAnsi" w:cstheme="minorHAnsi"/>
        </w:rPr>
      </w:pPr>
    </w:p>
    <w:p w14:paraId="0AF26187" w14:textId="77777777" w:rsidR="0016646B" w:rsidRPr="00630F39" w:rsidRDefault="0016646B" w:rsidP="00972DCC">
      <w:pPr>
        <w:rPr>
          <w:rFonts w:asciiTheme="minorHAnsi" w:eastAsia="Arial Unicode MS" w:hAnsiTheme="minorHAnsi" w:cstheme="minorHAnsi"/>
        </w:rPr>
      </w:pPr>
    </w:p>
    <w:p w14:paraId="0F943DCE" w14:textId="77777777" w:rsidR="0016646B" w:rsidRPr="00630F39" w:rsidRDefault="0016646B" w:rsidP="00972DCC">
      <w:pPr>
        <w:rPr>
          <w:rFonts w:asciiTheme="minorHAnsi" w:eastAsia="Arial Unicode MS" w:hAnsiTheme="minorHAnsi" w:cstheme="minorHAnsi"/>
        </w:rPr>
      </w:pPr>
    </w:p>
    <w:p w14:paraId="4513BF6F" w14:textId="77777777" w:rsidR="0016646B" w:rsidRPr="00630F39" w:rsidRDefault="0016646B" w:rsidP="00972DCC">
      <w:pPr>
        <w:rPr>
          <w:rFonts w:asciiTheme="minorHAnsi" w:eastAsia="Arial Unicode MS" w:hAnsiTheme="minorHAnsi" w:cstheme="minorHAnsi"/>
        </w:rPr>
      </w:pPr>
    </w:p>
    <w:p w14:paraId="21A3D6A0" w14:textId="77777777" w:rsidR="0016646B" w:rsidRPr="00630F39" w:rsidRDefault="0016646B" w:rsidP="00972DCC">
      <w:pPr>
        <w:rPr>
          <w:rFonts w:asciiTheme="minorHAnsi" w:eastAsia="Arial Unicode MS" w:hAnsiTheme="minorHAnsi" w:cstheme="minorHAnsi"/>
        </w:rPr>
      </w:pPr>
    </w:p>
    <w:p w14:paraId="256D6EAD" w14:textId="77777777" w:rsidR="0016646B" w:rsidRPr="00630F39" w:rsidRDefault="0016646B" w:rsidP="00972DCC">
      <w:pPr>
        <w:rPr>
          <w:rFonts w:asciiTheme="minorHAnsi" w:eastAsia="Arial Unicode MS" w:hAnsiTheme="minorHAnsi" w:cstheme="minorHAnsi"/>
        </w:rPr>
      </w:pPr>
    </w:p>
    <w:p w14:paraId="723B9F50" w14:textId="77777777" w:rsidR="0016646B" w:rsidRPr="00630F39" w:rsidRDefault="0016646B" w:rsidP="00972DCC">
      <w:pPr>
        <w:rPr>
          <w:rFonts w:asciiTheme="minorHAnsi" w:eastAsia="Arial Unicode MS" w:hAnsiTheme="minorHAnsi" w:cstheme="minorHAnsi"/>
        </w:rPr>
      </w:pPr>
    </w:p>
    <w:p w14:paraId="745BB04D" w14:textId="77777777" w:rsidR="0016646B" w:rsidRPr="00630F39" w:rsidRDefault="0016646B" w:rsidP="00972DCC">
      <w:pPr>
        <w:rPr>
          <w:rFonts w:asciiTheme="minorHAnsi" w:eastAsia="Arial Unicode MS" w:hAnsiTheme="minorHAnsi" w:cstheme="minorHAnsi"/>
        </w:rPr>
      </w:pPr>
    </w:p>
    <w:p w14:paraId="7C877E11" w14:textId="77777777" w:rsidR="0016646B" w:rsidRPr="00630F39" w:rsidRDefault="0016646B" w:rsidP="00972DCC">
      <w:pPr>
        <w:rPr>
          <w:rFonts w:asciiTheme="minorHAnsi" w:eastAsia="Arial Unicode MS" w:hAnsiTheme="minorHAnsi" w:cstheme="minorHAnsi"/>
        </w:rPr>
      </w:pPr>
    </w:p>
    <w:p w14:paraId="74FC5B5E" w14:textId="77777777" w:rsidR="0016646B" w:rsidRPr="00630F39" w:rsidRDefault="0016646B" w:rsidP="00972DCC">
      <w:pPr>
        <w:rPr>
          <w:rFonts w:asciiTheme="minorHAnsi" w:eastAsia="Arial Unicode MS" w:hAnsiTheme="minorHAnsi" w:cstheme="minorHAnsi"/>
        </w:rPr>
      </w:pPr>
    </w:p>
    <w:p w14:paraId="104A1578" w14:textId="77777777" w:rsidR="0016646B" w:rsidRPr="00630F39" w:rsidRDefault="0016646B" w:rsidP="00972DCC">
      <w:pPr>
        <w:rPr>
          <w:rFonts w:asciiTheme="minorHAnsi" w:eastAsia="Arial Unicode MS" w:hAnsiTheme="minorHAnsi" w:cstheme="minorHAnsi"/>
        </w:rPr>
      </w:pPr>
    </w:p>
    <w:p w14:paraId="05265ADD" w14:textId="77777777" w:rsidR="0016646B" w:rsidRPr="00630F39" w:rsidRDefault="0016646B" w:rsidP="00972DCC">
      <w:pPr>
        <w:rPr>
          <w:rFonts w:asciiTheme="minorHAnsi" w:eastAsia="Arial Unicode MS" w:hAnsiTheme="minorHAnsi" w:cstheme="minorHAnsi"/>
        </w:rPr>
      </w:pPr>
    </w:p>
    <w:p w14:paraId="348C1088" w14:textId="77777777" w:rsidR="0016646B" w:rsidRPr="00630F39" w:rsidRDefault="0016646B" w:rsidP="00972DCC">
      <w:pPr>
        <w:rPr>
          <w:rFonts w:asciiTheme="minorHAnsi" w:eastAsia="Arial Unicode MS" w:hAnsiTheme="minorHAnsi" w:cstheme="minorHAnsi"/>
        </w:rPr>
      </w:pPr>
    </w:p>
    <w:p w14:paraId="7C62F031" w14:textId="77777777" w:rsidR="0016646B" w:rsidRPr="00630F39" w:rsidRDefault="0016646B" w:rsidP="00972DCC">
      <w:pPr>
        <w:rPr>
          <w:rFonts w:asciiTheme="minorHAnsi" w:eastAsia="Arial Unicode MS" w:hAnsiTheme="minorHAnsi" w:cstheme="minorHAnsi"/>
        </w:rPr>
      </w:pPr>
    </w:p>
    <w:p w14:paraId="7AA5903E" w14:textId="77777777" w:rsidR="0016646B" w:rsidRPr="00630F39" w:rsidRDefault="0016646B" w:rsidP="00972DCC">
      <w:pPr>
        <w:rPr>
          <w:rFonts w:asciiTheme="minorHAnsi" w:eastAsia="Arial Unicode MS" w:hAnsiTheme="minorHAnsi" w:cstheme="minorHAnsi"/>
        </w:rPr>
      </w:pPr>
    </w:p>
    <w:p w14:paraId="3C9B91E2" w14:textId="77777777" w:rsidR="0016646B" w:rsidRPr="00630F39" w:rsidRDefault="0016646B">
      <w:pPr>
        <w:pStyle w:val="Header"/>
        <w:jc w:val="both"/>
        <w:rPr>
          <w:rFonts w:asciiTheme="minorHAnsi" w:eastAsia="Arial Unicode MS" w:hAnsiTheme="minorHAnsi" w:cstheme="minorHAnsi"/>
          <w:b/>
          <w:bCs/>
          <w:sz w:val="32"/>
        </w:rPr>
      </w:pPr>
      <w:r w:rsidRPr="00630F39">
        <w:rPr>
          <w:rFonts w:asciiTheme="minorHAnsi" w:eastAsia="Arial Unicode MS" w:hAnsiTheme="minorHAnsi" w:cstheme="minorHAnsi"/>
          <w:b/>
          <w:bCs/>
          <w:sz w:val="32"/>
        </w:rPr>
        <w:t>Request for Proposal</w:t>
      </w:r>
    </w:p>
    <w:p w14:paraId="37387294" w14:textId="77777777" w:rsidR="0016646B" w:rsidRPr="00630F39" w:rsidRDefault="0016646B" w:rsidP="008B41A9">
      <w:pPr>
        <w:rPr>
          <w:rFonts w:asciiTheme="minorHAnsi" w:hAnsiTheme="minorHAnsi" w:cstheme="minorHAnsi"/>
        </w:rPr>
      </w:pPr>
    </w:p>
    <w:p w14:paraId="0B906BB0" w14:textId="77777777" w:rsidR="0016646B" w:rsidRPr="00630F39" w:rsidRDefault="00E7342A" w:rsidP="00E7342A">
      <w:pPr>
        <w:tabs>
          <w:tab w:val="left" w:pos="1185"/>
        </w:tabs>
        <w:jc w:val="both"/>
        <w:rPr>
          <w:rFonts w:asciiTheme="minorHAnsi" w:eastAsia="Arial Unicode MS" w:hAnsiTheme="minorHAnsi" w:cstheme="minorHAnsi"/>
        </w:rPr>
      </w:pPr>
      <w:r w:rsidRPr="00630F39">
        <w:rPr>
          <w:rFonts w:asciiTheme="minorHAnsi" w:eastAsia="Arial Unicode MS" w:hAnsiTheme="minorHAnsi" w:cstheme="minorHAnsi"/>
        </w:rPr>
        <w:tab/>
      </w:r>
    </w:p>
    <w:p w14:paraId="3E800333" w14:textId="77777777" w:rsidR="0016646B" w:rsidRPr="00630F39" w:rsidRDefault="0016646B">
      <w:pPr>
        <w:jc w:val="both"/>
        <w:rPr>
          <w:rFonts w:asciiTheme="minorHAnsi" w:eastAsia="Arial Unicode MS" w:hAnsiTheme="minorHAnsi" w:cstheme="minorHAnsi"/>
        </w:rPr>
      </w:pPr>
    </w:p>
    <w:p w14:paraId="50078136" w14:textId="77777777" w:rsidR="0016646B" w:rsidRPr="00630F39" w:rsidRDefault="0016646B">
      <w:pPr>
        <w:pStyle w:val="CommentSubject"/>
        <w:autoSpaceDE w:val="0"/>
        <w:autoSpaceDN w:val="0"/>
        <w:adjustRightInd w:val="0"/>
        <w:jc w:val="both"/>
        <w:rPr>
          <w:rFonts w:asciiTheme="minorHAnsi" w:eastAsia="Arial Unicode MS" w:hAnsiTheme="minorHAnsi" w:cstheme="minorHAnsi"/>
          <w:szCs w:val="18"/>
          <w:lang w:val="en-GB"/>
        </w:rPr>
      </w:pPr>
      <w:r w:rsidRPr="00630F39">
        <w:rPr>
          <w:rFonts w:asciiTheme="minorHAnsi" w:eastAsia="Arial Unicode MS" w:hAnsiTheme="minorHAnsi" w:cstheme="minorHAnsi"/>
          <w:szCs w:val="18"/>
          <w:lang w:val="en-GB"/>
        </w:rPr>
        <w:t>Project Name:</w:t>
      </w:r>
    </w:p>
    <w:p w14:paraId="2C33F517" w14:textId="5DDAD5BD" w:rsidR="0016646B" w:rsidRPr="00630F39" w:rsidRDefault="00AE6118">
      <w:pPr>
        <w:autoSpaceDE w:val="0"/>
        <w:autoSpaceDN w:val="0"/>
        <w:adjustRightInd w:val="0"/>
        <w:jc w:val="both"/>
        <w:rPr>
          <w:rFonts w:asciiTheme="minorHAnsi" w:eastAsia="Arial Unicode MS" w:hAnsiTheme="minorHAnsi" w:cstheme="minorHAnsi"/>
          <w:szCs w:val="18"/>
          <w:lang w:eastAsia="en-US"/>
        </w:rPr>
      </w:pPr>
      <w:r w:rsidRPr="00630F39">
        <w:rPr>
          <w:rFonts w:asciiTheme="minorHAnsi" w:eastAsia="Arial Unicode MS" w:hAnsiTheme="minorHAnsi" w:cstheme="minorHAnsi"/>
          <w:szCs w:val="18"/>
          <w:lang w:eastAsia="en-US"/>
        </w:rPr>
        <w:t xml:space="preserve">Data </w:t>
      </w:r>
      <w:r w:rsidR="009A307D">
        <w:rPr>
          <w:rFonts w:asciiTheme="minorHAnsi" w:eastAsia="Arial Unicode MS" w:hAnsiTheme="minorHAnsi" w:cstheme="minorHAnsi"/>
          <w:szCs w:val="18"/>
          <w:lang w:eastAsia="en-US"/>
        </w:rPr>
        <w:t xml:space="preserve">Project </w:t>
      </w:r>
    </w:p>
    <w:p w14:paraId="516AAE65" w14:textId="77777777" w:rsidR="00B46BEE" w:rsidRPr="00630F39" w:rsidRDefault="00B46BEE">
      <w:pPr>
        <w:autoSpaceDE w:val="0"/>
        <w:autoSpaceDN w:val="0"/>
        <w:adjustRightInd w:val="0"/>
        <w:jc w:val="both"/>
        <w:rPr>
          <w:rFonts w:asciiTheme="minorHAnsi" w:eastAsia="Arial Unicode MS" w:hAnsiTheme="minorHAnsi" w:cstheme="minorHAnsi"/>
          <w:szCs w:val="18"/>
          <w:lang w:eastAsia="en-US"/>
        </w:rPr>
      </w:pPr>
    </w:p>
    <w:p w14:paraId="6576A351" w14:textId="5FF6E9A7" w:rsidR="00BE4A92" w:rsidRPr="00630F39" w:rsidRDefault="00BE4A92" w:rsidP="00BE4A92">
      <w:pPr>
        <w:pStyle w:val="CommentSubject"/>
        <w:autoSpaceDE w:val="0"/>
        <w:autoSpaceDN w:val="0"/>
        <w:adjustRightInd w:val="0"/>
        <w:jc w:val="both"/>
        <w:rPr>
          <w:rFonts w:asciiTheme="minorHAnsi" w:eastAsia="Arial Unicode MS" w:hAnsiTheme="minorHAnsi" w:cstheme="minorHAnsi"/>
          <w:szCs w:val="18"/>
          <w:lang w:val="en-GB"/>
        </w:rPr>
      </w:pPr>
      <w:r>
        <w:rPr>
          <w:rFonts w:asciiTheme="minorHAnsi" w:eastAsia="Arial Unicode MS" w:hAnsiTheme="minorHAnsi" w:cstheme="minorHAnsi"/>
          <w:szCs w:val="18"/>
          <w:lang w:val="en-GB"/>
        </w:rPr>
        <w:t>RFP Ref No</w:t>
      </w:r>
      <w:r w:rsidRPr="00630F39">
        <w:rPr>
          <w:rFonts w:asciiTheme="minorHAnsi" w:eastAsia="Arial Unicode MS" w:hAnsiTheme="minorHAnsi" w:cstheme="minorHAnsi"/>
          <w:szCs w:val="18"/>
          <w:lang w:val="en-GB"/>
        </w:rPr>
        <w:t>:</w:t>
      </w:r>
    </w:p>
    <w:p w14:paraId="5681F732" w14:textId="64189839" w:rsidR="002B1500" w:rsidRDefault="00BE4A92" w:rsidP="006F164F">
      <w:pPr>
        <w:autoSpaceDE w:val="0"/>
        <w:autoSpaceDN w:val="0"/>
        <w:adjustRightInd w:val="0"/>
        <w:jc w:val="both"/>
        <w:rPr>
          <w:rFonts w:asciiTheme="minorHAnsi" w:eastAsia="Arial Unicode MS" w:hAnsiTheme="minorHAnsi" w:cstheme="minorHAnsi"/>
          <w:szCs w:val="18"/>
          <w:lang w:eastAsia="en-US"/>
        </w:rPr>
      </w:pPr>
      <w:r>
        <w:rPr>
          <w:rFonts w:asciiTheme="minorHAnsi" w:eastAsia="Arial Unicode MS" w:hAnsiTheme="minorHAnsi" w:cstheme="minorHAnsi"/>
          <w:szCs w:val="18"/>
          <w:lang w:eastAsia="en-US"/>
        </w:rPr>
        <w:t xml:space="preserve">RFP20221228 </w:t>
      </w:r>
    </w:p>
    <w:p w14:paraId="058A1E01" w14:textId="77777777" w:rsidR="00BE4A92" w:rsidRPr="00630F39" w:rsidRDefault="00BE4A92" w:rsidP="002B1500">
      <w:pPr>
        <w:jc w:val="both"/>
        <w:rPr>
          <w:rFonts w:asciiTheme="minorHAnsi" w:eastAsia="Arial Unicode MS" w:hAnsiTheme="minorHAnsi" w:cstheme="minorHAnsi"/>
          <w:szCs w:val="18"/>
          <w:lang w:eastAsia="en-US"/>
        </w:rPr>
      </w:pPr>
    </w:p>
    <w:p w14:paraId="52F514E0" w14:textId="77777777" w:rsidR="002B1500" w:rsidRPr="00630F39" w:rsidRDefault="002B1500" w:rsidP="002B1500">
      <w:pPr>
        <w:jc w:val="both"/>
        <w:rPr>
          <w:rFonts w:asciiTheme="minorHAnsi" w:eastAsia="Arial Unicode MS" w:hAnsiTheme="minorHAnsi" w:cstheme="minorHAnsi"/>
          <w:b/>
          <w:bCs/>
          <w:szCs w:val="18"/>
          <w:lang w:eastAsia="en-US"/>
        </w:rPr>
      </w:pPr>
      <w:r w:rsidRPr="00630F39">
        <w:rPr>
          <w:rFonts w:asciiTheme="minorHAnsi" w:eastAsia="Arial Unicode MS" w:hAnsiTheme="minorHAnsi" w:cstheme="minorHAnsi"/>
          <w:b/>
          <w:bCs/>
          <w:szCs w:val="18"/>
          <w:lang w:eastAsia="en-US"/>
        </w:rPr>
        <w:t>Prepared by:</w:t>
      </w:r>
    </w:p>
    <w:p w14:paraId="1F2EBBCE" w14:textId="1F53A11C" w:rsidR="002B1500" w:rsidRPr="00630F39" w:rsidRDefault="00315B76" w:rsidP="002B1500">
      <w:pPr>
        <w:jc w:val="both"/>
        <w:rPr>
          <w:rFonts w:asciiTheme="minorHAnsi" w:eastAsia="Arial Unicode MS" w:hAnsiTheme="minorHAnsi" w:cstheme="minorHAnsi"/>
          <w:szCs w:val="18"/>
          <w:lang w:eastAsia="en-US"/>
        </w:rPr>
      </w:pPr>
      <w:proofErr w:type="spellStart"/>
      <w:r>
        <w:rPr>
          <w:rFonts w:asciiTheme="minorHAnsi" w:eastAsia="Arial Unicode MS" w:hAnsiTheme="minorHAnsi" w:cstheme="minorHAnsi"/>
          <w:szCs w:val="18"/>
          <w:lang w:eastAsia="en-US"/>
        </w:rPr>
        <w:t>FTLife</w:t>
      </w:r>
      <w:proofErr w:type="spellEnd"/>
      <w:r w:rsidR="009A307D">
        <w:rPr>
          <w:rFonts w:asciiTheme="minorHAnsi" w:eastAsia="Arial Unicode MS" w:hAnsiTheme="minorHAnsi" w:cstheme="minorHAnsi"/>
          <w:szCs w:val="18"/>
          <w:lang w:eastAsia="en-US"/>
        </w:rPr>
        <w:t xml:space="preserve"> IT</w:t>
      </w:r>
    </w:p>
    <w:p w14:paraId="5EE78CED" w14:textId="77777777" w:rsidR="002B1500" w:rsidRPr="00630F39" w:rsidRDefault="002B1500" w:rsidP="002B1500">
      <w:pPr>
        <w:jc w:val="both"/>
        <w:rPr>
          <w:rFonts w:asciiTheme="minorHAnsi" w:eastAsia="Arial Unicode MS" w:hAnsiTheme="minorHAnsi" w:cstheme="minorHAnsi"/>
          <w:szCs w:val="18"/>
          <w:lang w:eastAsia="en-US"/>
        </w:rPr>
      </w:pPr>
    </w:p>
    <w:p w14:paraId="741637B0" w14:textId="77777777" w:rsidR="002B1500" w:rsidRPr="00630F39" w:rsidRDefault="002B1500" w:rsidP="002B1500">
      <w:pPr>
        <w:jc w:val="both"/>
        <w:rPr>
          <w:rFonts w:asciiTheme="minorHAnsi" w:eastAsia="Arial Unicode MS" w:hAnsiTheme="minorHAnsi" w:cstheme="minorHAnsi"/>
          <w:b/>
          <w:bCs/>
          <w:szCs w:val="18"/>
          <w:lang w:eastAsia="en-US"/>
        </w:rPr>
      </w:pPr>
      <w:r w:rsidRPr="00630F39">
        <w:rPr>
          <w:rFonts w:asciiTheme="minorHAnsi" w:eastAsia="Arial Unicode MS" w:hAnsiTheme="minorHAnsi" w:cstheme="minorHAnsi"/>
          <w:b/>
          <w:bCs/>
          <w:szCs w:val="18"/>
          <w:lang w:eastAsia="en-US"/>
        </w:rPr>
        <w:t>Document Date:</w:t>
      </w:r>
    </w:p>
    <w:p w14:paraId="136341BE" w14:textId="7663C146" w:rsidR="002B1500" w:rsidRPr="00630F39" w:rsidRDefault="00A53850" w:rsidP="002B1500">
      <w:pPr>
        <w:jc w:val="both"/>
        <w:rPr>
          <w:rFonts w:asciiTheme="minorHAnsi" w:eastAsia="Arial Unicode MS" w:hAnsiTheme="minorHAnsi" w:cstheme="minorHAnsi"/>
          <w:szCs w:val="18"/>
          <w:lang w:eastAsia="en-US"/>
        </w:rPr>
      </w:pPr>
      <w:r>
        <w:rPr>
          <w:rFonts w:asciiTheme="minorHAnsi" w:eastAsia="Arial Unicode MS" w:hAnsiTheme="minorHAnsi" w:cstheme="minorHAnsi"/>
          <w:szCs w:val="18"/>
          <w:lang w:eastAsia="en-US"/>
        </w:rPr>
        <w:t>2</w:t>
      </w:r>
      <w:r w:rsidR="00D13BD8">
        <w:rPr>
          <w:rFonts w:asciiTheme="minorHAnsi" w:eastAsia="Arial Unicode MS" w:hAnsiTheme="minorHAnsi" w:cstheme="minorHAnsi"/>
          <w:szCs w:val="18"/>
          <w:lang w:eastAsia="en-US"/>
        </w:rPr>
        <w:t>8</w:t>
      </w:r>
      <w:r w:rsidR="002B1500" w:rsidRPr="00630F39">
        <w:rPr>
          <w:rFonts w:asciiTheme="minorHAnsi" w:eastAsia="Arial Unicode MS" w:hAnsiTheme="minorHAnsi" w:cstheme="minorHAnsi"/>
          <w:szCs w:val="18"/>
          <w:lang w:eastAsia="en-US"/>
        </w:rPr>
        <w:t xml:space="preserve"> </w:t>
      </w:r>
      <w:r w:rsidR="009A307D">
        <w:rPr>
          <w:rFonts w:asciiTheme="minorHAnsi" w:eastAsia="Arial Unicode MS" w:hAnsiTheme="minorHAnsi" w:cstheme="minorHAnsi"/>
          <w:szCs w:val="18"/>
          <w:lang w:eastAsia="en-US"/>
        </w:rPr>
        <w:t>Dec</w:t>
      </w:r>
      <w:r w:rsidR="002B1500" w:rsidRPr="00630F39">
        <w:rPr>
          <w:rFonts w:asciiTheme="minorHAnsi" w:eastAsia="Arial Unicode MS" w:hAnsiTheme="minorHAnsi" w:cstheme="minorHAnsi"/>
          <w:szCs w:val="18"/>
          <w:lang w:eastAsia="en-US"/>
        </w:rPr>
        <w:t xml:space="preserve"> 202</w:t>
      </w:r>
      <w:r w:rsidR="009A307D">
        <w:rPr>
          <w:rFonts w:asciiTheme="minorHAnsi" w:eastAsia="Arial Unicode MS" w:hAnsiTheme="minorHAnsi" w:cstheme="minorHAnsi"/>
          <w:szCs w:val="18"/>
          <w:lang w:eastAsia="en-US"/>
        </w:rPr>
        <w:t>2</w:t>
      </w:r>
    </w:p>
    <w:p w14:paraId="61DDD197" w14:textId="77777777" w:rsidR="002B1500" w:rsidRPr="00630F39" w:rsidRDefault="002B1500" w:rsidP="002B1500">
      <w:pPr>
        <w:jc w:val="both"/>
        <w:rPr>
          <w:rFonts w:asciiTheme="minorHAnsi" w:eastAsia="Arial Unicode MS" w:hAnsiTheme="minorHAnsi" w:cstheme="minorHAnsi"/>
          <w:szCs w:val="18"/>
          <w:lang w:eastAsia="en-US"/>
        </w:rPr>
      </w:pPr>
    </w:p>
    <w:p w14:paraId="15BE7735" w14:textId="77777777" w:rsidR="002B1500" w:rsidRPr="00630F39" w:rsidRDefault="002B1500" w:rsidP="002B1500">
      <w:pPr>
        <w:jc w:val="both"/>
        <w:rPr>
          <w:rFonts w:asciiTheme="minorHAnsi" w:eastAsia="Arial Unicode MS" w:hAnsiTheme="minorHAnsi" w:cstheme="minorHAnsi"/>
          <w:b/>
          <w:bCs/>
          <w:szCs w:val="18"/>
          <w:lang w:eastAsia="en-US"/>
        </w:rPr>
      </w:pPr>
      <w:r w:rsidRPr="00630F39">
        <w:rPr>
          <w:rFonts w:asciiTheme="minorHAnsi" w:eastAsia="Arial Unicode MS" w:hAnsiTheme="minorHAnsi" w:cstheme="minorHAnsi"/>
          <w:b/>
          <w:bCs/>
          <w:szCs w:val="18"/>
          <w:lang w:eastAsia="en-US"/>
        </w:rPr>
        <w:t xml:space="preserve">Version: </w:t>
      </w:r>
    </w:p>
    <w:p w14:paraId="46EFEE91" w14:textId="7DAF9018" w:rsidR="0016646B" w:rsidRPr="00630F39" w:rsidRDefault="009A307D" w:rsidP="002B1500">
      <w:pPr>
        <w:jc w:val="both"/>
        <w:rPr>
          <w:rFonts w:asciiTheme="minorHAnsi" w:eastAsia="Arial Unicode MS" w:hAnsiTheme="minorHAnsi" w:cstheme="minorHAnsi"/>
          <w:lang w:eastAsia="en-US"/>
        </w:rPr>
      </w:pPr>
      <w:r>
        <w:rPr>
          <w:rFonts w:asciiTheme="minorHAnsi" w:eastAsia="Arial Unicode MS" w:hAnsiTheme="minorHAnsi" w:cstheme="minorHAnsi"/>
          <w:szCs w:val="18"/>
          <w:lang w:eastAsia="en-US"/>
        </w:rPr>
        <w:t>1</w:t>
      </w:r>
      <w:r w:rsidR="00AE6118" w:rsidRPr="00630F39">
        <w:rPr>
          <w:rFonts w:asciiTheme="minorHAnsi" w:eastAsia="Arial Unicode MS" w:hAnsiTheme="minorHAnsi" w:cstheme="minorHAnsi"/>
          <w:szCs w:val="18"/>
          <w:lang w:eastAsia="en-US"/>
        </w:rPr>
        <w:t>.</w:t>
      </w:r>
      <w:ins w:id="0" w:author="Kelvin Wong Kin" w:date="2023-01-30T09:49:00Z">
        <w:r w:rsidR="0039581B">
          <w:rPr>
            <w:rFonts w:asciiTheme="minorHAnsi" w:eastAsia="Arial Unicode MS" w:hAnsiTheme="minorHAnsi" w:cstheme="minorHAnsi"/>
            <w:szCs w:val="18"/>
            <w:lang w:eastAsia="en-US"/>
          </w:rPr>
          <w:t>6</w:t>
        </w:r>
      </w:ins>
      <w:del w:id="1" w:author="Kelvin Wong Kin" w:date="2023-01-30T09:49:00Z">
        <w:r w:rsidR="00BE4A92" w:rsidDel="0039581B">
          <w:rPr>
            <w:rFonts w:asciiTheme="minorHAnsi" w:eastAsia="Arial Unicode MS" w:hAnsiTheme="minorHAnsi" w:cstheme="minorHAnsi"/>
            <w:szCs w:val="18"/>
            <w:lang w:eastAsia="en-US"/>
          </w:rPr>
          <w:delText>5</w:delText>
        </w:r>
      </w:del>
    </w:p>
    <w:p w14:paraId="7DA000FF" w14:textId="77777777" w:rsidR="0016646B" w:rsidRPr="00630F39" w:rsidRDefault="0016646B">
      <w:pPr>
        <w:jc w:val="both"/>
        <w:rPr>
          <w:rFonts w:asciiTheme="minorHAnsi" w:eastAsia="Arial Unicode MS" w:hAnsiTheme="minorHAnsi" w:cstheme="minorHAnsi"/>
          <w:lang w:eastAsia="en-US"/>
        </w:rPr>
      </w:pPr>
    </w:p>
    <w:p w14:paraId="7E532C0C" w14:textId="77777777" w:rsidR="0016646B" w:rsidRPr="00630F39" w:rsidRDefault="0016646B">
      <w:pPr>
        <w:jc w:val="both"/>
        <w:rPr>
          <w:rFonts w:asciiTheme="minorHAnsi" w:eastAsia="Arial Unicode MS" w:hAnsiTheme="minorHAnsi" w:cstheme="minorHAnsi"/>
        </w:rPr>
      </w:pPr>
    </w:p>
    <w:p w14:paraId="57CDBA79" w14:textId="77777777" w:rsidR="0016646B" w:rsidRPr="00630F39" w:rsidRDefault="0016646B">
      <w:pPr>
        <w:jc w:val="both"/>
        <w:rPr>
          <w:rFonts w:asciiTheme="minorHAnsi" w:eastAsia="Arial Unicode MS" w:hAnsiTheme="minorHAnsi" w:cstheme="minorHAnsi"/>
        </w:rPr>
      </w:pPr>
    </w:p>
    <w:p w14:paraId="0A77A660" w14:textId="77777777" w:rsidR="0016646B" w:rsidRPr="00630F39" w:rsidRDefault="0016646B">
      <w:pPr>
        <w:jc w:val="both"/>
        <w:rPr>
          <w:rFonts w:asciiTheme="minorHAnsi" w:eastAsia="Arial Unicode MS" w:hAnsiTheme="minorHAnsi" w:cstheme="minorHAnsi"/>
        </w:rPr>
      </w:pPr>
    </w:p>
    <w:p w14:paraId="2B36725D" w14:textId="77777777" w:rsidR="0016646B" w:rsidRPr="00630F39" w:rsidRDefault="0016646B">
      <w:pPr>
        <w:jc w:val="both"/>
        <w:rPr>
          <w:rFonts w:asciiTheme="minorHAnsi" w:eastAsia="Arial Unicode MS" w:hAnsiTheme="minorHAnsi" w:cstheme="minorHAnsi"/>
        </w:rPr>
      </w:pPr>
    </w:p>
    <w:p w14:paraId="62CE2A2E" w14:textId="77777777" w:rsidR="0016646B" w:rsidRPr="00630F39" w:rsidRDefault="0016646B">
      <w:pPr>
        <w:jc w:val="both"/>
        <w:rPr>
          <w:rFonts w:asciiTheme="minorHAnsi" w:eastAsia="Arial Unicode MS" w:hAnsiTheme="minorHAnsi" w:cstheme="minorHAnsi"/>
        </w:rPr>
      </w:pPr>
    </w:p>
    <w:p w14:paraId="1A352318" w14:textId="77777777" w:rsidR="0016646B" w:rsidRPr="00630F39" w:rsidRDefault="0016646B">
      <w:pPr>
        <w:jc w:val="both"/>
        <w:rPr>
          <w:rFonts w:asciiTheme="minorHAnsi" w:eastAsia="Arial Unicode MS" w:hAnsiTheme="minorHAnsi" w:cstheme="minorHAnsi"/>
        </w:rPr>
      </w:pPr>
    </w:p>
    <w:p w14:paraId="03901747" w14:textId="77777777" w:rsidR="0016646B" w:rsidRPr="00630F39" w:rsidRDefault="0016646B">
      <w:pPr>
        <w:jc w:val="both"/>
        <w:rPr>
          <w:rFonts w:asciiTheme="minorHAnsi" w:eastAsia="Arial Unicode MS" w:hAnsiTheme="minorHAnsi" w:cstheme="minorHAnsi"/>
        </w:rPr>
      </w:pPr>
    </w:p>
    <w:p w14:paraId="49D9C42D" w14:textId="439F8C55" w:rsidR="0070673C" w:rsidRPr="00630F39" w:rsidRDefault="002F6ACD" w:rsidP="00C81038">
      <w:pPr>
        <w:pStyle w:val="Caption"/>
      </w:pPr>
      <w:bookmarkStart w:id="2" w:name="_Toc67755724"/>
      <w:r w:rsidRPr="00630F39">
        <w:rPr>
          <w:noProof/>
        </w:rPr>
        <mc:AlternateContent>
          <mc:Choice Requires="wps">
            <w:drawing>
              <wp:anchor distT="0" distB="0" distL="114300" distR="114300" simplePos="0" relativeHeight="251659264" behindDoc="0" locked="0" layoutInCell="1" allowOverlap="1" wp14:anchorId="0EB4E54D" wp14:editId="4CCD775D">
                <wp:simplePos x="0" y="0"/>
                <wp:positionH relativeFrom="margin">
                  <wp:posOffset>0</wp:posOffset>
                </wp:positionH>
                <wp:positionV relativeFrom="paragraph">
                  <wp:posOffset>-635</wp:posOffset>
                </wp:positionV>
                <wp:extent cx="6019800" cy="1028700"/>
                <wp:effectExtent l="0" t="0" r="19050" b="1905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028700"/>
                        </a:xfrm>
                        <a:prstGeom prst="rect">
                          <a:avLst/>
                        </a:prstGeom>
                        <a:solidFill>
                          <a:srgbClr val="DDDDDD"/>
                        </a:solidFill>
                        <a:ln w="9525">
                          <a:solidFill>
                            <a:srgbClr val="000000"/>
                          </a:solidFill>
                          <a:miter lim="800000"/>
                          <a:headEnd/>
                          <a:tailEnd/>
                        </a:ln>
                      </wps:spPr>
                      <wps:txbx>
                        <w:txbxContent>
                          <w:p w14:paraId="06997E49" w14:textId="77777777" w:rsidR="00A368B1" w:rsidRDefault="00A368B1" w:rsidP="002F6ACD">
                            <w:pPr>
                              <w:pStyle w:val="CoverTitle"/>
                              <w:spacing w:before="120" w:after="0"/>
                              <w:ind w:left="0" w:firstLine="0"/>
                              <w:jc w:val="left"/>
                              <w:rPr>
                                <w:rFonts w:eastAsia="Arial Unicode MS"/>
                                <w:color w:val="auto"/>
                                <w:sz w:val="18"/>
                                <w:szCs w:val="20"/>
                                <w:u w:val="single"/>
                              </w:rPr>
                            </w:pPr>
                            <w:r>
                              <w:rPr>
                                <w:rFonts w:eastAsia="Arial Unicode MS"/>
                                <w:color w:val="auto"/>
                                <w:sz w:val="18"/>
                                <w:szCs w:val="20"/>
                                <w:u w:val="single"/>
                              </w:rPr>
                              <w:t>Confidentiality Statement</w:t>
                            </w:r>
                          </w:p>
                          <w:p w14:paraId="498E64D3" w14:textId="43128F8D" w:rsidR="00A368B1" w:rsidRDefault="00A368B1" w:rsidP="002F6ACD">
                            <w:pPr>
                              <w:jc w:val="both"/>
                              <w:rPr>
                                <w:rFonts w:eastAsia="Arial Unicode MS" w:cs="Arial"/>
                                <w:bCs/>
                                <w:szCs w:val="20"/>
                              </w:rPr>
                            </w:pPr>
                            <w:r>
                              <w:rPr>
                                <w:rFonts w:eastAsia="Arial Unicode MS" w:cs="Arial"/>
                                <w:bCs/>
                                <w:szCs w:val="20"/>
                              </w:rPr>
                              <w:t xml:space="preserve">This document is private and confidential to </w:t>
                            </w:r>
                            <w:proofErr w:type="spellStart"/>
                            <w:r>
                              <w:rPr>
                                <w:rFonts w:eastAsia="Arial Unicode MS" w:cs="Arial"/>
                                <w:bCs/>
                                <w:szCs w:val="20"/>
                              </w:rPr>
                              <w:t>FTLife</w:t>
                            </w:r>
                            <w:proofErr w:type="spellEnd"/>
                            <w:r>
                              <w:rPr>
                                <w:rFonts w:eastAsia="Arial Unicode MS" w:cs="Arial"/>
                                <w:bCs/>
                                <w:szCs w:val="20"/>
                              </w:rPr>
                              <w:t xml:space="preserve"> Insurance Company Limited and the organization to which it has been addressed.  The document and the information contained therein must not be given or communicated to any other parties without explicit written permission of </w:t>
                            </w:r>
                            <w:proofErr w:type="spellStart"/>
                            <w:r>
                              <w:rPr>
                                <w:rFonts w:eastAsia="Arial Unicode MS" w:cs="Arial"/>
                                <w:bCs/>
                                <w:szCs w:val="20"/>
                              </w:rPr>
                              <w:t>FTLife</w:t>
                            </w:r>
                            <w:proofErr w:type="spellEnd"/>
                            <w:r>
                              <w:rPr>
                                <w:rFonts w:eastAsia="Arial Unicode MS" w:cs="Arial"/>
                                <w:bCs/>
                                <w:szCs w:val="20"/>
                              </w:rPr>
                              <w:t xml:space="preserve"> Insurance Company Limited.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B4E54D" id="_x0000_t202" coordsize="21600,21600" o:spt="202" path="m,l,21600r21600,l21600,xe">
                <v:stroke joinstyle="miter"/>
                <v:path gradientshapeok="t" o:connecttype="rect"/>
              </v:shapetype>
              <v:shape id="Text Box 3" o:spid="_x0000_s1026" type="#_x0000_t202" style="position:absolute;margin-left:0;margin-top:-.05pt;width:474pt;height:8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" fillcolor="#ddd">
                <v:textbox>
                  <w:txbxContent>
                    <w:p w14:paraId="06997E49" w14:textId="77777777" w:rsidR="00A368B1" w:rsidRDefault="00A368B1" w:rsidP="002F6ACD">
                      <w:pPr>
                        <w:pStyle w:val="CoverTitle"/>
                        <w:spacing w:before="120" w:after="0"/>
                        <w:ind w:left="0" w:firstLine="0"/>
                        <w:jc w:val="left"/>
                        <w:rPr>
                          <w:rFonts w:eastAsia="Arial Unicode MS"/>
                          <w:color w:val="auto"/>
                          <w:sz w:val="18"/>
                          <w:szCs w:val="20"/>
                          <w:u w:val="single"/>
                        </w:rPr>
                      </w:pPr>
                      <w:r>
                        <w:rPr>
                          <w:rFonts w:eastAsia="Arial Unicode MS"/>
                          <w:color w:val="auto"/>
                          <w:sz w:val="18"/>
                          <w:szCs w:val="20"/>
                          <w:u w:val="single"/>
                        </w:rPr>
                        <w:t>Confidentiality Statement</w:t>
                      </w:r>
                    </w:p>
                    <w:p w14:paraId="498E64D3" w14:textId="43128F8D" w:rsidR="00A368B1" w:rsidRDefault="00A368B1" w:rsidP="002F6ACD">
                      <w:pPr>
                        <w:jc w:val="both"/>
                        <w:rPr>
                          <w:rFonts w:eastAsia="Arial Unicode MS" w:cs="Arial"/>
                          <w:bCs/>
                          <w:szCs w:val="20"/>
                        </w:rPr>
                      </w:pPr>
                      <w:r>
                        <w:rPr>
                          <w:rFonts w:eastAsia="Arial Unicode MS" w:cs="Arial"/>
                          <w:bCs/>
                          <w:szCs w:val="20"/>
                        </w:rPr>
                        <w:t xml:space="preserve">This document is private and confidential to </w:t>
                      </w:r>
                      <w:proofErr w:type="spellStart"/>
                      <w:r>
                        <w:rPr>
                          <w:rFonts w:eastAsia="Arial Unicode MS" w:cs="Arial"/>
                          <w:bCs/>
                          <w:szCs w:val="20"/>
                        </w:rPr>
                        <w:t>FTLife</w:t>
                      </w:r>
                      <w:proofErr w:type="spellEnd"/>
                      <w:r>
                        <w:rPr>
                          <w:rFonts w:eastAsia="Arial Unicode MS" w:cs="Arial"/>
                          <w:bCs/>
                          <w:szCs w:val="20"/>
                        </w:rPr>
                        <w:t xml:space="preserve"> Insurance Company Limited and the organization to which it has been addressed.  The document and the information contained therein must not be given or communicated to any other parties without explicit written permission of </w:t>
                      </w:r>
                      <w:proofErr w:type="spellStart"/>
                      <w:r>
                        <w:rPr>
                          <w:rFonts w:eastAsia="Arial Unicode MS" w:cs="Arial"/>
                          <w:bCs/>
                          <w:szCs w:val="20"/>
                        </w:rPr>
                        <w:t>FTLife</w:t>
                      </w:r>
                      <w:proofErr w:type="spellEnd"/>
                      <w:r>
                        <w:rPr>
                          <w:rFonts w:eastAsia="Arial Unicode MS" w:cs="Arial"/>
                          <w:bCs/>
                          <w:szCs w:val="20"/>
                        </w:rPr>
                        <w:t xml:space="preserve"> Insurance Company Limited.</w:t>
                      </w:r>
                    </w:p>
                  </w:txbxContent>
                </v:textbox>
                <w10:wrap anchorx="margin"/>
              </v:shape>
            </w:pict>
          </mc:Fallback>
        </mc:AlternateContent>
      </w:r>
      <w:r w:rsidR="0016646B" w:rsidRPr="00630F39">
        <w:br w:type="page"/>
      </w:r>
      <w:r w:rsidR="0070673C" w:rsidRPr="00630F39">
        <w:lastRenderedPageBreak/>
        <w:t xml:space="preserve"> </w:t>
      </w:r>
    </w:p>
    <w:p w14:paraId="48468312" w14:textId="45C016CC" w:rsidR="002B0464" w:rsidRPr="00630F39" w:rsidRDefault="0016646B" w:rsidP="00412150">
      <w:pPr>
        <w:spacing w:after="240"/>
        <w:jc w:val="both"/>
        <w:rPr>
          <w:rFonts w:asciiTheme="minorHAnsi" w:eastAsia="Arial Unicode MS" w:hAnsiTheme="minorHAnsi" w:cstheme="minorHAnsi"/>
          <w:b/>
          <w:bCs/>
          <w:sz w:val="32"/>
        </w:rPr>
      </w:pPr>
      <w:r w:rsidRPr="00630F39">
        <w:rPr>
          <w:rFonts w:asciiTheme="minorHAnsi" w:eastAsia="Arial Unicode MS" w:hAnsiTheme="minorHAnsi" w:cstheme="minorHAnsi"/>
          <w:b/>
          <w:bCs/>
          <w:sz w:val="32"/>
        </w:rPr>
        <w:t>Table of Contents</w:t>
      </w:r>
    </w:p>
    <w:p w14:paraId="688FE7A2" w14:textId="77E7F9B3" w:rsidR="00EC5938" w:rsidRDefault="00C34C60">
      <w:pPr>
        <w:pStyle w:val="TOC1"/>
        <w:rPr>
          <w:rFonts w:asciiTheme="minorHAnsi" w:eastAsiaTheme="minorEastAsia" w:hAnsiTheme="minorHAnsi" w:cstheme="minorBidi"/>
          <w:b w:val="0"/>
          <w:bCs w:val="0"/>
          <w:sz w:val="22"/>
          <w:szCs w:val="22"/>
          <w:lang w:val="en-HK" w:eastAsia="zh-TW"/>
        </w:rPr>
      </w:pPr>
      <w:r w:rsidRPr="00630F39">
        <w:rPr>
          <w:rFonts w:asciiTheme="minorHAnsi" w:hAnsiTheme="minorHAnsi" w:cstheme="minorHAnsi"/>
          <w:bCs w:val="0"/>
        </w:rPr>
        <w:fldChar w:fldCharType="begin"/>
      </w:r>
      <w:r w:rsidR="003F646C" w:rsidRPr="00630F39">
        <w:rPr>
          <w:rFonts w:asciiTheme="minorHAnsi" w:hAnsiTheme="minorHAnsi" w:cstheme="minorHAnsi"/>
          <w:bCs w:val="0"/>
        </w:rPr>
        <w:instrText xml:space="preserve"> TOC \o "1-3" \h \z \u </w:instrText>
      </w:r>
      <w:r w:rsidRPr="00630F39">
        <w:rPr>
          <w:rFonts w:asciiTheme="minorHAnsi" w:hAnsiTheme="minorHAnsi" w:cstheme="minorHAnsi"/>
          <w:bCs w:val="0"/>
        </w:rPr>
        <w:fldChar w:fldCharType="separate"/>
      </w:r>
      <w:hyperlink w:anchor="_Toc122524168" w:history="1">
        <w:r w:rsidR="00EC5938" w:rsidRPr="002620DD">
          <w:rPr>
            <w:rStyle w:val="Hyperlink"/>
            <w:rFonts w:cstheme="minorHAnsi"/>
          </w:rPr>
          <w:t>1. Introduction</w:t>
        </w:r>
        <w:r w:rsidR="00EC5938">
          <w:rPr>
            <w:webHidden/>
          </w:rPr>
          <w:tab/>
        </w:r>
        <w:r w:rsidR="00EC5938">
          <w:rPr>
            <w:webHidden/>
          </w:rPr>
          <w:fldChar w:fldCharType="begin"/>
        </w:r>
        <w:r w:rsidR="00EC5938">
          <w:rPr>
            <w:webHidden/>
          </w:rPr>
          <w:instrText xml:space="preserve"> PAGEREF _Toc122524168 \h </w:instrText>
        </w:r>
        <w:r w:rsidR="00EC5938">
          <w:rPr>
            <w:webHidden/>
          </w:rPr>
        </w:r>
        <w:r w:rsidR="00EC5938">
          <w:rPr>
            <w:webHidden/>
          </w:rPr>
          <w:fldChar w:fldCharType="separate"/>
        </w:r>
        <w:r w:rsidR="00554ADE">
          <w:rPr>
            <w:webHidden/>
          </w:rPr>
          <w:t>4</w:t>
        </w:r>
        <w:r w:rsidR="00EC5938">
          <w:rPr>
            <w:webHidden/>
          </w:rPr>
          <w:fldChar w:fldCharType="end"/>
        </w:r>
      </w:hyperlink>
    </w:p>
    <w:p w14:paraId="73B61714" w14:textId="491F6818" w:rsidR="00EC5938" w:rsidRDefault="00555DAA">
      <w:pPr>
        <w:pStyle w:val="TOC2"/>
        <w:rPr>
          <w:rFonts w:asciiTheme="minorHAnsi" w:eastAsiaTheme="minorEastAsia" w:hAnsiTheme="minorHAnsi" w:cstheme="minorBidi"/>
          <w:bCs w:val="0"/>
          <w:sz w:val="22"/>
          <w:szCs w:val="22"/>
          <w:lang w:val="en-HK" w:eastAsia="zh-TW"/>
        </w:rPr>
      </w:pPr>
      <w:hyperlink w:anchor="_Toc122524169" w:history="1">
        <w:r w:rsidR="00EC5938" w:rsidRPr="002620DD">
          <w:rPr>
            <w:rStyle w:val="Hyperlink"/>
            <w:rFonts w:cstheme="minorHAnsi"/>
            <w:lang w:bidi="en-US"/>
          </w:rPr>
          <w:t>1.1 About FTLife</w:t>
        </w:r>
        <w:r w:rsidR="00EC5938">
          <w:rPr>
            <w:webHidden/>
          </w:rPr>
          <w:tab/>
        </w:r>
        <w:r w:rsidR="00EC5938">
          <w:rPr>
            <w:webHidden/>
          </w:rPr>
          <w:fldChar w:fldCharType="begin"/>
        </w:r>
        <w:r w:rsidR="00EC5938">
          <w:rPr>
            <w:webHidden/>
          </w:rPr>
          <w:instrText xml:space="preserve"> PAGEREF _Toc122524169 \h </w:instrText>
        </w:r>
        <w:r w:rsidR="00EC5938">
          <w:rPr>
            <w:webHidden/>
          </w:rPr>
        </w:r>
        <w:r w:rsidR="00EC5938">
          <w:rPr>
            <w:webHidden/>
          </w:rPr>
          <w:fldChar w:fldCharType="separate"/>
        </w:r>
        <w:r w:rsidR="00554ADE">
          <w:rPr>
            <w:webHidden/>
          </w:rPr>
          <w:t>4</w:t>
        </w:r>
        <w:r w:rsidR="00EC5938">
          <w:rPr>
            <w:webHidden/>
          </w:rPr>
          <w:fldChar w:fldCharType="end"/>
        </w:r>
      </w:hyperlink>
    </w:p>
    <w:p w14:paraId="2BA04351" w14:textId="11617E2B" w:rsidR="00EC5938" w:rsidRDefault="00555DAA">
      <w:pPr>
        <w:pStyle w:val="TOC2"/>
        <w:rPr>
          <w:rFonts w:asciiTheme="minorHAnsi" w:eastAsiaTheme="minorEastAsia" w:hAnsiTheme="minorHAnsi" w:cstheme="minorBidi"/>
          <w:bCs w:val="0"/>
          <w:sz w:val="22"/>
          <w:szCs w:val="22"/>
          <w:lang w:val="en-HK" w:eastAsia="zh-TW"/>
        </w:rPr>
      </w:pPr>
      <w:hyperlink w:anchor="_Toc122524170" w:history="1">
        <w:r w:rsidR="00EC5938" w:rsidRPr="002620DD">
          <w:rPr>
            <w:rStyle w:val="Hyperlink"/>
            <w:rFonts w:cstheme="minorHAnsi"/>
            <w:lang w:bidi="en-US"/>
          </w:rPr>
          <w:t>1.2 Objectives</w:t>
        </w:r>
        <w:r w:rsidR="00EC5938">
          <w:rPr>
            <w:webHidden/>
          </w:rPr>
          <w:tab/>
        </w:r>
        <w:r w:rsidR="00EC5938">
          <w:rPr>
            <w:webHidden/>
          </w:rPr>
          <w:fldChar w:fldCharType="begin"/>
        </w:r>
        <w:r w:rsidR="00EC5938">
          <w:rPr>
            <w:webHidden/>
          </w:rPr>
          <w:instrText xml:space="preserve"> PAGEREF _Toc122524170 \h </w:instrText>
        </w:r>
        <w:r w:rsidR="00EC5938">
          <w:rPr>
            <w:webHidden/>
          </w:rPr>
        </w:r>
        <w:r w:rsidR="00EC5938">
          <w:rPr>
            <w:webHidden/>
          </w:rPr>
          <w:fldChar w:fldCharType="separate"/>
        </w:r>
        <w:r w:rsidR="00554ADE">
          <w:rPr>
            <w:webHidden/>
          </w:rPr>
          <w:t>4</w:t>
        </w:r>
        <w:r w:rsidR="00EC5938">
          <w:rPr>
            <w:webHidden/>
          </w:rPr>
          <w:fldChar w:fldCharType="end"/>
        </w:r>
      </w:hyperlink>
    </w:p>
    <w:p w14:paraId="3E434761" w14:textId="6C6DB4B9" w:rsidR="00EC5938" w:rsidRDefault="00555DAA">
      <w:pPr>
        <w:pStyle w:val="TOC2"/>
        <w:rPr>
          <w:rFonts w:asciiTheme="minorHAnsi" w:eastAsiaTheme="minorEastAsia" w:hAnsiTheme="minorHAnsi" w:cstheme="minorBidi"/>
          <w:bCs w:val="0"/>
          <w:sz w:val="22"/>
          <w:szCs w:val="22"/>
          <w:lang w:val="en-HK" w:eastAsia="zh-TW"/>
        </w:rPr>
      </w:pPr>
      <w:hyperlink w:anchor="_Toc122524171" w:history="1">
        <w:r w:rsidR="00EC5938" w:rsidRPr="002620DD">
          <w:rPr>
            <w:rStyle w:val="Hyperlink"/>
            <w:rFonts w:cstheme="minorHAnsi"/>
            <w:lang w:bidi="en-US"/>
          </w:rPr>
          <w:t>1.4 Statement of Work</w:t>
        </w:r>
        <w:r w:rsidR="00EC5938">
          <w:rPr>
            <w:webHidden/>
          </w:rPr>
          <w:tab/>
        </w:r>
        <w:r w:rsidR="00EC5938">
          <w:rPr>
            <w:webHidden/>
          </w:rPr>
          <w:fldChar w:fldCharType="begin"/>
        </w:r>
        <w:r w:rsidR="00EC5938">
          <w:rPr>
            <w:webHidden/>
          </w:rPr>
          <w:instrText xml:space="preserve"> PAGEREF _Toc122524171 \h </w:instrText>
        </w:r>
        <w:r w:rsidR="00EC5938">
          <w:rPr>
            <w:webHidden/>
          </w:rPr>
        </w:r>
        <w:r w:rsidR="00EC5938">
          <w:rPr>
            <w:webHidden/>
          </w:rPr>
          <w:fldChar w:fldCharType="separate"/>
        </w:r>
        <w:r w:rsidR="00554ADE">
          <w:rPr>
            <w:webHidden/>
          </w:rPr>
          <w:t>4</w:t>
        </w:r>
        <w:r w:rsidR="00EC5938">
          <w:rPr>
            <w:webHidden/>
          </w:rPr>
          <w:fldChar w:fldCharType="end"/>
        </w:r>
      </w:hyperlink>
    </w:p>
    <w:p w14:paraId="36161C9F" w14:textId="6DBAD59D" w:rsidR="00EC5938" w:rsidRDefault="00555DAA">
      <w:pPr>
        <w:pStyle w:val="TOC1"/>
        <w:rPr>
          <w:rFonts w:asciiTheme="minorHAnsi" w:eastAsiaTheme="minorEastAsia" w:hAnsiTheme="minorHAnsi" w:cstheme="minorBidi"/>
          <w:b w:val="0"/>
          <w:bCs w:val="0"/>
          <w:sz w:val="22"/>
          <w:szCs w:val="22"/>
          <w:lang w:val="en-HK" w:eastAsia="zh-TW"/>
        </w:rPr>
      </w:pPr>
      <w:hyperlink w:anchor="_Toc122524172" w:history="1">
        <w:r w:rsidR="00EC5938" w:rsidRPr="002620DD">
          <w:rPr>
            <w:rStyle w:val="Hyperlink"/>
            <w:rFonts w:cstheme="minorHAnsi"/>
          </w:rPr>
          <w:t>2. Requirements</w:t>
        </w:r>
        <w:r w:rsidR="00EC5938">
          <w:rPr>
            <w:webHidden/>
          </w:rPr>
          <w:tab/>
        </w:r>
        <w:r w:rsidR="00EC5938">
          <w:rPr>
            <w:webHidden/>
          </w:rPr>
          <w:fldChar w:fldCharType="begin"/>
        </w:r>
        <w:r w:rsidR="00EC5938">
          <w:rPr>
            <w:webHidden/>
          </w:rPr>
          <w:instrText xml:space="preserve"> PAGEREF _Toc122524172 \h </w:instrText>
        </w:r>
        <w:r w:rsidR="00EC5938">
          <w:rPr>
            <w:webHidden/>
          </w:rPr>
        </w:r>
        <w:r w:rsidR="00EC5938">
          <w:rPr>
            <w:webHidden/>
          </w:rPr>
          <w:fldChar w:fldCharType="separate"/>
        </w:r>
        <w:r w:rsidR="00554ADE">
          <w:rPr>
            <w:webHidden/>
          </w:rPr>
          <w:t>5</w:t>
        </w:r>
        <w:r w:rsidR="00EC5938">
          <w:rPr>
            <w:webHidden/>
          </w:rPr>
          <w:fldChar w:fldCharType="end"/>
        </w:r>
      </w:hyperlink>
    </w:p>
    <w:p w14:paraId="0954C513" w14:textId="64406A86" w:rsidR="00EC5938" w:rsidRDefault="00555DAA">
      <w:pPr>
        <w:pStyle w:val="TOC2"/>
        <w:rPr>
          <w:rFonts w:asciiTheme="minorHAnsi" w:eastAsiaTheme="minorEastAsia" w:hAnsiTheme="minorHAnsi" w:cstheme="minorBidi"/>
          <w:bCs w:val="0"/>
          <w:sz w:val="22"/>
          <w:szCs w:val="22"/>
          <w:lang w:val="en-HK" w:eastAsia="zh-TW"/>
        </w:rPr>
      </w:pPr>
      <w:hyperlink w:anchor="_Toc122524173" w:history="1">
        <w:r w:rsidR="00EC5938" w:rsidRPr="002620DD">
          <w:rPr>
            <w:rStyle w:val="Hyperlink"/>
            <w:rFonts w:cstheme="minorHAnsi"/>
            <w:lang w:bidi="en-US"/>
          </w:rPr>
          <w:t>2.1 Business Needs</w:t>
        </w:r>
        <w:r w:rsidR="00EC5938">
          <w:rPr>
            <w:webHidden/>
          </w:rPr>
          <w:tab/>
        </w:r>
        <w:r w:rsidR="00EC5938">
          <w:rPr>
            <w:webHidden/>
          </w:rPr>
          <w:fldChar w:fldCharType="begin"/>
        </w:r>
        <w:r w:rsidR="00EC5938">
          <w:rPr>
            <w:webHidden/>
          </w:rPr>
          <w:instrText xml:space="preserve"> PAGEREF _Toc122524173 \h </w:instrText>
        </w:r>
        <w:r w:rsidR="00EC5938">
          <w:rPr>
            <w:webHidden/>
          </w:rPr>
        </w:r>
        <w:r w:rsidR="00EC5938">
          <w:rPr>
            <w:webHidden/>
          </w:rPr>
          <w:fldChar w:fldCharType="separate"/>
        </w:r>
        <w:r w:rsidR="00554ADE">
          <w:rPr>
            <w:webHidden/>
          </w:rPr>
          <w:t>5</w:t>
        </w:r>
        <w:r w:rsidR="00EC5938">
          <w:rPr>
            <w:webHidden/>
          </w:rPr>
          <w:fldChar w:fldCharType="end"/>
        </w:r>
      </w:hyperlink>
    </w:p>
    <w:p w14:paraId="14191E0E" w14:textId="38AFDCE8" w:rsidR="00EC5938" w:rsidRDefault="00555DAA">
      <w:pPr>
        <w:pStyle w:val="TOC3"/>
        <w:rPr>
          <w:rFonts w:asciiTheme="minorHAnsi" w:eastAsiaTheme="minorEastAsia" w:hAnsiTheme="minorHAnsi" w:cstheme="minorBidi"/>
          <w:noProof/>
          <w:sz w:val="22"/>
          <w:szCs w:val="22"/>
          <w:lang w:val="en-HK" w:eastAsia="zh-TW"/>
        </w:rPr>
      </w:pPr>
      <w:hyperlink w:anchor="_Toc122524174" w:history="1">
        <w:r w:rsidR="00EC5938" w:rsidRPr="002620DD">
          <w:rPr>
            <w:rStyle w:val="Hyperlink"/>
            <w:rFonts w:cstheme="minorHAnsi"/>
            <w:noProof/>
            <w:lang w:eastAsia="zh-CN"/>
          </w:rPr>
          <w:t>2.1.1 Agency Dashboards</w:t>
        </w:r>
        <w:r w:rsidR="00EC5938">
          <w:rPr>
            <w:noProof/>
            <w:webHidden/>
          </w:rPr>
          <w:tab/>
        </w:r>
        <w:r w:rsidR="00EC5938">
          <w:rPr>
            <w:noProof/>
            <w:webHidden/>
          </w:rPr>
          <w:fldChar w:fldCharType="begin"/>
        </w:r>
        <w:r w:rsidR="00EC5938">
          <w:rPr>
            <w:noProof/>
            <w:webHidden/>
          </w:rPr>
          <w:instrText xml:space="preserve"> PAGEREF _Toc122524174 \h </w:instrText>
        </w:r>
        <w:r w:rsidR="00EC5938">
          <w:rPr>
            <w:noProof/>
            <w:webHidden/>
          </w:rPr>
        </w:r>
        <w:r w:rsidR="00EC5938">
          <w:rPr>
            <w:noProof/>
            <w:webHidden/>
          </w:rPr>
          <w:fldChar w:fldCharType="separate"/>
        </w:r>
        <w:r w:rsidR="00554ADE">
          <w:rPr>
            <w:noProof/>
            <w:webHidden/>
          </w:rPr>
          <w:t>5</w:t>
        </w:r>
        <w:r w:rsidR="00EC5938">
          <w:rPr>
            <w:noProof/>
            <w:webHidden/>
          </w:rPr>
          <w:fldChar w:fldCharType="end"/>
        </w:r>
      </w:hyperlink>
    </w:p>
    <w:p w14:paraId="22A2C2C0" w14:textId="05C5164B" w:rsidR="00EC5938" w:rsidRDefault="00555DAA">
      <w:pPr>
        <w:pStyle w:val="TOC3"/>
        <w:rPr>
          <w:rFonts w:asciiTheme="minorHAnsi" w:eastAsiaTheme="minorEastAsia" w:hAnsiTheme="minorHAnsi" w:cstheme="minorBidi"/>
          <w:noProof/>
          <w:sz w:val="22"/>
          <w:szCs w:val="22"/>
          <w:lang w:val="en-HK" w:eastAsia="zh-TW"/>
        </w:rPr>
      </w:pPr>
      <w:hyperlink w:anchor="_Toc122524175" w:history="1">
        <w:r w:rsidR="00EC5938" w:rsidRPr="002620DD">
          <w:rPr>
            <w:rStyle w:val="Hyperlink"/>
            <w:rFonts w:cstheme="minorHAnsi"/>
            <w:noProof/>
            <w:lang w:eastAsia="zh-CN"/>
          </w:rPr>
          <w:t>2.1.2 Agency Awards Report for Agent</w:t>
        </w:r>
        <w:r w:rsidR="00EC5938">
          <w:rPr>
            <w:noProof/>
            <w:webHidden/>
          </w:rPr>
          <w:tab/>
        </w:r>
        <w:r w:rsidR="00EC5938">
          <w:rPr>
            <w:noProof/>
            <w:webHidden/>
          </w:rPr>
          <w:fldChar w:fldCharType="begin"/>
        </w:r>
        <w:r w:rsidR="00EC5938">
          <w:rPr>
            <w:noProof/>
            <w:webHidden/>
          </w:rPr>
          <w:instrText xml:space="preserve"> PAGEREF _Toc122524175 \h </w:instrText>
        </w:r>
        <w:r w:rsidR="00EC5938">
          <w:rPr>
            <w:noProof/>
            <w:webHidden/>
          </w:rPr>
        </w:r>
        <w:r w:rsidR="00EC5938">
          <w:rPr>
            <w:noProof/>
            <w:webHidden/>
          </w:rPr>
          <w:fldChar w:fldCharType="separate"/>
        </w:r>
        <w:r w:rsidR="00554ADE">
          <w:rPr>
            <w:noProof/>
            <w:webHidden/>
          </w:rPr>
          <w:t>7</w:t>
        </w:r>
        <w:r w:rsidR="00EC5938">
          <w:rPr>
            <w:noProof/>
            <w:webHidden/>
          </w:rPr>
          <w:fldChar w:fldCharType="end"/>
        </w:r>
      </w:hyperlink>
    </w:p>
    <w:p w14:paraId="5915F40C" w14:textId="759C082D" w:rsidR="00EC5938" w:rsidRDefault="00555DAA">
      <w:pPr>
        <w:pStyle w:val="TOC3"/>
        <w:rPr>
          <w:rFonts w:asciiTheme="minorHAnsi" w:eastAsiaTheme="minorEastAsia" w:hAnsiTheme="minorHAnsi" w:cstheme="minorBidi"/>
          <w:noProof/>
          <w:sz w:val="22"/>
          <w:szCs w:val="22"/>
          <w:lang w:val="en-HK" w:eastAsia="zh-TW"/>
        </w:rPr>
      </w:pPr>
      <w:hyperlink w:anchor="_Toc122524176" w:history="1">
        <w:r w:rsidR="00EC5938" w:rsidRPr="002620DD">
          <w:rPr>
            <w:rStyle w:val="Hyperlink"/>
            <w:rFonts w:cstheme="minorHAnsi"/>
            <w:noProof/>
            <w:lang w:eastAsia="zh-CN"/>
          </w:rPr>
          <w:t>2.1.3 Partnership Dashboard</w:t>
        </w:r>
        <w:r w:rsidR="00EC5938">
          <w:rPr>
            <w:noProof/>
            <w:webHidden/>
          </w:rPr>
          <w:tab/>
        </w:r>
        <w:r w:rsidR="00EC5938">
          <w:rPr>
            <w:noProof/>
            <w:webHidden/>
          </w:rPr>
          <w:fldChar w:fldCharType="begin"/>
        </w:r>
        <w:r w:rsidR="00EC5938">
          <w:rPr>
            <w:noProof/>
            <w:webHidden/>
          </w:rPr>
          <w:instrText xml:space="preserve"> PAGEREF _Toc122524176 \h </w:instrText>
        </w:r>
        <w:r w:rsidR="00EC5938">
          <w:rPr>
            <w:noProof/>
            <w:webHidden/>
          </w:rPr>
        </w:r>
        <w:r w:rsidR="00EC5938">
          <w:rPr>
            <w:noProof/>
            <w:webHidden/>
          </w:rPr>
          <w:fldChar w:fldCharType="separate"/>
        </w:r>
        <w:r w:rsidR="00554ADE">
          <w:rPr>
            <w:noProof/>
            <w:webHidden/>
          </w:rPr>
          <w:t>9</w:t>
        </w:r>
        <w:r w:rsidR="00EC5938">
          <w:rPr>
            <w:noProof/>
            <w:webHidden/>
          </w:rPr>
          <w:fldChar w:fldCharType="end"/>
        </w:r>
      </w:hyperlink>
    </w:p>
    <w:p w14:paraId="3A406852" w14:textId="5DE423E3" w:rsidR="00EC5938" w:rsidRDefault="00555DAA">
      <w:pPr>
        <w:pStyle w:val="TOC3"/>
        <w:rPr>
          <w:rFonts w:asciiTheme="minorHAnsi" w:eastAsiaTheme="minorEastAsia" w:hAnsiTheme="minorHAnsi" w:cstheme="minorBidi"/>
          <w:noProof/>
          <w:sz w:val="22"/>
          <w:szCs w:val="22"/>
          <w:lang w:val="en-HK" w:eastAsia="zh-TW"/>
        </w:rPr>
      </w:pPr>
      <w:hyperlink w:anchor="_Toc122524177" w:history="1">
        <w:r w:rsidR="00EC5938" w:rsidRPr="002620DD">
          <w:rPr>
            <w:rStyle w:val="Hyperlink"/>
            <w:rFonts w:cstheme="minorHAnsi"/>
            <w:noProof/>
            <w:lang w:eastAsia="zh-CN"/>
          </w:rPr>
          <w:t>2.1.4 Operation Dashboards and Reports</w:t>
        </w:r>
        <w:r w:rsidR="00EC5938">
          <w:rPr>
            <w:noProof/>
            <w:webHidden/>
          </w:rPr>
          <w:tab/>
        </w:r>
        <w:r w:rsidR="00EC5938">
          <w:rPr>
            <w:noProof/>
            <w:webHidden/>
          </w:rPr>
          <w:fldChar w:fldCharType="begin"/>
        </w:r>
        <w:r w:rsidR="00EC5938">
          <w:rPr>
            <w:noProof/>
            <w:webHidden/>
          </w:rPr>
          <w:instrText xml:space="preserve"> PAGEREF _Toc122524177 \h </w:instrText>
        </w:r>
        <w:r w:rsidR="00EC5938">
          <w:rPr>
            <w:noProof/>
            <w:webHidden/>
          </w:rPr>
        </w:r>
        <w:r w:rsidR="00EC5938">
          <w:rPr>
            <w:noProof/>
            <w:webHidden/>
          </w:rPr>
          <w:fldChar w:fldCharType="separate"/>
        </w:r>
        <w:r w:rsidR="00554ADE">
          <w:rPr>
            <w:noProof/>
            <w:webHidden/>
          </w:rPr>
          <w:t>10</w:t>
        </w:r>
        <w:r w:rsidR="00EC5938">
          <w:rPr>
            <w:noProof/>
            <w:webHidden/>
          </w:rPr>
          <w:fldChar w:fldCharType="end"/>
        </w:r>
      </w:hyperlink>
    </w:p>
    <w:p w14:paraId="53EEE436" w14:textId="340C575F" w:rsidR="00EC5938" w:rsidRDefault="00555DAA">
      <w:pPr>
        <w:pStyle w:val="TOC3"/>
        <w:rPr>
          <w:rFonts w:asciiTheme="minorHAnsi" w:eastAsiaTheme="minorEastAsia" w:hAnsiTheme="minorHAnsi" w:cstheme="minorBidi"/>
          <w:noProof/>
          <w:sz w:val="22"/>
          <w:szCs w:val="22"/>
          <w:lang w:val="en-HK" w:eastAsia="zh-TW"/>
        </w:rPr>
      </w:pPr>
      <w:hyperlink w:anchor="_Toc122524178" w:history="1">
        <w:r w:rsidR="00EC5938" w:rsidRPr="002620DD">
          <w:rPr>
            <w:rStyle w:val="Hyperlink"/>
            <w:rFonts w:cstheme="minorHAnsi"/>
            <w:noProof/>
            <w:lang w:eastAsia="zh-CN"/>
          </w:rPr>
          <w:t>2.1.5 Customer Analytics</w:t>
        </w:r>
        <w:r w:rsidR="00EC5938">
          <w:rPr>
            <w:noProof/>
            <w:webHidden/>
          </w:rPr>
          <w:tab/>
        </w:r>
        <w:r w:rsidR="00EC5938">
          <w:rPr>
            <w:noProof/>
            <w:webHidden/>
          </w:rPr>
          <w:fldChar w:fldCharType="begin"/>
        </w:r>
        <w:r w:rsidR="00EC5938">
          <w:rPr>
            <w:noProof/>
            <w:webHidden/>
          </w:rPr>
          <w:instrText xml:space="preserve"> PAGEREF _Toc122524178 \h </w:instrText>
        </w:r>
        <w:r w:rsidR="00EC5938">
          <w:rPr>
            <w:noProof/>
            <w:webHidden/>
          </w:rPr>
        </w:r>
        <w:r w:rsidR="00EC5938">
          <w:rPr>
            <w:noProof/>
            <w:webHidden/>
          </w:rPr>
          <w:fldChar w:fldCharType="separate"/>
        </w:r>
        <w:r w:rsidR="00554ADE">
          <w:rPr>
            <w:noProof/>
            <w:webHidden/>
          </w:rPr>
          <w:t>12</w:t>
        </w:r>
        <w:r w:rsidR="00EC5938">
          <w:rPr>
            <w:noProof/>
            <w:webHidden/>
          </w:rPr>
          <w:fldChar w:fldCharType="end"/>
        </w:r>
      </w:hyperlink>
    </w:p>
    <w:p w14:paraId="0EB5BDF7" w14:textId="5838485F" w:rsidR="00EC5938" w:rsidRDefault="00555DAA">
      <w:pPr>
        <w:pStyle w:val="TOC3"/>
        <w:rPr>
          <w:rFonts w:asciiTheme="minorHAnsi" w:eastAsiaTheme="minorEastAsia" w:hAnsiTheme="minorHAnsi" w:cstheme="minorBidi"/>
          <w:noProof/>
          <w:sz w:val="22"/>
          <w:szCs w:val="22"/>
          <w:lang w:val="en-HK" w:eastAsia="zh-TW"/>
        </w:rPr>
      </w:pPr>
      <w:hyperlink w:anchor="_Toc122524179" w:history="1">
        <w:r w:rsidR="00EC5938" w:rsidRPr="002620DD">
          <w:rPr>
            <w:rStyle w:val="Hyperlink"/>
            <w:rFonts w:cstheme="minorHAnsi"/>
            <w:noProof/>
            <w:lang w:eastAsia="zh-CN"/>
          </w:rPr>
          <w:t>2.1.6 Product Analysis</w:t>
        </w:r>
        <w:r w:rsidR="00EC5938">
          <w:rPr>
            <w:noProof/>
            <w:webHidden/>
          </w:rPr>
          <w:tab/>
        </w:r>
        <w:r w:rsidR="00EC5938">
          <w:rPr>
            <w:noProof/>
            <w:webHidden/>
          </w:rPr>
          <w:fldChar w:fldCharType="begin"/>
        </w:r>
        <w:r w:rsidR="00EC5938">
          <w:rPr>
            <w:noProof/>
            <w:webHidden/>
          </w:rPr>
          <w:instrText xml:space="preserve"> PAGEREF _Toc122524179 \h </w:instrText>
        </w:r>
        <w:r w:rsidR="00EC5938">
          <w:rPr>
            <w:noProof/>
            <w:webHidden/>
          </w:rPr>
        </w:r>
        <w:r w:rsidR="00EC5938">
          <w:rPr>
            <w:noProof/>
            <w:webHidden/>
          </w:rPr>
          <w:fldChar w:fldCharType="separate"/>
        </w:r>
        <w:r w:rsidR="00554ADE">
          <w:rPr>
            <w:noProof/>
            <w:webHidden/>
          </w:rPr>
          <w:t>12</w:t>
        </w:r>
        <w:r w:rsidR="00EC5938">
          <w:rPr>
            <w:noProof/>
            <w:webHidden/>
          </w:rPr>
          <w:fldChar w:fldCharType="end"/>
        </w:r>
      </w:hyperlink>
    </w:p>
    <w:p w14:paraId="6D45781B" w14:textId="04AFFBCD" w:rsidR="00EC5938" w:rsidRDefault="00555DAA">
      <w:pPr>
        <w:pStyle w:val="TOC2"/>
        <w:rPr>
          <w:rFonts w:asciiTheme="minorHAnsi" w:eastAsiaTheme="minorEastAsia" w:hAnsiTheme="minorHAnsi" w:cstheme="minorBidi"/>
          <w:bCs w:val="0"/>
          <w:sz w:val="22"/>
          <w:szCs w:val="22"/>
          <w:lang w:val="en-HK" w:eastAsia="zh-TW"/>
        </w:rPr>
      </w:pPr>
      <w:hyperlink w:anchor="_Toc122524180" w:history="1">
        <w:r w:rsidR="00EC5938" w:rsidRPr="002620DD">
          <w:rPr>
            <w:rStyle w:val="Hyperlink"/>
            <w:rFonts w:cstheme="minorHAnsi"/>
            <w:lang w:bidi="en-US"/>
          </w:rPr>
          <w:t>2.2 Enterprise Data Warehouse (EDW) / Data Lake</w:t>
        </w:r>
        <w:r w:rsidR="00EC5938">
          <w:rPr>
            <w:webHidden/>
          </w:rPr>
          <w:tab/>
        </w:r>
        <w:r w:rsidR="00EC5938">
          <w:rPr>
            <w:webHidden/>
          </w:rPr>
          <w:fldChar w:fldCharType="begin"/>
        </w:r>
        <w:r w:rsidR="00EC5938">
          <w:rPr>
            <w:webHidden/>
          </w:rPr>
          <w:instrText xml:space="preserve"> PAGEREF _Toc122524180 \h </w:instrText>
        </w:r>
        <w:r w:rsidR="00EC5938">
          <w:rPr>
            <w:webHidden/>
          </w:rPr>
        </w:r>
        <w:r w:rsidR="00EC5938">
          <w:rPr>
            <w:webHidden/>
          </w:rPr>
          <w:fldChar w:fldCharType="separate"/>
        </w:r>
        <w:r w:rsidR="00554ADE">
          <w:rPr>
            <w:webHidden/>
          </w:rPr>
          <w:t>13</w:t>
        </w:r>
        <w:r w:rsidR="00EC5938">
          <w:rPr>
            <w:webHidden/>
          </w:rPr>
          <w:fldChar w:fldCharType="end"/>
        </w:r>
      </w:hyperlink>
    </w:p>
    <w:p w14:paraId="1D1D99AC" w14:textId="48E760E1" w:rsidR="00EC5938" w:rsidRDefault="00555DAA">
      <w:pPr>
        <w:pStyle w:val="TOC2"/>
        <w:rPr>
          <w:rFonts w:asciiTheme="minorHAnsi" w:eastAsiaTheme="minorEastAsia" w:hAnsiTheme="minorHAnsi" w:cstheme="minorBidi"/>
          <w:bCs w:val="0"/>
          <w:sz w:val="22"/>
          <w:szCs w:val="22"/>
          <w:lang w:val="en-HK" w:eastAsia="zh-TW"/>
        </w:rPr>
      </w:pPr>
      <w:hyperlink w:anchor="_Toc122524181" w:history="1">
        <w:r w:rsidR="00EC5938" w:rsidRPr="002620DD">
          <w:rPr>
            <w:rStyle w:val="Hyperlink"/>
            <w:rFonts w:cstheme="minorHAnsi"/>
            <w:lang w:bidi="en-US"/>
          </w:rPr>
          <w:t>2.3 Architecture &amp; Technical Solutions</w:t>
        </w:r>
        <w:r w:rsidR="00EC5938">
          <w:rPr>
            <w:webHidden/>
          </w:rPr>
          <w:tab/>
        </w:r>
        <w:r w:rsidR="00EC5938">
          <w:rPr>
            <w:webHidden/>
          </w:rPr>
          <w:fldChar w:fldCharType="begin"/>
        </w:r>
        <w:r w:rsidR="00EC5938">
          <w:rPr>
            <w:webHidden/>
          </w:rPr>
          <w:instrText xml:space="preserve"> PAGEREF _Toc122524181 \h </w:instrText>
        </w:r>
        <w:r w:rsidR="00EC5938">
          <w:rPr>
            <w:webHidden/>
          </w:rPr>
        </w:r>
        <w:r w:rsidR="00EC5938">
          <w:rPr>
            <w:webHidden/>
          </w:rPr>
          <w:fldChar w:fldCharType="separate"/>
        </w:r>
        <w:r w:rsidR="00554ADE">
          <w:rPr>
            <w:webHidden/>
          </w:rPr>
          <w:t>14</w:t>
        </w:r>
        <w:r w:rsidR="00EC5938">
          <w:rPr>
            <w:webHidden/>
          </w:rPr>
          <w:fldChar w:fldCharType="end"/>
        </w:r>
      </w:hyperlink>
    </w:p>
    <w:p w14:paraId="139D2AB0" w14:textId="119469AB" w:rsidR="00EC5938" w:rsidRDefault="00555DAA">
      <w:pPr>
        <w:pStyle w:val="TOC3"/>
        <w:rPr>
          <w:rFonts w:asciiTheme="minorHAnsi" w:eastAsiaTheme="minorEastAsia" w:hAnsiTheme="minorHAnsi" w:cstheme="minorBidi"/>
          <w:noProof/>
          <w:sz w:val="22"/>
          <w:szCs w:val="22"/>
          <w:lang w:val="en-HK" w:eastAsia="zh-TW"/>
        </w:rPr>
      </w:pPr>
      <w:hyperlink w:anchor="_Toc122524182" w:history="1">
        <w:r w:rsidR="00EC5938" w:rsidRPr="002620DD">
          <w:rPr>
            <w:rStyle w:val="Hyperlink"/>
            <w:rFonts w:cstheme="minorHAnsi"/>
            <w:noProof/>
            <w:lang w:eastAsia="zh-CN"/>
          </w:rPr>
          <w:t>2.3.1 Data Architecture &amp; Data Flow</w:t>
        </w:r>
        <w:r w:rsidR="00EC5938">
          <w:rPr>
            <w:noProof/>
            <w:webHidden/>
          </w:rPr>
          <w:tab/>
        </w:r>
        <w:r w:rsidR="00EC5938">
          <w:rPr>
            <w:noProof/>
            <w:webHidden/>
          </w:rPr>
          <w:fldChar w:fldCharType="begin"/>
        </w:r>
        <w:r w:rsidR="00EC5938">
          <w:rPr>
            <w:noProof/>
            <w:webHidden/>
          </w:rPr>
          <w:instrText xml:space="preserve"> PAGEREF _Toc122524182 \h </w:instrText>
        </w:r>
        <w:r w:rsidR="00EC5938">
          <w:rPr>
            <w:noProof/>
            <w:webHidden/>
          </w:rPr>
        </w:r>
        <w:r w:rsidR="00EC5938">
          <w:rPr>
            <w:noProof/>
            <w:webHidden/>
          </w:rPr>
          <w:fldChar w:fldCharType="separate"/>
        </w:r>
        <w:r w:rsidR="00554ADE">
          <w:rPr>
            <w:noProof/>
            <w:webHidden/>
          </w:rPr>
          <w:t>14</w:t>
        </w:r>
        <w:r w:rsidR="00EC5938">
          <w:rPr>
            <w:noProof/>
            <w:webHidden/>
          </w:rPr>
          <w:fldChar w:fldCharType="end"/>
        </w:r>
      </w:hyperlink>
    </w:p>
    <w:p w14:paraId="0F7B5531" w14:textId="5FF445AA" w:rsidR="00EC5938" w:rsidRDefault="00555DAA">
      <w:pPr>
        <w:pStyle w:val="TOC3"/>
        <w:rPr>
          <w:rFonts w:asciiTheme="minorHAnsi" w:eastAsiaTheme="minorEastAsia" w:hAnsiTheme="minorHAnsi" w:cstheme="minorBidi"/>
          <w:noProof/>
          <w:sz w:val="22"/>
          <w:szCs w:val="22"/>
          <w:lang w:val="en-HK" w:eastAsia="zh-TW"/>
        </w:rPr>
      </w:pPr>
      <w:hyperlink w:anchor="_Toc122524183" w:history="1">
        <w:r w:rsidR="00EC5938" w:rsidRPr="002620DD">
          <w:rPr>
            <w:rStyle w:val="Hyperlink"/>
            <w:rFonts w:cstheme="minorHAnsi"/>
            <w:noProof/>
            <w:lang w:eastAsia="zh-CN"/>
          </w:rPr>
          <w:t>2.3.2 Data Model</w:t>
        </w:r>
        <w:r w:rsidR="00EC5938">
          <w:rPr>
            <w:noProof/>
            <w:webHidden/>
          </w:rPr>
          <w:tab/>
        </w:r>
        <w:r w:rsidR="00EC5938">
          <w:rPr>
            <w:noProof/>
            <w:webHidden/>
          </w:rPr>
          <w:fldChar w:fldCharType="begin"/>
        </w:r>
        <w:r w:rsidR="00EC5938">
          <w:rPr>
            <w:noProof/>
            <w:webHidden/>
          </w:rPr>
          <w:instrText xml:space="preserve"> PAGEREF _Toc122524183 \h </w:instrText>
        </w:r>
        <w:r w:rsidR="00EC5938">
          <w:rPr>
            <w:noProof/>
            <w:webHidden/>
          </w:rPr>
        </w:r>
        <w:r w:rsidR="00EC5938">
          <w:rPr>
            <w:noProof/>
            <w:webHidden/>
          </w:rPr>
          <w:fldChar w:fldCharType="separate"/>
        </w:r>
        <w:r w:rsidR="00554ADE">
          <w:rPr>
            <w:noProof/>
            <w:webHidden/>
          </w:rPr>
          <w:t>15</w:t>
        </w:r>
        <w:r w:rsidR="00EC5938">
          <w:rPr>
            <w:noProof/>
            <w:webHidden/>
          </w:rPr>
          <w:fldChar w:fldCharType="end"/>
        </w:r>
      </w:hyperlink>
    </w:p>
    <w:p w14:paraId="097FF592" w14:textId="534ABA2A" w:rsidR="00EC5938" w:rsidRDefault="00555DAA">
      <w:pPr>
        <w:pStyle w:val="TOC3"/>
        <w:rPr>
          <w:rFonts w:asciiTheme="minorHAnsi" w:eastAsiaTheme="minorEastAsia" w:hAnsiTheme="minorHAnsi" w:cstheme="minorBidi"/>
          <w:noProof/>
          <w:sz w:val="22"/>
          <w:szCs w:val="22"/>
          <w:lang w:val="en-HK" w:eastAsia="zh-TW"/>
        </w:rPr>
      </w:pPr>
      <w:hyperlink w:anchor="_Toc122524184" w:history="1">
        <w:r w:rsidR="00EC5938" w:rsidRPr="002620DD">
          <w:rPr>
            <w:rStyle w:val="Hyperlink"/>
            <w:rFonts w:cstheme="minorHAnsi"/>
            <w:noProof/>
            <w:lang w:eastAsia="zh-CN"/>
          </w:rPr>
          <w:t>2.3.3 Migrate &amp; Sunset Strategy</w:t>
        </w:r>
        <w:r w:rsidR="00EC5938">
          <w:rPr>
            <w:noProof/>
            <w:webHidden/>
          </w:rPr>
          <w:tab/>
        </w:r>
        <w:r w:rsidR="00EC5938">
          <w:rPr>
            <w:noProof/>
            <w:webHidden/>
          </w:rPr>
          <w:fldChar w:fldCharType="begin"/>
        </w:r>
        <w:r w:rsidR="00EC5938">
          <w:rPr>
            <w:noProof/>
            <w:webHidden/>
          </w:rPr>
          <w:instrText xml:space="preserve"> PAGEREF _Toc122524184 \h </w:instrText>
        </w:r>
        <w:r w:rsidR="00EC5938">
          <w:rPr>
            <w:noProof/>
            <w:webHidden/>
          </w:rPr>
        </w:r>
        <w:r w:rsidR="00EC5938">
          <w:rPr>
            <w:noProof/>
            <w:webHidden/>
          </w:rPr>
          <w:fldChar w:fldCharType="separate"/>
        </w:r>
        <w:r w:rsidR="00554ADE">
          <w:rPr>
            <w:noProof/>
            <w:webHidden/>
          </w:rPr>
          <w:t>15</w:t>
        </w:r>
        <w:r w:rsidR="00EC5938">
          <w:rPr>
            <w:noProof/>
            <w:webHidden/>
          </w:rPr>
          <w:fldChar w:fldCharType="end"/>
        </w:r>
      </w:hyperlink>
    </w:p>
    <w:p w14:paraId="0CFCA16F" w14:textId="205B81ED" w:rsidR="00EC5938" w:rsidRDefault="00555DAA">
      <w:pPr>
        <w:pStyle w:val="TOC3"/>
        <w:rPr>
          <w:rFonts w:asciiTheme="minorHAnsi" w:eastAsiaTheme="minorEastAsia" w:hAnsiTheme="minorHAnsi" w:cstheme="minorBidi"/>
          <w:noProof/>
          <w:sz w:val="22"/>
          <w:szCs w:val="22"/>
          <w:lang w:val="en-HK" w:eastAsia="zh-TW"/>
        </w:rPr>
      </w:pPr>
      <w:hyperlink w:anchor="_Toc122524185" w:history="1">
        <w:r w:rsidR="00EC5938" w:rsidRPr="002620DD">
          <w:rPr>
            <w:rStyle w:val="Hyperlink"/>
            <w:rFonts w:cstheme="minorHAnsi"/>
            <w:noProof/>
            <w:lang w:eastAsia="zh-CN"/>
          </w:rPr>
          <w:t>2.3.4 Data governance</w:t>
        </w:r>
        <w:r w:rsidR="00EC5938">
          <w:rPr>
            <w:noProof/>
            <w:webHidden/>
          </w:rPr>
          <w:tab/>
        </w:r>
        <w:r w:rsidR="00EC5938">
          <w:rPr>
            <w:noProof/>
            <w:webHidden/>
          </w:rPr>
          <w:fldChar w:fldCharType="begin"/>
        </w:r>
        <w:r w:rsidR="00EC5938">
          <w:rPr>
            <w:noProof/>
            <w:webHidden/>
          </w:rPr>
          <w:instrText xml:space="preserve"> PAGEREF _Toc122524185 \h </w:instrText>
        </w:r>
        <w:r w:rsidR="00EC5938">
          <w:rPr>
            <w:noProof/>
            <w:webHidden/>
          </w:rPr>
        </w:r>
        <w:r w:rsidR="00EC5938">
          <w:rPr>
            <w:noProof/>
            <w:webHidden/>
          </w:rPr>
          <w:fldChar w:fldCharType="separate"/>
        </w:r>
        <w:r w:rsidR="00554ADE">
          <w:rPr>
            <w:noProof/>
            <w:webHidden/>
          </w:rPr>
          <w:t>16</w:t>
        </w:r>
        <w:r w:rsidR="00EC5938">
          <w:rPr>
            <w:noProof/>
            <w:webHidden/>
          </w:rPr>
          <w:fldChar w:fldCharType="end"/>
        </w:r>
      </w:hyperlink>
    </w:p>
    <w:p w14:paraId="52C9C610" w14:textId="5DA8E63D" w:rsidR="00EC5938" w:rsidRDefault="00555DAA">
      <w:pPr>
        <w:pStyle w:val="TOC2"/>
        <w:rPr>
          <w:rFonts w:asciiTheme="minorHAnsi" w:eastAsiaTheme="minorEastAsia" w:hAnsiTheme="minorHAnsi" w:cstheme="minorBidi"/>
          <w:bCs w:val="0"/>
          <w:sz w:val="22"/>
          <w:szCs w:val="22"/>
          <w:lang w:val="en-HK" w:eastAsia="zh-TW"/>
        </w:rPr>
      </w:pPr>
      <w:hyperlink w:anchor="_Toc122524186" w:history="1">
        <w:r w:rsidR="00EC5938" w:rsidRPr="002620DD">
          <w:rPr>
            <w:rStyle w:val="Hyperlink"/>
            <w:rFonts w:cstheme="minorHAnsi"/>
            <w:lang w:bidi="en-US"/>
          </w:rPr>
          <w:t>2.4 Delivery Approach</w:t>
        </w:r>
        <w:r w:rsidR="00EC5938">
          <w:rPr>
            <w:webHidden/>
          </w:rPr>
          <w:tab/>
        </w:r>
        <w:r w:rsidR="00EC5938">
          <w:rPr>
            <w:webHidden/>
          </w:rPr>
          <w:fldChar w:fldCharType="begin"/>
        </w:r>
        <w:r w:rsidR="00EC5938">
          <w:rPr>
            <w:webHidden/>
          </w:rPr>
          <w:instrText xml:space="preserve"> PAGEREF _Toc122524186 \h </w:instrText>
        </w:r>
        <w:r w:rsidR="00EC5938">
          <w:rPr>
            <w:webHidden/>
          </w:rPr>
        </w:r>
        <w:r w:rsidR="00EC5938">
          <w:rPr>
            <w:webHidden/>
          </w:rPr>
          <w:fldChar w:fldCharType="separate"/>
        </w:r>
        <w:r w:rsidR="00554ADE">
          <w:rPr>
            <w:webHidden/>
          </w:rPr>
          <w:t>16</w:t>
        </w:r>
        <w:r w:rsidR="00EC5938">
          <w:rPr>
            <w:webHidden/>
          </w:rPr>
          <w:fldChar w:fldCharType="end"/>
        </w:r>
      </w:hyperlink>
    </w:p>
    <w:p w14:paraId="21C02A22" w14:textId="0DB81030" w:rsidR="00EC5938" w:rsidRDefault="00555DAA">
      <w:pPr>
        <w:pStyle w:val="TOC3"/>
        <w:rPr>
          <w:rFonts w:asciiTheme="minorHAnsi" w:eastAsiaTheme="minorEastAsia" w:hAnsiTheme="minorHAnsi" w:cstheme="minorBidi"/>
          <w:noProof/>
          <w:sz w:val="22"/>
          <w:szCs w:val="22"/>
          <w:lang w:val="en-HK" w:eastAsia="zh-TW"/>
        </w:rPr>
      </w:pPr>
      <w:hyperlink w:anchor="_Toc122524187" w:history="1">
        <w:r w:rsidR="00EC5938" w:rsidRPr="002620DD">
          <w:rPr>
            <w:rStyle w:val="Hyperlink"/>
            <w:rFonts w:cstheme="minorHAnsi"/>
            <w:noProof/>
            <w:lang w:eastAsia="zh-CN"/>
          </w:rPr>
          <w:t>2.4.1 Design &amp; Implementation Phase</w:t>
        </w:r>
        <w:r w:rsidR="00EC5938">
          <w:rPr>
            <w:noProof/>
            <w:webHidden/>
          </w:rPr>
          <w:tab/>
        </w:r>
        <w:r w:rsidR="00EC5938">
          <w:rPr>
            <w:noProof/>
            <w:webHidden/>
          </w:rPr>
          <w:fldChar w:fldCharType="begin"/>
        </w:r>
        <w:r w:rsidR="00EC5938">
          <w:rPr>
            <w:noProof/>
            <w:webHidden/>
          </w:rPr>
          <w:instrText xml:space="preserve"> PAGEREF _Toc122524187 \h </w:instrText>
        </w:r>
        <w:r w:rsidR="00EC5938">
          <w:rPr>
            <w:noProof/>
            <w:webHidden/>
          </w:rPr>
        </w:r>
        <w:r w:rsidR="00EC5938">
          <w:rPr>
            <w:noProof/>
            <w:webHidden/>
          </w:rPr>
          <w:fldChar w:fldCharType="separate"/>
        </w:r>
        <w:r w:rsidR="00554ADE">
          <w:rPr>
            <w:noProof/>
            <w:webHidden/>
          </w:rPr>
          <w:t>16</w:t>
        </w:r>
        <w:r w:rsidR="00EC5938">
          <w:rPr>
            <w:noProof/>
            <w:webHidden/>
          </w:rPr>
          <w:fldChar w:fldCharType="end"/>
        </w:r>
      </w:hyperlink>
    </w:p>
    <w:p w14:paraId="641D176B" w14:textId="017065D6" w:rsidR="00EC5938" w:rsidRDefault="00555DAA">
      <w:pPr>
        <w:pStyle w:val="TOC3"/>
        <w:rPr>
          <w:rFonts w:asciiTheme="minorHAnsi" w:eastAsiaTheme="minorEastAsia" w:hAnsiTheme="minorHAnsi" w:cstheme="minorBidi"/>
          <w:noProof/>
          <w:sz w:val="22"/>
          <w:szCs w:val="22"/>
          <w:lang w:val="en-HK" w:eastAsia="zh-TW"/>
        </w:rPr>
      </w:pPr>
      <w:hyperlink w:anchor="_Toc122524188" w:history="1">
        <w:r w:rsidR="00EC5938" w:rsidRPr="002620DD">
          <w:rPr>
            <w:rStyle w:val="Hyperlink"/>
            <w:rFonts w:cstheme="minorHAnsi"/>
            <w:noProof/>
            <w:lang w:eastAsia="zh-CN"/>
          </w:rPr>
          <w:t>2.4.2 Post-Implementation Phase</w:t>
        </w:r>
        <w:r w:rsidR="00EC5938">
          <w:rPr>
            <w:noProof/>
            <w:webHidden/>
          </w:rPr>
          <w:tab/>
        </w:r>
        <w:r w:rsidR="00EC5938">
          <w:rPr>
            <w:noProof/>
            <w:webHidden/>
          </w:rPr>
          <w:fldChar w:fldCharType="begin"/>
        </w:r>
        <w:r w:rsidR="00EC5938">
          <w:rPr>
            <w:noProof/>
            <w:webHidden/>
          </w:rPr>
          <w:instrText xml:space="preserve"> PAGEREF _Toc122524188 \h </w:instrText>
        </w:r>
        <w:r w:rsidR="00EC5938">
          <w:rPr>
            <w:noProof/>
            <w:webHidden/>
          </w:rPr>
        </w:r>
        <w:r w:rsidR="00EC5938">
          <w:rPr>
            <w:noProof/>
            <w:webHidden/>
          </w:rPr>
          <w:fldChar w:fldCharType="separate"/>
        </w:r>
        <w:r w:rsidR="00554ADE">
          <w:rPr>
            <w:noProof/>
            <w:webHidden/>
          </w:rPr>
          <w:t>18</w:t>
        </w:r>
        <w:r w:rsidR="00EC5938">
          <w:rPr>
            <w:noProof/>
            <w:webHidden/>
          </w:rPr>
          <w:fldChar w:fldCharType="end"/>
        </w:r>
      </w:hyperlink>
    </w:p>
    <w:p w14:paraId="4B183F22" w14:textId="14B227AD" w:rsidR="00EC5938" w:rsidRDefault="00555DAA">
      <w:pPr>
        <w:pStyle w:val="TOC2"/>
        <w:rPr>
          <w:rFonts w:asciiTheme="minorHAnsi" w:eastAsiaTheme="minorEastAsia" w:hAnsiTheme="minorHAnsi" w:cstheme="minorBidi"/>
          <w:bCs w:val="0"/>
          <w:sz w:val="22"/>
          <w:szCs w:val="22"/>
          <w:lang w:val="en-HK" w:eastAsia="zh-TW"/>
        </w:rPr>
      </w:pPr>
      <w:hyperlink w:anchor="_Toc122524189" w:history="1">
        <w:r w:rsidR="00EC5938" w:rsidRPr="002620DD">
          <w:rPr>
            <w:rStyle w:val="Hyperlink"/>
            <w:rFonts w:cstheme="minorHAnsi"/>
            <w:lang w:bidi="en-US"/>
          </w:rPr>
          <w:t>2.5 Resource Allocation</w:t>
        </w:r>
        <w:r w:rsidR="00EC5938">
          <w:rPr>
            <w:webHidden/>
          </w:rPr>
          <w:tab/>
        </w:r>
        <w:r w:rsidR="00EC5938">
          <w:rPr>
            <w:webHidden/>
          </w:rPr>
          <w:fldChar w:fldCharType="begin"/>
        </w:r>
        <w:r w:rsidR="00EC5938">
          <w:rPr>
            <w:webHidden/>
          </w:rPr>
          <w:instrText xml:space="preserve"> PAGEREF _Toc122524189 \h </w:instrText>
        </w:r>
        <w:r w:rsidR="00EC5938">
          <w:rPr>
            <w:webHidden/>
          </w:rPr>
        </w:r>
        <w:r w:rsidR="00EC5938">
          <w:rPr>
            <w:webHidden/>
          </w:rPr>
          <w:fldChar w:fldCharType="separate"/>
        </w:r>
        <w:r w:rsidR="00554ADE">
          <w:rPr>
            <w:webHidden/>
          </w:rPr>
          <w:t>18</w:t>
        </w:r>
        <w:r w:rsidR="00EC5938">
          <w:rPr>
            <w:webHidden/>
          </w:rPr>
          <w:fldChar w:fldCharType="end"/>
        </w:r>
      </w:hyperlink>
    </w:p>
    <w:p w14:paraId="7C3ADE54" w14:textId="17167817" w:rsidR="00EC5938" w:rsidRDefault="00555DAA">
      <w:pPr>
        <w:pStyle w:val="TOC3"/>
        <w:rPr>
          <w:rFonts w:asciiTheme="minorHAnsi" w:eastAsiaTheme="minorEastAsia" w:hAnsiTheme="minorHAnsi" w:cstheme="minorBidi"/>
          <w:noProof/>
          <w:sz w:val="22"/>
          <w:szCs w:val="22"/>
          <w:lang w:val="en-HK" w:eastAsia="zh-TW"/>
        </w:rPr>
      </w:pPr>
      <w:hyperlink w:anchor="_Toc122524190" w:history="1">
        <w:r w:rsidR="00EC5938" w:rsidRPr="002620DD">
          <w:rPr>
            <w:rStyle w:val="Hyperlink"/>
            <w:rFonts w:cstheme="minorHAnsi"/>
            <w:noProof/>
            <w:lang w:eastAsia="zh-CN"/>
          </w:rPr>
          <w:t>2.5.1 Data Architecture</w:t>
        </w:r>
        <w:r w:rsidR="00EC5938">
          <w:rPr>
            <w:noProof/>
            <w:webHidden/>
          </w:rPr>
          <w:tab/>
        </w:r>
        <w:r w:rsidR="00EC5938">
          <w:rPr>
            <w:noProof/>
            <w:webHidden/>
          </w:rPr>
          <w:fldChar w:fldCharType="begin"/>
        </w:r>
        <w:r w:rsidR="00EC5938">
          <w:rPr>
            <w:noProof/>
            <w:webHidden/>
          </w:rPr>
          <w:instrText xml:space="preserve"> PAGEREF _Toc122524190 \h </w:instrText>
        </w:r>
        <w:r w:rsidR="00EC5938">
          <w:rPr>
            <w:noProof/>
            <w:webHidden/>
          </w:rPr>
        </w:r>
        <w:r w:rsidR="00EC5938">
          <w:rPr>
            <w:noProof/>
            <w:webHidden/>
          </w:rPr>
          <w:fldChar w:fldCharType="separate"/>
        </w:r>
        <w:r w:rsidR="00554ADE">
          <w:rPr>
            <w:noProof/>
            <w:webHidden/>
          </w:rPr>
          <w:t>18</w:t>
        </w:r>
        <w:r w:rsidR="00EC5938">
          <w:rPr>
            <w:noProof/>
            <w:webHidden/>
          </w:rPr>
          <w:fldChar w:fldCharType="end"/>
        </w:r>
      </w:hyperlink>
    </w:p>
    <w:p w14:paraId="79703AB1" w14:textId="15A1BC18" w:rsidR="00EC5938" w:rsidRDefault="00555DAA">
      <w:pPr>
        <w:pStyle w:val="TOC3"/>
        <w:rPr>
          <w:rFonts w:asciiTheme="minorHAnsi" w:eastAsiaTheme="minorEastAsia" w:hAnsiTheme="minorHAnsi" w:cstheme="minorBidi"/>
          <w:noProof/>
          <w:sz w:val="22"/>
          <w:szCs w:val="22"/>
          <w:lang w:val="en-HK" w:eastAsia="zh-TW"/>
        </w:rPr>
      </w:pPr>
      <w:hyperlink w:anchor="_Toc122524191" w:history="1">
        <w:r w:rsidR="00EC5938" w:rsidRPr="002620DD">
          <w:rPr>
            <w:rStyle w:val="Hyperlink"/>
            <w:rFonts w:cstheme="minorHAnsi"/>
            <w:noProof/>
            <w:lang w:eastAsia="zh-CN"/>
          </w:rPr>
          <w:t>2.5.2 Implementation</w:t>
        </w:r>
        <w:r w:rsidR="00EC5938">
          <w:rPr>
            <w:noProof/>
            <w:webHidden/>
          </w:rPr>
          <w:tab/>
        </w:r>
        <w:r w:rsidR="00EC5938">
          <w:rPr>
            <w:noProof/>
            <w:webHidden/>
          </w:rPr>
          <w:fldChar w:fldCharType="begin"/>
        </w:r>
        <w:r w:rsidR="00EC5938">
          <w:rPr>
            <w:noProof/>
            <w:webHidden/>
          </w:rPr>
          <w:instrText xml:space="preserve"> PAGEREF _Toc122524191 \h </w:instrText>
        </w:r>
        <w:r w:rsidR="00EC5938">
          <w:rPr>
            <w:noProof/>
            <w:webHidden/>
          </w:rPr>
        </w:r>
        <w:r w:rsidR="00EC5938">
          <w:rPr>
            <w:noProof/>
            <w:webHidden/>
          </w:rPr>
          <w:fldChar w:fldCharType="separate"/>
        </w:r>
        <w:r w:rsidR="00554ADE">
          <w:rPr>
            <w:noProof/>
            <w:webHidden/>
          </w:rPr>
          <w:t>18</w:t>
        </w:r>
        <w:r w:rsidR="00EC5938">
          <w:rPr>
            <w:noProof/>
            <w:webHidden/>
          </w:rPr>
          <w:fldChar w:fldCharType="end"/>
        </w:r>
      </w:hyperlink>
    </w:p>
    <w:p w14:paraId="61889401" w14:textId="072F7861" w:rsidR="00EC5938" w:rsidRDefault="00555DAA">
      <w:pPr>
        <w:pStyle w:val="TOC3"/>
        <w:rPr>
          <w:rFonts w:asciiTheme="minorHAnsi" w:eastAsiaTheme="minorEastAsia" w:hAnsiTheme="minorHAnsi" w:cstheme="minorBidi"/>
          <w:noProof/>
          <w:sz w:val="22"/>
          <w:szCs w:val="22"/>
          <w:lang w:val="en-HK" w:eastAsia="zh-TW"/>
        </w:rPr>
      </w:pPr>
      <w:hyperlink w:anchor="_Toc122524192" w:history="1">
        <w:r w:rsidR="00EC5938" w:rsidRPr="002620DD">
          <w:rPr>
            <w:rStyle w:val="Hyperlink"/>
            <w:rFonts w:cstheme="minorHAnsi"/>
            <w:noProof/>
            <w:lang w:eastAsia="zh-HK" w:bidi="en-US"/>
          </w:rPr>
          <w:t>2.5.3 On-site / Offshore Ratio</w:t>
        </w:r>
        <w:r w:rsidR="00EC5938">
          <w:rPr>
            <w:noProof/>
            <w:webHidden/>
          </w:rPr>
          <w:tab/>
        </w:r>
        <w:r w:rsidR="00EC5938">
          <w:rPr>
            <w:noProof/>
            <w:webHidden/>
          </w:rPr>
          <w:fldChar w:fldCharType="begin"/>
        </w:r>
        <w:r w:rsidR="00EC5938">
          <w:rPr>
            <w:noProof/>
            <w:webHidden/>
          </w:rPr>
          <w:instrText xml:space="preserve"> PAGEREF _Toc122524192 \h </w:instrText>
        </w:r>
        <w:r w:rsidR="00EC5938">
          <w:rPr>
            <w:noProof/>
            <w:webHidden/>
          </w:rPr>
        </w:r>
        <w:r w:rsidR="00EC5938">
          <w:rPr>
            <w:noProof/>
            <w:webHidden/>
          </w:rPr>
          <w:fldChar w:fldCharType="separate"/>
        </w:r>
        <w:r w:rsidR="00554ADE">
          <w:rPr>
            <w:noProof/>
            <w:webHidden/>
          </w:rPr>
          <w:t>19</w:t>
        </w:r>
        <w:r w:rsidR="00EC5938">
          <w:rPr>
            <w:noProof/>
            <w:webHidden/>
          </w:rPr>
          <w:fldChar w:fldCharType="end"/>
        </w:r>
      </w:hyperlink>
    </w:p>
    <w:p w14:paraId="4FA2E65E" w14:textId="34541EDD" w:rsidR="00EC5938" w:rsidRDefault="00555DAA">
      <w:pPr>
        <w:pStyle w:val="TOC3"/>
        <w:rPr>
          <w:rFonts w:asciiTheme="minorHAnsi" w:eastAsiaTheme="minorEastAsia" w:hAnsiTheme="minorHAnsi" w:cstheme="minorBidi"/>
          <w:noProof/>
          <w:sz w:val="22"/>
          <w:szCs w:val="22"/>
          <w:lang w:val="en-HK" w:eastAsia="zh-TW"/>
        </w:rPr>
      </w:pPr>
      <w:hyperlink w:anchor="_Toc122524193" w:history="1">
        <w:r w:rsidR="00EC5938" w:rsidRPr="002620DD">
          <w:rPr>
            <w:rStyle w:val="Hyperlink"/>
            <w:rFonts w:cstheme="minorHAnsi"/>
            <w:noProof/>
          </w:rPr>
          <w:t>2.5.4 Team structure for project phase &amp; BAU phase</w:t>
        </w:r>
        <w:r w:rsidR="00EC5938">
          <w:rPr>
            <w:noProof/>
            <w:webHidden/>
          </w:rPr>
          <w:tab/>
        </w:r>
        <w:r w:rsidR="00EC5938">
          <w:rPr>
            <w:noProof/>
            <w:webHidden/>
          </w:rPr>
          <w:fldChar w:fldCharType="begin"/>
        </w:r>
        <w:r w:rsidR="00EC5938">
          <w:rPr>
            <w:noProof/>
            <w:webHidden/>
          </w:rPr>
          <w:instrText xml:space="preserve"> PAGEREF _Toc122524193 \h </w:instrText>
        </w:r>
        <w:r w:rsidR="00EC5938">
          <w:rPr>
            <w:noProof/>
            <w:webHidden/>
          </w:rPr>
        </w:r>
        <w:r w:rsidR="00EC5938">
          <w:rPr>
            <w:noProof/>
            <w:webHidden/>
          </w:rPr>
          <w:fldChar w:fldCharType="separate"/>
        </w:r>
        <w:r w:rsidR="00554ADE">
          <w:rPr>
            <w:noProof/>
            <w:webHidden/>
          </w:rPr>
          <w:t>19</w:t>
        </w:r>
        <w:r w:rsidR="00EC5938">
          <w:rPr>
            <w:noProof/>
            <w:webHidden/>
          </w:rPr>
          <w:fldChar w:fldCharType="end"/>
        </w:r>
      </w:hyperlink>
    </w:p>
    <w:p w14:paraId="376C9597" w14:textId="5ED4CE29" w:rsidR="00EC5938" w:rsidRDefault="00555DAA">
      <w:pPr>
        <w:pStyle w:val="TOC2"/>
        <w:rPr>
          <w:rFonts w:asciiTheme="minorHAnsi" w:eastAsiaTheme="minorEastAsia" w:hAnsiTheme="minorHAnsi" w:cstheme="minorBidi"/>
          <w:bCs w:val="0"/>
          <w:sz w:val="22"/>
          <w:szCs w:val="22"/>
          <w:lang w:val="en-HK" w:eastAsia="zh-TW"/>
        </w:rPr>
      </w:pPr>
      <w:hyperlink w:anchor="_Toc122524194" w:history="1">
        <w:r w:rsidR="00EC5938" w:rsidRPr="002620DD">
          <w:rPr>
            <w:rStyle w:val="Hyperlink"/>
            <w:rFonts w:cstheme="minorHAnsi"/>
            <w:lang w:bidi="en-US"/>
          </w:rPr>
          <w:t>2.6 Data Security</w:t>
        </w:r>
        <w:r w:rsidR="00EC5938">
          <w:rPr>
            <w:webHidden/>
          </w:rPr>
          <w:tab/>
        </w:r>
        <w:r w:rsidR="00EC5938">
          <w:rPr>
            <w:webHidden/>
          </w:rPr>
          <w:fldChar w:fldCharType="begin"/>
        </w:r>
        <w:r w:rsidR="00EC5938">
          <w:rPr>
            <w:webHidden/>
          </w:rPr>
          <w:instrText xml:space="preserve"> PAGEREF _Toc122524194 \h </w:instrText>
        </w:r>
        <w:r w:rsidR="00EC5938">
          <w:rPr>
            <w:webHidden/>
          </w:rPr>
        </w:r>
        <w:r w:rsidR="00EC5938">
          <w:rPr>
            <w:webHidden/>
          </w:rPr>
          <w:fldChar w:fldCharType="separate"/>
        </w:r>
        <w:r w:rsidR="00554ADE">
          <w:rPr>
            <w:webHidden/>
          </w:rPr>
          <w:t>19</w:t>
        </w:r>
        <w:r w:rsidR="00EC5938">
          <w:rPr>
            <w:webHidden/>
          </w:rPr>
          <w:fldChar w:fldCharType="end"/>
        </w:r>
      </w:hyperlink>
    </w:p>
    <w:p w14:paraId="5BB39BD8" w14:textId="06004132" w:rsidR="00EC5938" w:rsidRDefault="00555DAA">
      <w:pPr>
        <w:pStyle w:val="TOC2"/>
        <w:rPr>
          <w:rFonts w:asciiTheme="minorHAnsi" w:eastAsiaTheme="minorEastAsia" w:hAnsiTheme="minorHAnsi" w:cstheme="minorBidi"/>
          <w:bCs w:val="0"/>
          <w:sz w:val="22"/>
          <w:szCs w:val="22"/>
          <w:lang w:val="en-HK" w:eastAsia="zh-TW"/>
        </w:rPr>
      </w:pPr>
      <w:hyperlink w:anchor="_Toc122524195" w:history="1">
        <w:r w:rsidR="00EC5938" w:rsidRPr="002620DD">
          <w:rPr>
            <w:rStyle w:val="Hyperlink"/>
            <w:rFonts w:cstheme="minorHAnsi"/>
            <w:lang w:bidi="en-US"/>
          </w:rPr>
          <w:t>2.7 Service Level and Incident Management</w:t>
        </w:r>
        <w:r w:rsidR="00EC5938">
          <w:rPr>
            <w:webHidden/>
          </w:rPr>
          <w:tab/>
        </w:r>
        <w:r w:rsidR="00EC5938">
          <w:rPr>
            <w:webHidden/>
          </w:rPr>
          <w:fldChar w:fldCharType="begin"/>
        </w:r>
        <w:r w:rsidR="00EC5938">
          <w:rPr>
            <w:webHidden/>
          </w:rPr>
          <w:instrText xml:space="preserve"> PAGEREF _Toc122524195 \h </w:instrText>
        </w:r>
        <w:r w:rsidR="00EC5938">
          <w:rPr>
            <w:webHidden/>
          </w:rPr>
        </w:r>
        <w:r w:rsidR="00EC5938">
          <w:rPr>
            <w:webHidden/>
          </w:rPr>
          <w:fldChar w:fldCharType="separate"/>
        </w:r>
        <w:r w:rsidR="00554ADE">
          <w:rPr>
            <w:webHidden/>
          </w:rPr>
          <w:t>20</w:t>
        </w:r>
        <w:r w:rsidR="00EC5938">
          <w:rPr>
            <w:webHidden/>
          </w:rPr>
          <w:fldChar w:fldCharType="end"/>
        </w:r>
      </w:hyperlink>
    </w:p>
    <w:p w14:paraId="146E8D15" w14:textId="57EB247D" w:rsidR="00EC5938" w:rsidRDefault="00555DAA">
      <w:pPr>
        <w:pStyle w:val="TOC2"/>
        <w:rPr>
          <w:rFonts w:asciiTheme="minorHAnsi" w:eastAsiaTheme="minorEastAsia" w:hAnsiTheme="minorHAnsi" w:cstheme="minorBidi"/>
          <w:bCs w:val="0"/>
          <w:sz w:val="22"/>
          <w:szCs w:val="22"/>
          <w:lang w:val="en-HK" w:eastAsia="zh-TW"/>
        </w:rPr>
      </w:pPr>
      <w:hyperlink w:anchor="_Toc122524196" w:history="1">
        <w:r w:rsidR="00EC5938" w:rsidRPr="002620DD">
          <w:rPr>
            <w:rStyle w:val="Hyperlink"/>
            <w:rFonts w:cstheme="minorHAnsi"/>
            <w:lang w:bidi="en-US"/>
          </w:rPr>
          <w:t>2.8 Project Governance Structure</w:t>
        </w:r>
        <w:r w:rsidR="00EC5938">
          <w:rPr>
            <w:webHidden/>
          </w:rPr>
          <w:tab/>
        </w:r>
        <w:r w:rsidR="00EC5938">
          <w:rPr>
            <w:webHidden/>
          </w:rPr>
          <w:fldChar w:fldCharType="begin"/>
        </w:r>
        <w:r w:rsidR="00EC5938">
          <w:rPr>
            <w:webHidden/>
          </w:rPr>
          <w:instrText xml:space="preserve"> PAGEREF _Toc122524196 \h </w:instrText>
        </w:r>
        <w:r w:rsidR="00EC5938">
          <w:rPr>
            <w:webHidden/>
          </w:rPr>
        </w:r>
        <w:r w:rsidR="00EC5938">
          <w:rPr>
            <w:webHidden/>
          </w:rPr>
          <w:fldChar w:fldCharType="separate"/>
        </w:r>
        <w:r w:rsidR="00554ADE">
          <w:rPr>
            <w:webHidden/>
          </w:rPr>
          <w:t>20</w:t>
        </w:r>
        <w:r w:rsidR="00EC5938">
          <w:rPr>
            <w:webHidden/>
          </w:rPr>
          <w:fldChar w:fldCharType="end"/>
        </w:r>
      </w:hyperlink>
    </w:p>
    <w:p w14:paraId="70270969" w14:textId="2359887E" w:rsidR="00EC5938" w:rsidRDefault="00555DAA">
      <w:pPr>
        <w:pStyle w:val="TOC1"/>
        <w:rPr>
          <w:rFonts w:asciiTheme="minorHAnsi" w:eastAsiaTheme="minorEastAsia" w:hAnsiTheme="minorHAnsi" w:cstheme="minorBidi"/>
          <w:b w:val="0"/>
          <w:bCs w:val="0"/>
          <w:sz w:val="22"/>
          <w:szCs w:val="22"/>
          <w:lang w:val="en-HK" w:eastAsia="zh-TW"/>
        </w:rPr>
      </w:pPr>
      <w:hyperlink w:anchor="_Toc122524197" w:history="1">
        <w:r w:rsidR="00EC5938" w:rsidRPr="002620DD">
          <w:rPr>
            <w:rStyle w:val="Hyperlink"/>
            <w:rFonts w:cstheme="minorHAnsi"/>
          </w:rPr>
          <w:t>3. Evaluation / Selection Approach</w:t>
        </w:r>
        <w:r w:rsidR="00EC5938">
          <w:rPr>
            <w:webHidden/>
          </w:rPr>
          <w:tab/>
        </w:r>
        <w:r w:rsidR="00EC5938">
          <w:rPr>
            <w:webHidden/>
          </w:rPr>
          <w:fldChar w:fldCharType="begin"/>
        </w:r>
        <w:r w:rsidR="00EC5938">
          <w:rPr>
            <w:webHidden/>
          </w:rPr>
          <w:instrText xml:space="preserve"> PAGEREF _Toc122524197 \h </w:instrText>
        </w:r>
        <w:r w:rsidR="00EC5938">
          <w:rPr>
            <w:webHidden/>
          </w:rPr>
        </w:r>
        <w:r w:rsidR="00EC5938">
          <w:rPr>
            <w:webHidden/>
          </w:rPr>
          <w:fldChar w:fldCharType="separate"/>
        </w:r>
        <w:r w:rsidR="00554ADE">
          <w:rPr>
            <w:webHidden/>
          </w:rPr>
          <w:t>21</w:t>
        </w:r>
        <w:r w:rsidR="00EC5938">
          <w:rPr>
            <w:webHidden/>
          </w:rPr>
          <w:fldChar w:fldCharType="end"/>
        </w:r>
      </w:hyperlink>
    </w:p>
    <w:p w14:paraId="24A0F67C" w14:textId="7B1EB25D" w:rsidR="00EC5938" w:rsidRDefault="00555DAA">
      <w:pPr>
        <w:pStyle w:val="TOC1"/>
        <w:rPr>
          <w:rFonts w:asciiTheme="minorHAnsi" w:eastAsiaTheme="minorEastAsia" w:hAnsiTheme="minorHAnsi" w:cstheme="minorBidi"/>
          <w:b w:val="0"/>
          <w:bCs w:val="0"/>
          <w:sz w:val="22"/>
          <w:szCs w:val="22"/>
          <w:lang w:val="en-HK" w:eastAsia="zh-TW"/>
        </w:rPr>
      </w:pPr>
      <w:hyperlink w:anchor="_Toc122524198" w:history="1">
        <w:r w:rsidR="00EC5938" w:rsidRPr="002620DD">
          <w:rPr>
            <w:rStyle w:val="Hyperlink"/>
            <w:rFonts w:cstheme="minorHAnsi"/>
          </w:rPr>
          <w:t>4. Response Format &amp; Guidelines</w:t>
        </w:r>
        <w:r w:rsidR="00EC5938">
          <w:rPr>
            <w:webHidden/>
          </w:rPr>
          <w:tab/>
        </w:r>
        <w:r w:rsidR="00EC5938">
          <w:rPr>
            <w:webHidden/>
          </w:rPr>
          <w:fldChar w:fldCharType="begin"/>
        </w:r>
        <w:r w:rsidR="00EC5938">
          <w:rPr>
            <w:webHidden/>
          </w:rPr>
          <w:instrText xml:space="preserve"> PAGEREF _Toc122524198 \h </w:instrText>
        </w:r>
        <w:r w:rsidR="00EC5938">
          <w:rPr>
            <w:webHidden/>
          </w:rPr>
        </w:r>
        <w:r w:rsidR="00EC5938">
          <w:rPr>
            <w:webHidden/>
          </w:rPr>
          <w:fldChar w:fldCharType="separate"/>
        </w:r>
        <w:r w:rsidR="00554ADE">
          <w:rPr>
            <w:webHidden/>
          </w:rPr>
          <w:t>22</w:t>
        </w:r>
        <w:r w:rsidR="00EC5938">
          <w:rPr>
            <w:webHidden/>
          </w:rPr>
          <w:fldChar w:fldCharType="end"/>
        </w:r>
      </w:hyperlink>
    </w:p>
    <w:p w14:paraId="4E1CB7E8" w14:textId="14B19F67" w:rsidR="00EC5938" w:rsidRDefault="00555DAA">
      <w:pPr>
        <w:pStyle w:val="TOC2"/>
        <w:rPr>
          <w:rFonts w:asciiTheme="minorHAnsi" w:eastAsiaTheme="minorEastAsia" w:hAnsiTheme="minorHAnsi" w:cstheme="minorBidi"/>
          <w:bCs w:val="0"/>
          <w:sz w:val="22"/>
          <w:szCs w:val="22"/>
          <w:lang w:val="en-HK" w:eastAsia="zh-TW"/>
        </w:rPr>
      </w:pPr>
      <w:hyperlink w:anchor="_Toc122524199" w:history="1">
        <w:r w:rsidR="00EC5938" w:rsidRPr="002620DD">
          <w:rPr>
            <w:rStyle w:val="Hyperlink"/>
            <w:rFonts w:cstheme="minorHAnsi"/>
            <w:lang w:bidi="en-US"/>
          </w:rPr>
          <w:t>4.1 Response Requirements</w:t>
        </w:r>
        <w:r w:rsidR="00EC5938">
          <w:rPr>
            <w:webHidden/>
          </w:rPr>
          <w:tab/>
        </w:r>
        <w:r w:rsidR="00EC5938">
          <w:rPr>
            <w:webHidden/>
          </w:rPr>
          <w:fldChar w:fldCharType="begin"/>
        </w:r>
        <w:r w:rsidR="00EC5938">
          <w:rPr>
            <w:webHidden/>
          </w:rPr>
          <w:instrText xml:space="preserve"> PAGEREF _Toc122524199 \h </w:instrText>
        </w:r>
        <w:r w:rsidR="00EC5938">
          <w:rPr>
            <w:webHidden/>
          </w:rPr>
        </w:r>
        <w:r w:rsidR="00EC5938">
          <w:rPr>
            <w:webHidden/>
          </w:rPr>
          <w:fldChar w:fldCharType="separate"/>
        </w:r>
        <w:r w:rsidR="00554ADE">
          <w:rPr>
            <w:webHidden/>
          </w:rPr>
          <w:t>22</w:t>
        </w:r>
        <w:r w:rsidR="00EC5938">
          <w:rPr>
            <w:webHidden/>
          </w:rPr>
          <w:fldChar w:fldCharType="end"/>
        </w:r>
      </w:hyperlink>
    </w:p>
    <w:p w14:paraId="3EC81659" w14:textId="26B09852" w:rsidR="00EC5938" w:rsidRDefault="00555DAA">
      <w:pPr>
        <w:pStyle w:val="TOC2"/>
        <w:rPr>
          <w:rFonts w:asciiTheme="minorHAnsi" w:eastAsiaTheme="minorEastAsia" w:hAnsiTheme="minorHAnsi" w:cstheme="minorBidi"/>
          <w:bCs w:val="0"/>
          <w:sz w:val="22"/>
          <w:szCs w:val="22"/>
          <w:lang w:val="en-HK" w:eastAsia="zh-TW"/>
        </w:rPr>
      </w:pPr>
      <w:hyperlink w:anchor="_Toc122524200" w:history="1">
        <w:r w:rsidR="00EC5938" w:rsidRPr="002620DD">
          <w:rPr>
            <w:rStyle w:val="Hyperlink"/>
            <w:rFonts w:cstheme="minorHAnsi"/>
            <w:lang w:bidi="en-US"/>
          </w:rPr>
          <w:t>4.2 Additional Information</w:t>
        </w:r>
        <w:r w:rsidR="00EC5938">
          <w:rPr>
            <w:webHidden/>
          </w:rPr>
          <w:tab/>
        </w:r>
        <w:r w:rsidR="00EC5938">
          <w:rPr>
            <w:webHidden/>
          </w:rPr>
          <w:fldChar w:fldCharType="begin"/>
        </w:r>
        <w:r w:rsidR="00EC5938">
          <w:rPr>
            <w:webHidden/>
          </w:rPr>
          <w:instrText xml:space="preserve"> PAGEREF _Toc122524200 \h </w:instrText>
        </w:r>
        <w:r w:rsidR="00EC5938">
          <w:rPr>
            <w:webHidden/>
          </w:rPr>
        </w:r>
        <w:r w:rsidR="00EC5938">
          <w:rPr>
            <w:webHidden/>
          </w:rPr>
          <w:fldChar w:fldCharType="separate"/>
        </w:r>
        <w:r w:rsidR="00554ADE">
          <w:rPr>
            <w:webHidden/>
          </w:rPr>
          <w:t>22</w:t>
        </w:r>
        <w:r w:rsidR="00EC5938">
          <w:rPr>
            <w:webHidden/>
          </w:rPr>
          <w:fldChar w:fldCharType="end"/>
        </w:r>
      </w:hyperlink>
    </w:p>
    <w:p w14:paraId="1D0E30B9" w14:textId="52393C22" w:rsidR="00EC5938" w:rsidRDefault="00555DAA">
      <w:pPr>
        <w:pStyle w:val="TOC2"/>
        <w:rPr>
          <w:rFonts w:asciiTheme="minorHAnsi" w:eastAsiaTheme="minorEastAsia" w:hAnsiTheme="minorHAnsi" w:cstheme="minorBidi"/>
          <w:bCs w:val="0"/>
          <w:sz w:val="22"/>
          <w:szCs w:val="22"/>
          <w:lang w:val="en-HK" w:eastAsia="zh-TW"/>
        </w:rPr>
      </w:pPr>
      <w:hyperlink w:anchor="_Toc122524201" w:history="1">
        <w:r w:rsidR="00EC5938" w:rsidRPr="002620DD">
          <w:rPr>
            <w:rStyle w:val="Hyperlink"/>
            <w:rFonts w:cstheme="minorHAnsi"/>
            <w:lang w:bidi="en-US"/>
          </w:rPr>
          <w:t>4.3 Timeline</w:t>
        </w:r>
        <w:r w:rsidR="00EC5938">
          <w:rPr>
            <w:webHidden/>
          </w:rPr>
          <w:tab/>
        </w:r>
        <w:r w:rsidR="00EC5938">
          <w:rPr>
            <w:webHidden/>
          </w:rPr>
          <w:fldChar w:fldCharType="begin"/>
        </w:r>
        <w:r w:rsidR="00EC5938">
          <w:rPr>
            <w:webHidden/>
          </w:rPr>
          <w:instrText xml:space="preserve"> PAGEREF _Toc122524201 \h </w:instrText>
        </w:r>
        <w:r w:rsidR="00EC5938">
          <w:rPr>
            <w:webHidden/>
          </w:rPr>
        </w:r>
        <w:r w:rsidR="00EC5938">
          <w:rPr>
            <w:webHidden/>
          </w:rPr>
          <w:fldChar w:fldCharType="separate"/>
        </w:r>
        <w:r w:rsidR="00554ADE">
          <w:rPr>
            <w:webHidden/>
          </w:rPr>
          <w:t>23</w:t>
        </w:r>
        <w:r w:rsidR="00EC5938">
          <w:rPr>
            <w:webHidden/>
          </w:rPr>
          <w:fldChar w:fldCharType="end"/>
        </w:r>
      </w:hyperlink>
    </w:p>
    <w:p w14:paraId="446FDB42" w14:textId="2E98F149" w:rsidR="00EC5938" w:rsidRDefault="00555DAA">
      <w:pPr>
        <w:pStyle w:val="TOC2"/>
        <w:rPr>
          <w:rFonts w:asciiTheme="minorHAnsi" w:eastAsiaTheme="minorEastAsia" w:hAnsiTheme="minorHAnsi" w:cstheme="minorBidi"/>
          <w:bCs w:val="0"/>
          <w:sz w:val="22"/>
          <w:szCs w:val="22"/>
          <w:lang w:val="en-HK" w:eastAsia="zh-TW"/>
        </w:rPr>
      </w:pPr>
      <w:hyperlink w:anchor="_Toc122524202" w:history="1">
        <w:r w:rsidR="00EC5938" w:rsidRPr="002620DD">
          <w:rPr>
            <w:rStyle w:val="Hyperlink"/>
            <w:rFonts w:cstheme="minorHAnsi"/>
            <w:lang w:bidi="en-US"/>
          </w:rPr>
          <w:t>4.4 Format &amp; Return of RFP Response to FTLife</w:t>
        </w:r>
        <w:r w:rsidR="00EC5938">
          <w:rPr>
            <w:webHidden/>
          </w:rPr>
          <w:tab/>
        </w:r>
        <w:r w:rsidR="00EC5938">
          <w:rPr>
            <w:webHidden/>
          </w:rPr>
          <w:fldChar w:fldCharType="begin"/>
        </w:r>
        <w:r w:rsidR="00EC5938">
          <w:rPr>
            <w:webHidden/>
          </w:rPr>
          <w:instrText xml:space="preserve"> PAGEREF _Toc122524202 \h </w:instrText>
        </w:r>
        <w:r w:rsidR="00EC5938">
          <w:rPr>
            <w:webHidden/>
          </w:rPr>
        </w:r>
        <w:r w:rsidR="00EC5938">
          <w:rPr>
            <w:webHidden/>
          </w:rPr>
          <w:fldChar w:fldCharType="separate"/>
        </w:r>
        <w:r w:rsidR="00554ADE">
          <w:rPr>
            <w:webHidden/>
          </w:rPr>
          <w:t>23</w:t>
        </w:r>
        <w:r w:rsidR="00EC5938">
          <w:rPr>
            <w:webHidden/>
          </w:rPr>
          <w:fldChar w:fldCharType="end"/>
        </w:r>
      </w:hyperlink>
    </w:p>
    <w:p w14:paraId="123B59B5" w14:textId="46D1D7B8" w:rsidR="00EC5938" w:rsidRDefault="00555DAA">
      <w:pPr>
        <w:pStyle w:val="TOC1"/>
        <w:rPr>
          <w:rFonts w:asciiTheme="minorHAnsi" w:eastAsiaTheme="minorEastAsia" w:hAnsiTheme="minorHAnsi" w:cstheme="minorBidi"/>
          <w:b w:val="0"/>
          <w:bCs w:val="0"/>
          <w:sz w:val="22"/>
          <w:szCs w:val="22"/>
          <w:lang w:val="en-HK" w:eastAsia="zh-TW"/>
        </w:rPr>
      </w:pPr>
      <w:hyperlink w:anchor="_Toc122524203" w:history="1">
        <w:r w:rsidR="00EC5938" w:rsidRPr="002620DD">
          <w:rPr>
            <w:rStyle w:val="Hyperlink"/>
            <w:rFonts w:cstheme="minorHAnsi"/>
          </w:rPr>
          <w:t>5. Written Response</w:t>
        </w:r>
        <w:r w:rsidR="00EC5938">
          <w:rPr>
            <w:webHidden/>
          </w:rPr>
          <w:tab/>
        </w:r>
        <w:r w:rsidR="00EC5938">
          <w:rPr>
            <w:webHidden/>
          </w:rPr>
          <w:fldChar w:fldCharType="begin"/>
        </w:r>
        <w:r w:rsidR="00EC5938">
          <w:rPr>
            <w:webHidden/>
          </w:rPr>
          <w:instrText xml:space="preserve"> PAGEREF _Toc122524203 \h </w:instrText>
        </w:r>
        <w:r w:rsidR="00EC5938">
          <w:rPr>
            <w:webHidden/>
          </w:rPr>
        </w:r>
        <w:r w:rsidR="00EC5938">
          <w:rPr>
            <w:webHidden/>
          </w:rPr>
          <w:fldChar w:fldCharType="separate"/>
        </w:r>
        <w:r w:rsidR="00554ADE">
          <w:rPr>
            <w:webHidden/>
          </w:rPr>
          <w:t>23</w:t>
        </w:r>
        <w:r w:rsidR="00EC5938">
          <w:rPr>
            <w:webHidden/>
          </w:rPr>
          <w:fldChar w:fldCharType="end"/>
        </w:r>
      </w:hyperlink>
    </w:p>
    <w:p w14:paraId="09ED295B" w14:textId="67E25BAD" w:rsidR="00EC5938" w:rsidRDefault="00555DAA">
      <w:pPr>
        <w:pStyle w:val="TOC2"/>
        <w:rPr>
          <w:rFonts w:asciiTheme="minorHAnsi" w:eastAsiaTheme="minorEastAsia" w:hAnsiTheme="minorHAnsi" w:cstheme="minorBidi"/>
          <w:bCs w:val="0"/>
          <w:sz w:val="22"/>
          <w:szCs w:val="22"/>
          <w:lang w:val="en-HK" w:eastAsia="zh-TW"/>
        </w:rPr>
      </w:pPr>
      <w:hyperlink w:anchor="_Toc122524204" w:history="1">
        <w:r w:rsidR="00EC5938" w:rsidRPr="002620DD">
          <w:rPr>
            <w:rStyle w:val="Hyperlink"/>
            <w:rFonts w:cstheme="minorHAnsi"/>
            <w:lang w:bidi="en-US"/>
          </w:rPr>
          <w:t>5.1 Vendor Information</w:t>
        </w:r>
        <w:r w:rsidR="00EC5938">
          <w:rPr>
            <w:webHidden/>
          </w:rPr>
          <w:tab/>
        </w:r>
        <w:r w:rsidR="00EC5938">
          <w:rPr>
            <w:webHidden/>
          </w:rPr>
          <w:fldChar w:fldCharType="begin"/>
        </w:r>
        <w:r w:rsidR="00EC5938">
          <w:rPr>
            <w:webHidden/>
          </w:rPr>
          <w:instrText xml:space="preserve"> PAGEREF _Toc122524204 \h </w:instrText>
        </w:r>
        <w:r w:rsidR="00EC5938">
          <w:rPr>
            <w:webHidden/>
          </w:rPr>
        </w:r>
        <w:r w:rsidR="00EC5938">
          <w:rPr>
            <w:webHidden/>
          </w:rPr>
          <w:fldChar w:fldCharType="separate"/>
        </w:r>
        <w:r w:rsidR="00554ADE">
          <w:rPr>
            <w:webHidden/>
          </w:rPr>
          <w:t>23</w:t>
        </w:r>
        <w:r w:rsidR="00EC5938">
          <w:rPr>
            <w:webHidden/>
          </w:rPr>
          <w:fldChar w:fldCharType="end"/>
        </w:r>
      </w:hyperlink>
    </w:p>
    <w:p w14:paraId="6A584F2A" w14:textId="4F697180" w:rsidR="00EC5938" w:rsidRDefault="00555DAA">
      <w:pPr>
        <w:pStyle w:val="TOC3"/>
        <w:rPr>
          <w:rFonts w:asciiTheme="minorHAnsi" w:eastAsiaTheme="minorEastAsia" w:hAnsiTheme="minorHAnsi" w:cstheme="minorBidi"/>
          <w:noProof/>
          <w:sz w:val="22"/>
          <w:szCs w:val="22"/>
          <w:lang w:val="en-HK" w:eastAsia="zh-TW"/>
        </w:rPr>
      </w:pPr>
      <w:hyperlink w:anchor="_Toc122524205" w:history="1">
        <w:r w:rsidR="00EC5938" w:rsidRPr="002620DD">
          <w:rPr>
            <w:rStyle w:val="Hyperlink"/>
            <w:rFonts w:cstheme="minorHAnsi"/>
            <w:bCs/>
            <w:noProof/>
          </w:rPr>
          <w:t>5</w:t>
        </w:r>
        <w:r w:rsidR="00EC5938" w:rsidRPr="002620DD">
          <w:rPr>
            <w:rStyle w:val="Hyperlink"/>
            <w:rFonts w:cstheme="minorHAnsi"/>
            <w:noProof/>
          </w:rPr>
          <w:t>.1</w:t>
        </w:r>
        <w:r w:rsidR="00EC5938" w:rsidRPr="002620DD">
          <w:rPr>
            <w:rStyle w:val="Hyperlink"/>
            <w:rFonts w:cstheme="minorHAnsi"/>
            <w:bCs/>
            <w:noProof/>
          </w:rPr>
          <w:t>.1</w:t>
        </w:r>
        <w:r w:rsidR="00EC5938" w:rsidRPr="002620DD">
          <w:rPr>
            <w:rStyle w:val="Hyperlink"/>
            <w:rFonts w:cstheme="minorHAnsi"/>
            <w:noProof/>
          </w:rPr>
          <w:t xml:space="preserve"> Contact Details</w:t>
        </w:r>
        <w:r w:rsidR="00EC5938">
          <w:rPr>
            <w:noProof/>
            <w:webHidden/>
          </w:rPr>
          <w:tab/>
        </w:r>
        <w:r w:rsidR="00EC5938">
          <w:rPr>
            <w:noProof/>
            <w:webHidden/>
          </w:rPr>
          <w:fldChar w:fldCharType="begin"/>
        </w:r>
        <w:r w:rsidR="00EC5938">
          <w:rPr>
            <w:noProof/>
            <w:webHidden/>
          </w:rPr>
          <w:instrText xml:space="preserve"> PAGEREF _Toc122524205 \h </w:instrText>
        </w:r>
        <w:r w:rsidR="00EC5938">
          <w:rPr>
            <w:noProof/>
            <w:webHidden/>
          </w:rPr>
        </w:r>
        <w:r w:rsidR="00EC5938">
          <w:rPr>
            <w:noProof/>
            <w:webHidden/>
          </w:rPr>
          <w:fldChar w:fldCharType="separate"/>
        </w:r>
        <w:r w:rsidR="00554ADE">
          <w:rPr>
            <w:noProof/>
            <w:webHidden/>
          </w:rPr>
          <w:t>23</w:t>
        </w:r>
        <w:r w:rsidR="00EC5938">
          <w:rPr>
            <w:noProof/>
            <w:webHidden/>
          </w:rPr>
          <w:fldChar w:fldCharType="end"/>
        </w:r>
      </w:hyperlink>
    </w:p>
    <w:p w14:paraId="58E1E68F" w14:textId="3AF7DBB0" w:rsidR="00EC5938" w:rsidRDefault="00555DAA">
      <w:pPr>
        <w:pStyle w:val="TOC3"/>
        <w:rPr>
          <w:rFonts w:asciiTheme="minorHAnsi" w:eastAsiaTheme="minorEastAsia" w:hAnsiTheme="minorHAnsi" w:cstheme="minorBidi"/>
          <w:noProof/>
          <w:sz w:val="22"/>
          <w:szCs w:val="22"/>
          <w:lang w:val="en-HK" w:eastAsia="zh-TW"/>
        </w:rPr>
      </w:pPr>
      <w:hyperlink w:anchor="_Toc122524206" w:history="1">
        <w:r w:rsidR="00EC5938" w:rsidRPr="002620DD">
          <w:rPr>
            <w:rStyle w:val="Hyperlink"/>
            <w:rFonts w:cstheme="minorHAnsi"/>
            <w:bCs/>
            <w:noProof/>
          </w:rPr>
          <w:t>5.</w:t>
        </w:r>
        <w:r w:rsidR="00EC5938" w:rsidRPr="002620DD">
          <w:rPr>
            <w:rStyle w:val="Hyperlink"/>
            <w:rFonts w:cstheme="minorHAnsi"/>
            <w:noProof/>
          </w:rPr>
          <w:t>1.2 Size &amp; Operating Performance</w:t>
        </w:r>
        <w:r w:rsidR="00EC5938">
          <w:rPr>
            <w:noProof/>
            <w:webHidden/>
          </w:rPr>
          <w:tab/>
        </w:r>
        <w:r w:rsidR="00EC5938">
          <w:rPr>
            <w:noProof/>
            <w:webHidden/>
          </w:rPr>
          <w:fldChar w:fldCharType="begin"/>
        </w:r>
        <w:r w:rsidR="00EC5938">
          <w:rPr>
            <w:noProof/>
            <w:webHidden/>
          </w:rPr>
          <w:instrText xml:space="preserve"> PAGEREF _Toc122524206 \h </w:instrText>
        </w:r>
        <w:r w:rsidR="00EC5938">
          <w:rPr>
            <w:noProof/>
            <w:webHidden/>
          </w:rPr>
        </w:r>
        <w:r w:rsidR="00EC5938">
          <w:rPr>
            <w:noProof/>
            <w:webHidden/>
          </w:rPr>
          <w:fldChar w:fldCharType="separate"/>
        </w:r>
        <w:r w:rsidR="00554ADE">
          <w:rPr>
            <w:noProof/>
            <w:webHidden/>
          </w:rPr>
          <w:t>25</w:t>
        </w:r>
        <w:r w:rsidR="00EC5938">
          <w:rPr>
            <w:noProof/>
            <w:webHidden/>
          </w:rPr>
          <w:fldChar w:fldCharType="end"/>
        </w:r>
      </w:hyperlink>
    </w:p>
    <w:p w14:paraId="6D56CFCB" w14:textId="78B19165" w:rsidR="00EC5938" w:rsidRDefault="00555DAA">
      <w:pPr>
        <w:pStyle w:val="TOC3"/>
        <w:rPr>
          <w:rFonts w:asciiTheme="minorHAnsi" w:eastAsiaTheme="minorEastAsia" w:hAnsiTheme="minorHAnsi" w:cstheme="minorBidi"/>
          <w:noProof/>
          <w:sz w:val="22"/>
          <w:szCs w:val="22"/>
          <w:lang w:val="en-HK" w:eastAsia="zh-TW"/>
        </w:rPr>
      </w:pPr>
      <w:hyperlink w:anchor="_Toc122524207" w:history="1">
        <w:r w:rsidR="00EC5938" w:rsidRPr="002620DD">
          <w:rPr>
            <w:rStyle w:val="Hyperlink"/>
            <w:rFonts w:cstheme="minorHAnsi"/>
            <w:noProof/>
          </w:rPr>
          <w:t>5.1.3 Current Projects and Resourcing</w:t>
        </w:r>
        <w:r w:rsidR="00EC5938">
          <w:rPr>
            <w:noProof/>
            <w:webHidden/>
          </w:rPr>
          <w:tab/>
        </w:r>
        <w:r w:rsidR="00EC5938">
          <w:rPr>
            <w:noProof/>
            <w:webHidden/>
          </w:rPr>
          <w:fldChar w:fldCharType="begin"/>
        </w:r>
        <w:r w:rsidR="00EC5938">
          <w:rPr>
            <w:noProof/>
            <w:webHidden/>
          </w:rPr>
          <w:instrText xml:space="preserve"> PAGEREF _Toc122524207 \h </w:instrText>
        </w:r>
        <w:r w:rsidR="00EC5938">
          <w:rPr>
            <w:noProof/>
            <w:webHidden/>
          </w:rPr>
        </w:r>
        <w:r w:rsidR="00EC5938">
          <w:rPr>
            <w:noProof/>
            <w:webHidden/>
          </w:rPr>
          <w:fldChar w:fldCharType="separate"/>
        </w:r>
        <w:r w:rsidR="00554ADE">
          <w:rPr>
            <w:noProof/>
            <w:webHidden/>
          </w:rPr>
          <w:t>26</w:t>
        </w:r>
        <w:r w:rsidR="00EC5938">
          <w:rPr>
            <w:noProof/>
            <w:webHidden/>
          </w:rPr>
          <w:fldChar w:fldCharType="end"/>
        </w:r>
      </w:hyperlink>
    </w:p>
    <w:p w14:paraId="366E8267" w14:textId="290B770C" w:rsidR="00EC5938" w:rsidRDefault="00555DAA">
      <w:pPr>
        <w:pStyle w:val="TOC3"/>
        <w:rPr>
          <w:rFonts w:asciiTheme="minorHAnsi" w:eastAsiaTheme="minorEastAsia" w:hAnsiTheme="minorHAnsi" w:cstheme="minorBidi"/>
          <w:noProof/>
          <w:sz w:val="22"/>
          <w:szCs w:val="22"/>
          <w:lang w:val="en-HK" w:eastAsia="zh-TW"/>
        </w:rPr>
      </w:pPr>
      <w:hyperlink w:anchor="_Toc122524208" w:history="1">
        <w:r w:rsidR="00EC5938" w:rsidRPr="002620DD">
          <w:rPr>
            <w:rStyle w:val="Hyperlink"/>
            <w:rFonts w:cstheme="minorHAnsi"/>
            <w:bCs/>
            <w:noProof/>
          </w:rPr>
          <w:t>5.</w:t>
        </w:r>
        <w:r w:rsidR="00EC5938" w:rsidRPr="002620DD">
          <w:rPr>
            <w:rStyle w:val="Hyperlink"/>
            <w:rFonts w:cstheme="minorHAnsi"/>
            <w:noProof/>
          </w:rPr>
          <w:t>1.4 Contract Sample</w:t>
        </w:r>
        <w:r w:rsidR="00EC5938">
          <w:rPr>
            <w:noProof/>
            <w:webHidden/>
          </w:rPr>
          <w:tab/>
        </w:r>
        <w:r w:rsidR="00EC5938">
          <w:rPr>
            <w:noProof/>
            <w:webHidden/>
          </w:rPr>
          <w:fldChar w:fldCharType="begin"/>
        </w:r>
        <w:r w:rsidR="00EC5938">
          <w:rPr>
            <w:noProof/>
            <w:webHidden/>
          </w:rPr>
          <w:instrText xml:space="preserve"> PAGEREF _Toc122524208 \h </w:instrText>
        </w:r>
        <w:r w:rsidR="00EC5938">
          <w:rPr>
            <w:noProof/>
            <w:webHidden/>
          </w:rPr>
        </w:r>
        <w:r w:rsidR="00EC5938">
          <w:rPr>
            <w:noProof/>
            <w:webHidden/>
          </w:rPr>
          <w:fldChar w:fldCharType="separate"/>
        </w:r>
        <w:r w:rsidR="00554ADE">
          <w:rPr>
            <w:noProof/>
            <w:webHidden/>
          </w:rPr>
          <w:t>26</w:t>
        </w:r>
        <w:r w:rsidR="00EC5938">
          <w:rPr>
            <w:noProof/>
            <w:webHidden/>
          </w:rPr>
          <w:fldChar w:fldCharType="end"/>
        </w:r>
      </w:hyperlink>
    </w:p>
    <w:p w14:paraId="488D735F" w14:textId="1400690F" w:rsidR="00EC5938" w:rsidRDefault="00555DAA">
      <w:pPr>
        <w:pStyle w:val="TOC3"/>
        <w:rPr>
          <w:rFonts w:asciiTheme="minorHAnsi" w:eastAsiaTheme="minorEastAsia" w:hAnsiTheme="minorHAnsi" w:cstheme="minorBidi"/>
          <w:noProof/>
          <w:sz w:val="22"/>
          <w:szCs w:val="22"/>
          <w:lang w:val="en-HK" w:eastAsia="zh-TW"/>
        </w:rPr>
      </w:pPr>
      <w:hyperlink w:anchor="_Toc122524209" w:history="1">
        <w:r w:rsidR="00EC5938" w:rsidRPr="002620DD">
          <w:rPr>
            <w:rStyle w:val="Hyperlink"/>
            <w:rFonts w:cstheme="minorHAnsi"/>
            <w:noProof/>
          </w:rPr>
          <w:t>5.1.5 Project Reference</w:t>
        </w:r>
        <w:r w:rsidR="00EC5938">
          <w:rPr>
            <w:noProof/>
            <w:webHidden/>
          </w:rPr>
          <w:tab/>
        </w:r>
        <w:r w:rsidR="00EC5938">
          <w:rPr>
            <w:noProof/>
            <w:webHidden/>
          </w:rPr>
          <w:fldChar w:fldCharType="begin"/>
        </w:r>
        <w:r w:rsidR="00EC5938">
          <w:rPr>
            <w:noProof/>
            <w:webHidden/>
          </w:rPr>
          <w:instrText xml:space="preserve"> PAGEREF _Toc122524209 \h </w:instrText>
        </w:r>
        <w:r w:rsidR="00EC5938">
          <w:rPr>
            <w:noProof/>
            <w:webHidden/>
          </w:rPr>
        </w:r>
        <w:r w:rsidR="00EC5938">
          <w:rPr>
            <w:noProof/>
            <w:webHidden/>
          </w:rPr>
          <w:fldChar w:fldCharType="separate"/>
        </w:r>
        <w:r w:rsidR="00554ADE">
          <w:rPr>
            <w:noProof/>
            <w:webHidden/>
          </w:rPr>
          <w:t>26</w:t>
        </w:r>
        <w:r w:rsidR="00EC5938">
          <w:rPr>
            <w:noProof/>
            <w:webHidden/>
          </w:rPr>
          <w:fldChar w:fldCharType="end"/>
        </w:r>
      </w:hyperlink>
    </w:p>
    <w:p w14:paraId="758FE810" w14:textId="01338755" w:rsidR="00EC5938" w:rsidRDefault="00555DAA">
      <w:pPr>
        <w:pStyle w:val="TOC2"/>
        <w:rPr>
          <w:rFonts w:asciiTheme="minorHAnsi" w:eastAsiaTheme="minorEastAsia" w:hAnsiTheme="minorHAnsi" w:cstheme="minorBidi"/>
          <w:bCs w:val="0"/>
          <w:sz w:val="22"/>
          <w:szCs w:val="22"/>
          <w:lang w:val="en-HK" w:eastAsia="zh-TW"/>
        </w:rPr>
      </w:pPr>
      <w:hyperlink w:anchor="_Toc122524210" w:history="1">
        <w:r w:rsidR="00EC5938" w:rsidRPr="002620DD">
          <w:rPr>
            <w:rStyle w:val="Hyperlink"/>
            <w:rFonts w:cstheme="minorHAnsi"/>
            <w:lang w:bidi="en-US"/>
          </w:rPr>
          <w:t>5.2 Proposed Solution</w:t>
        </w:r>
        <w:r w:rsidR="00EC5938">
          <w:rPr>
            <w:webHidden/>
          </w:rPr>
          <w:tab/>
        </w:r>
        <w:r w:rsidR="00EC5938">
          <w:rPr>
            <w:webHidden/>
          </w:rPr>
          <w:fldChar w:fldCharType="begin"/>
        </w:r>
        <w:r w:rsidR="00EC5938">
          <w:rPr>
            <w:webHidden/>
          </w:rPr>
          <w:instrText xml:space="preserve"> PAGEREF _Toc122524210 \h </w:instrText>
        </w:r>
        <w:r w:rsidR="00EC5938">
          <w:rPr>
            <w:webHidden/>
          </w:rPr>
        </w:r>
        <w:r w:rsidR="00EC5938">
          <w:rPr>
            <w:webHidden/>
          </w:rPr>
          <w:fldChar w:fldCharType="separate"/>
        </w:r>
        <w:r w:rsidR="00554ADE">
          <w:rPr>
            <w:webHidden/>
          </w:rPr>
          <w:t>27</w:t>
        </w:r>
        <w:r w:rsidR="00EC5938">
          <w:rPr>
            <w:webHidden/>
          </w:rPr>
          <w:fldChar w:fldCharType="end"/>
        </w:r>
      </w:hyperlink>
    </w:p>
    <w:p w14:paraId="2CC6A4E0" w14:textId="6FF299E6" w:rsidR="00EC5938" w:rsidRDefault="00555DAA">
      <w:pPr>
        <w:pStyle w:val="TOC3"/>
        <w:rPr>
          <w:rFonts w:asciiTheme="minorHAnsi" w:eastAsiaTheme="minorEastAsia" w:hAnsiTheme="minorHAnsi" w:cstheme="minorBidi"/>
          <w:noProof/>
          <w:sz w:val="22"/>
          <w:szCs w:val="22"/>
          <w:lang w:val="en-HK" w:eastAsia="zh-TW"/>
        </w:rPr>
      </w:pPr>
      <w:hyperlink w:anchor="_Toc122524211" w:history="1">
        <w:r w:rsidR="00EC5938" w:rsidRPr="002620DD">
          <w:rPr>
            <w:rStyle w:val="Hyperlink"/>
            <w:rFonts w:cstheme="minorHAnsi"/>
            <w:bCs/>
            <w:noProof/>
          </w:rPr>
          <w:t>5.2</w:t>
        </w:r>
        <w:r w:rsidR="00EC5938" w:rsidRPr="002620DD">
          <w:rPr>
            <w:rStyle w:val="Hyperlink"/>
            <w:rFonts w:cstheme="minorHAnsi"/>
            <w:noProof/>
          </w:rPr>
          <w:t>.</w:t>
        </w:r>
        <w:r w:rsidR="00EC5938" w:rsidRPr="002620DD">
          <w:rPr>
            <w:rStyle w:val="Hyperlink"/>
            <w:rFonts w:cstheme="minorHAnsi"/>
            <w:bCs/>
            <w:noProof/>
          </w:rPr>
          <w:t>1</w:t>
        </w:r>
        <w:r w:rsidR="00EC5938" w:rsidRPr="002620DD">
          <w:rPr>
            <w:rStyle w:val="Hyperlink"/>
            <w:rFonts w:cstheme="minorHAnsi"/>
            <w:noProof/>
          </w:rPr>
          <w:t xml:space="preserve"> Reference Sites</w:t>
        </w:r>
        <w:r w:rsidR="00EC5938">
          <w:rPr>
            <w:noProof/>
            <w:webHidden/>
          </w:rPr>
          <w:tab/>
        </w:r>
        <w:r w:rsidR="00EC5938">
          <w:rPr>
            <w:noProof/>
            <w:webHidden/>
          </w:rPr>
          <w:fldChar w:fldCharType="begin"/>
        </w:r>
        <w:r w:rsidR="00EC5938">
          <w:rPr>
            <w:noProof/>
            <w:webHidden/>
          </w:rPr>
          <w:instrText xml:space="preserve"> PAGEREF _Toc122524211 \h </w:instrText>
        </w:r>
        <w:r w:rsidR="00EC5938">
          <w:rPr>
            <w:noProof/>
            <w:webHidden/>
          </w:rPr>
        </w:r>
        <w:r w:rsidR="00EC5938">
          <w:rPr>
            <w:noProof/>
            <w:webHidden/>
          </w:rPr>
          <w:fldChar w:fldCharType="separate"/>
        </w:r>
        <w:r w:rsidR="00554ADE">
          <w:rPr>
            <w:noProof/>
            <w:webHidden/>
          </w:rPr>
          <w:t>27</w:t>
        </w:r>
        <w:r w:rsidR="00EC5938">
          <w:rPr>
            <w:noProof/>
            <w:webHidden/>
          </w:rPr>
          <w:fldChar w:fldCharType="end"/>
        </w:r>
      </w:hyperlink>
    </w:p>
    <w:p w14:paraId="5BAFF0FA" w14:textId="2F37C80D" w:rsidR="00EC5938" w:rsidRDefault="00555DAA">
      <w:pPr>
        <w:pStyle w:val="TOC3"/>
        <w:rPr>
          <w:rFonts w:asciiTheme="minorHAnsi" w:eastAsiaTheme="minorEastAsia" w:hAnsiTheme="minorHAnsi" w:cstheme="minorBidi"/>
          <w:noProof/>
          <w:sz w:val="22"/>
          <w:szCs w:val="22"/>
          <w:lang w:val="en-HK" w:eastAsia="zh-TW"/>
        </w:rPr>
      </w:pPr>
      <w:hyperlink w:anchor="_Toc122524212" w:history="1">
        <w:r w:rsidR="00EC5938" w:rsidRPr="002620DD">
          <w:rPr>
            <w:rStyle w:val="Hyperlink"/>
            <w:rFonts w:cstheme="minorHAnsi"/>
            <w:noProof/>
            <w:lang w:bidi="en-US"/>
          </w:rPr>
          <w:t>5.2.2 Technical Proposal Section</w:t>
        </w:r>
        <w:r w:rsidR="00EC5938">
          <w:rPr>
            <w:noProof/>
            <w:webHidden/>
          </w:rPr>
          <w:tab/>
        </w:r>
        <w:r w:rsidR="00EC5938">
          <w:rPr>
            <w:noProof/>
            <w:webHidden/>
          </w:rPr>
          <w:fldChar w:fldCharType="begin"/>
        </w:r>
        <w:r w:rsidR="00EC5938">
          <w:rPr>
            <w:noProof/>
            <w:webHidden/>
          </w:rPr>
          <w:instrText xml:space="preserve"> PAGEREF _Toc122524212 \h </w:instrText>
        </w:r>
        <w:r w:rsidR="00EC5938">
          <w:rPr>
            <w:noProof/>
            <w:webHidden/>
          </w:rPr>
        </w:r>
        <w:r w:rsidR="00EC5938">
          <w:rPr>
            <w:noProof/>
            <w:webHidden/>
          </w:rPr>
          <w:fldChar w:fldCharType="separate"/>
        </w:r>
        <w:r w:rsidR="00554ADE">
          <w:rPr>
            <w:noProof/>
            <w:webHidden/>
          </w:rPr>
          <w:t>28</w:t>
        </w:r>
        <w:r w:rsidR="00EC5938">
          <w:rPr>
            <w:noProof/>
            <w:webHidden/>
          </w:rPr>
          <w:fldChar w:fldCharType="end"/>
        </w:r>
      </w:hyperlink>
    </w:p>
    <w:p w14:paraId="07BC8B3A" w14:textId="18058F1B" w:rsidR="00EC5938" w:rsidRDefault="00555DAA">
      <w:pPr>
        <w:pStyle w:val="TOC3"/>
        <w:rPr>
          <w:rFonts w:asciiTheme="minorHAnsi" w:eastAsiaTheme="minorEastAsia" w:hAnsiTheme="minorHAnsi" w:cstheme="minorBidi"/>
          <w:noProof/>
          <w:sz w:val="22"/>
          <w:szCs w:val="22"/>
          <w:lang w:val="en-HK" w:eastAsia="zh-TW"/>
        </w:rPr>
      </w:pPr>
      <w:hyperlink w:anchor="_Toc122524213" w:history="1">
        <w:r w:rsidR="00EC5938" w:rsidRPr="002620DD">
          <w:rPr>
            <w:rStyle w:val="Hyperlink"/>
            <w:rFonts w:cstheme="minorHAnsi"/>
            <w:noProof/>
            <w:lang w:bidi="en-US"/>
          </w:rPr>
          <w:t>5.2.3 Financial Proposal Section</w:t>
        </w:r>
        <w:r w:rsidR="00EC5938">
          <w:rPr>
            <w:noProof/>
            <w:webHidden/>
          </w:rPr>
          <w:tab/>
        </w:r>
        <w:r w:rsidR="00EC5938">
          <w:rPr>
            <w:noProof/>
            <w:webHidden/>
          </w:rPr>
          <w:fldChar w:fldCharType="begin"/>
        </w:r>
        <w:r w:rsidR="00EC5938">
          <w:rPr>
            <w:noProof/>
            <w:webHidden/>
          </w:rPr>
          <w:instrText xml:space="preserve"> PAGEREF _Toc122524213 \h </w:instrText>
        </w:r>
        <w:r w:rsidR="00EC5938">
          <w:rPr>
            <w:noProof/>
            <w:webHidden/>
          </w:rPr>
        </w:r>
        <w:r w:rsidR="00EC5938">
          <w:rPr>
            <w:noProof/>
            <w:webHidden/>
          </w:rPr>
          <w:fldChar w:fldCharType="separate"/>
        </w:r>
        <w:r w:rsidR="00554ADE">
          <w:rPr>
            <w:noProof/>
            <w:webHidden/>
          </w:rPr>
          <w:t>29</w:t>
        </w:r>
        <w:r w:rsidR="00EC5938">
          <w:rPr>
            <w:noProof/>
            <w:webHidden/>
          </w:rPr>
          <w:fldChar w:fldCharType="end"/>
        </w:r>
      </w:hyperlink>
    </w:p>
    <w:p w14:paraId="6735F2D4" w14:textId="136C1839" w:rsidR="00EC5938" w:rsidRDefault="00555DAA">
      <w:pPr>
        <w:pStyle w:val="TOC3"/>
        <w:rPr>
          <w:rFonts w:asciiTheme="minorHAnsi" w:eastAsiaTheme="minorEastAsia" w:hAnsiTheme="minorHAnsi" w:cstheme="minorBidi"/>
          <w:noProof/>
          <w:sz w:val="22"/>
          <w:szCs w:val="22"/>
          <w:lang w:val="en-HK" w:eastAsia="zh-TW"/>
        </w:rPr>
      </w:pPr>
      <w:hyperlink w:anchor="_Toc122524214" w:history="1">
        <w:r w:rsidR="00EC5938" w:rsidRPr="002620DD">
          <w:rPr>
            <w:rStyle w:val="Hyperlink"/>
            <w:rFonts w:cstheme="minorHAnsi"/>
            <w:noProof/>
            <w:lang w:bidi="en-US"/>
          </w:rPr>
          <w:t>5.2.4 Demonstrations / Presentations</w:t>
        </w:r>
        <w:r w:rsidR="00EC5938">
          <w:rPr>
            <w:noProof/>
            <w:webHidden/>
          </w:rPr>
          <w:tab/>
        </w:r>
        <w:r w:rsidR="00EC5938">
          <w:rPr>
            <w:noProof/>
            <w:webHidden/>
          </w:rPr>
          <w:fldChar w:fldCharType="begin"/>
        </w:r>
        <w:r w:rsidR="00EC5938">
          <w:rPr>
            <w:noProof/>
            <w:webHidden/>
          </w:rPr>
          <w:instrText xml:space="preserve"> PAGEREF _Toc122524214 \h </w:instrText>
        </w:r>
        <w:r w:rsidR="00EC5938">
          <w:rPr>
            <w:noProof/>
            <w:webHidden/>
          </w:rPr>
        </w:r>
        <w:r w:rsidR="00EC5938">
          <w:rPr>
            <w:noProof/>
            <w:webHidden/>
          </w:rPr>
          <w:fldChar w:fldCharType="separate"/>
        </w:r>
        <w:r w:rsidR="00554ADE">
          <w:rPr>
            <w:noProof/>
            <w:webHidden/>
          </w:rPr>
          <w:t>29</w:t>
        </w:r>
        <w:r w:rsidR="00EC5938">
          <w:rPr>
            <w:noProof/>
            <w:webHidden/>
          </w:rPr>
          <w:fldChar w:fldCharType="end"/>
        </w:r>
      </w:hyperlink>
    </w:p>
    <w:p w14:paraId="1BB1A927" w14:textId="0E769C2C" w:rsidR="00EC5938" w:rsidRDefault="00555DAA">
      <w:pPr>
        <w:pStyle w:val="TOC3"/>
        <w:rPr>
          <w:rFonts w:asciiTheme="minorHAnsi" w:eastAsiaTheme="minorEastAsia" w:hAnsiTheme="minorHAnsi" w:cstheme="minorBidi"/>
          <w:noProof/>
          <w:sz w:val="22"/>
          <w:szCs w:val="22"/>
          <w:lang w:val="en-HK" w:eastAsia="zh-TW"/>
        </w:rPr>
      </w:pPr>
      <w:hyperlink w:anchor="_Toc122524215" w:history="1">
        <w:r w:rsidR="00EC5938" w:rsidRPr="002620DD">
          <w:rPr>
            <w:rStyle w:val="Hyperlink"/>
            <w:rFonts w:cstheme="minorHAnsi"/>
            <w:noProof/>
            <w:lang w:bidi="en-US"/>
          </w:rPr>
          <w:t>5.2.5 Sample Documents / Outputs</w:t>
        </w:r>
        <w:r w:rsidR="00EC5938">
          <w:rPr>
            <w:noProof/>
            <w:webHidden/>
          </w:rPr>
          <w:tab/>
        </w:r>
        <w:r w:rsidR="00EC5938">
          <w:rPr>
            <w:noProof/>
            <w:webHidden/>
          </w:rPr>
          <w:fldChar w:fldCharType="begin"/>
        </w:r>
        <w:r w:rsidR="00EC5938">
          <w:rPr>
            <w:noProof/>
            <w:webHidden/>
          </w:rPr>
          <w:instrText xml:space="preserve"> PAGEREF _Toc122524215 \h </w:instrText>
        </w:r>
        <w:r w:rsidR="00EC5938">
          <w:rPr>
            <w:noProof/>
            <w:webHidden/>
          </w:rPr>
        </w:r>
        <w:r w:rsidR="00EC5938">
          <w:rPr>
            <w:noProof/>
            <w:webHidden/>
          </w:rPr>
          <w:fldChar w:fldCharType="separate"/>
        </w:r>
        <w:r w:rsidR="00554ADE">
          <w:rPr>
            <w:noProof/>
            <w:webHidden/>
          </w:rPr>
          <w:t>29</w:t>
        </w:r>
        <w:r w:rsidR="00EC5938">
          <w:rPr>
            <w:noProof/>
            <w:webHidden/>
          </w:rPr>
          <w:fldChar w:fldCharType="end"/>
        </w:r>
      </w:hyperlink>
    </w:p>
    <w:p w14:paraId="09B2F37F" w14:textId="1F89504A" w:rsidR="00EC5938" w:rsidRDefault="00555DAA">
      <w:pPr>
        <w:pStyle w:val="TOC3"/>
        <w:rPr>
          <w:rFonts w:asciiTheme="minorHAnsi" w:eastAsiaTheme="minorEastAsia" w:hAnsiTheme="minorHAnsi" w:cstheme="minorBidi"/>
          <w:noProof/>
          <w:sz w:val="22"/>
          <w:szCs w:val="22"/>
          <w:lang w:val="en-HK" w:eastAsia="zh-TW"/>
        </w:rPr>
      </w:pPr>
      <w:hyperlink w:anchor="_Toc122524216" w:history="1">
        <w:r w:rsidR="00EC5938" w:rsidRPr="002620DD">
          <w:rPr>
            <w:rStyle w:val="Hyperlink"/>
            <w:rFonts w:cstheme="minorHAnsi"/>
            <w:noProof/>
            <w:lang w:bidi="en-US"/>
          </w:rPr>
          <w:t>5.2.6 Implementation Approach</w:t>
        </w:r>
        <w:r w:rsidR="00EC5938">
          <w:rPr>
            <w:noProof/>
            <w:webHidden/>
          </w:rPr>
          <w:tab/>
        </w:r>
        <w:r w:rsidR="00EC5938">
          <w:rPr>
            <w:noProof/>
            <w:webHidden/>
          </w:rPr>
          <w:fldChar w:fldCharType="begin"/>
        </w:r>
        <w:r w:rsidR="00EC5938">
          <w:rPr>
            <w:noProof/>
            <w:webHidden/>
          </w:rPr>
          <w:instrText xml:space="preserve"> PAGEREF _Toc122524216 \h </w:instrText>
        </w:r>
        <w:r w:rsidR="00EC5938">
          <w:rPr>
            <w:noProof/>
            <w:webHidden/>
          </w:rPr>
        </w:r>
        <w:r w:rsidR="00EC5938">
          <w:rPr>
            <w:noProof/>
            <w:webHidden/>
          </w:rPr>
          <w:fldChar w:fldCharType="separate"/>
        </w:r>
        <w:r w:rsidR="00554ADE">
          <w:rPr>
            <w:noProof/>
            <w:webHidden/>
          </w:rPr>
          <w:t>29</w:t>
        </w:r>
        <w:r w:rsidR="00EC5938">
          <w:rPr>
            <w:noProof/>
            <w:webHidden/>
          </w:rPr>
          <w:fldChar w:fldCharType="end"/>
        </w:r>
      </w:hyperlink>
    </w:p>
    <w:p w14:paraId="3133F6B3" w14:textId="514F626A" w:rsidR="00EC5938" w:rsidRDefault="00555DAA">
      <w:pPr>
        <w:pStyle w:val="TOC1"/>
        <w:rPr>
          <w:rFonts w:asciiTheme="minorHAnsi" w:eastAsiaTheme="minorEastAsia" w:hAnsiTheme="minorHAnsi" w:cstheme="minorBidi"/>
          <w:b w:val="0"/>
          <w:bCs w:val="0"/>
          <w:sz w:val="22"/>
          <w:szCs w:val="22"/>
          <w:lang w:val="en-HK" w:eastAsia="zh-TW"/>
        </w:rPr>
      </w:pPr>
      <w:hyperlink w:anchor="_Toc122524217" w:history="1">
        <w:r w:rsidR="00EC5938" w:rsidRPr="002620DD">
          <w:rPr>
            <w:rStyle w:val="Hyperlink"/>
            <w:rFonts w:cstheme="minorHAnsi"/>
            <w:lang w:bidi="en-US"/>
          </w:rPr>
          <w:t>6. Appendix</w:t>
        </w:r>
        <w:r w:rsidR="00EC5938">
          <w:rPr>
            <w:webHidden/>
          </w:rPr>
          <w:tab/>
        </w:r>
        <w:r w:rsidR="00EC5938">
          <w:rPr>
            <w:webHidden/>
          </w:rPr>
          <w:fldChar w:fldCharType="begin"/>
        </w:r>
        <w:r w:rsidR="00EC5938">
          <w:rPr>
            <w:webHidden/>
          </w:rPr>
          <w:instrText xml:space="preserve"> PAGEREF _Toc122524217 \h </w:instrText>
        </w:r>
        <w:r w:rsidR="00EC5938">
          <w:rPr>
            <w:webHidden/>
          </w:rPr>
        </w:r>
        <w:r w:rsidR="00EC5938">
          <w:rPr>
            <w:webHidden/>
          </w:rPr>
          <w:fldChar w:fldCharType="separate"/>
        </w:r>
        <w:r w:rsidR="00554ADE">
          <w:rPr>
            <w:webHidden/>
          </w:rPr>
          <w:t>30</w:t>
        </w:r>
        <w:r w:rsidR="00EC5938">
          <w:rPr>
            <w:webHidden/>
          </w:rPr>
          <w:fldChar w:fldCharType="end"/>
        </w:r>
      </w:hyperlink>
    </w:p>
    <w:p w14:paraId="318C0745" w14:textId="4C39C24F" w:rsidR="00EC5938" w:rsidRDefault="00555DAA">
      <w:pPr>
        <w:pStyle w:val="TOC2"/>
        <w:rPr>
          <w:rFonts w:asciiTheme="minorHAnsi" w:eastAsiaTheme="minorEastAsia" w:hAnsiTheme="minorHAnsi" w:cstheme="minorBidi"/>
          <w:bCs w:val="0"/>
          <w:sz w:val="22"/>
          <w:szCs w:val="22"/>
          <w:lang w:val="en-HK" w:eastAsia="zh-TW"/>
        </w:rPr>
      </w:pPr>
      <w:hyperlink w:anchor="_Toc122524218" w:history="1">
        <w:r w:rsidR="00EC5938" w:rsidRPr="002620DD">
          <w:rPr>
            <w:rStyle w:val="Hyperlink"/>
            <w:rFonts w:cstheme="minorHAnsi"/>
            <w:lang w:bidi="en-US"/>
          </w:rPr>
          <w:t>6.1 AAP report List</w:t>
        </w:r>
        <w:r w:rsidR="00EC5938">
          <w:rPr>
            <w:webHidden/>
          </w:rPr>
          <w:tab/>
        </w:r>
        <w:r w:rsidR="00EC5938">
          <w:rPr>
            <w:webHidden/>
          </w:rPr>
          <w:fldChar w:fldCharType="begin"/>
        </w:r>
        <w:r w:rsidR="00EC5938">
          <w:rPr>
            <w:webHidden/>
          </w:rPr>
          <w:instrText xml:space="preserve"> PAGEREF _Toc122524218 \h </w:instrText>
        </w:r>
        <w:r w:rsidR="00EC5938">
          <w:rPr>
            <w:webHidden/>
          </w:rPr>
        </w:r>
        <w:r w:rsidR="00EC5938">
          <w:rPr>
            <w:webHidden/>
          </w:rPr>
          <w:fldChar w:fldCharType="separate"/>
        </w:r>
        <w:r w:rsidR="00554ADE">
          <w:rPr>
            <w:webHidden/>
          </w:rPr>
          <w:t>30</w:t>
        </w:r>
        <w:r w:rsidR="00EC5938">
          <w:rPr>
            <w:webHidden/>
          </w:rPr>
          <w:fldChar w:fldCharType="end"/>
        </w:r>
      </w:hyperlink>
    </w:p>
    <w:p w14:paraId="63FFBE87" w14:textId="5AC6AB0B" w:rsidR="00EC5938" w:rsidRDefault="00555DAA">
      <w:pPr>
        <w:pStyle w:val="TOC2"/>
        <w:rPr>
          <w:rFonts w:asciiTheme="minorHAnsi" w:eastAsiaTheme="minorEastAsia" w:hAnsiTheme="minorHAnsi" w:cstheme="minorBidi"/>
          <w:bCs w:val="0"/>
          <w:sz w:val="22"/>
          <w:szCs w:val="22"/>
          <w:lang w:val="en-HK" w:eastAsia="zh-TW"/>
        </w:rPr>
      </w:pPr>
      <w:hyperlink w:anchor="_Toc122524219" w:history="1">
        <w:r w:rsidR="00EC5938" w:rsidRPr="002620DD">
          <w:rPr>
            <w:rStyle w:val="Hyperlink"/>
            <w:rFonts w:cstheme="minorHAnsi"/>
            <w:lang w:bidi="en-US"/>
          </w:rPr>
          <w:t>6.2 Application list in used for FTLife</w:t>
        </w:r>
        <w:r w:rsidR="00EC5938">
          <w:rPr>
            <w:webHidden/>
          </w:rPr>
          <w:tab/>
        </w:r>
        <w:r w:rsidR="00EC5938">
          <w:rPr>
            <w:webHidden/>
          </w:rPr>
          <w:fldChar w:fldCharType="begin"/>
        </w:r>
        <w:r w:rsidR="00EC5938">
          <w:rPr>
            <w:webHidden/>
          </w:rPr>
          <w:instrText xml:space="preserve"> PAGEREF _Toc122524219 \h </w:instrText>
        </w:r>
        <w:r w:rsidR="00EC5938">
          <w:rPr>
            <w:webHidden/>
          </w:rPr>
        </w:r>
        <w:r w:rsidR="00EC5938">
          <w:rPr>
            <w:webHidden/>
          </w:rPr>
          <w:fldChar w:fldCharType="separate"/>
        </w:r>
        <w:r w:rsidR="00554ADE">
          <w:rPr>
            <w:webHidden/>
          </w:rPr>
          <w:t>37</w:t>
        </w:r>
        <w:r w:rsidR="00EC5938">
          <w:rPr>
            <w:webHidden/>
          </w:rPr>
          <w:fldChar w:fldCharType="end"/>
        </w:r>
      </w:hyperlink>
    </w:p>
    <w:p w14:paraId="653D206D" w14:textId="1DFF03FC" w:rsidR="00EC5938" w:rsidRDefault="00555DAA">
      <w:pPr>
        <w:pStyle w:val="TOC2"/>
        <w:rPr>
          <w:rFonts w:asciiTheme="minorHAnsi" w:eastAsiaTheme="minorEastAsia" w:hAnsiTheme="minorHAnsi" w:cstheme="minorBidi"/>
          <w:bCs w:val="0"/>
          <w:sz w:val="22"/>
          <w:szCs w:val="22"/>
          <w:lang w:val="en-HK" w:eastAsia="zh-TW"/>
        </w:rPr>
      </w:pPr>
      <w:hyperlink w:anchor="_Toc122524220" w:history="1">
        <w:r w:rsidR="00EC5938" w:rsidRPr="002620DD">
          <w:rPr>
            <w:rStyle w:val="Hyperlink"/>
            <w:rFonts w:cstheme="minorHAnsi"/>
            <w:lang w:bidi="en-US"/>
          </w:rPr>
          <w:t>6.3 Service Request (SR) Ticket Examples</w:t>
        </w:r>
        <w:r w:rsidR="00EC5938">
          <w:rPr>
            <w:webHidden/>
          </w:rPr>
          <w:tab/>
        </w:r>
        <w:r w:rsidR="00EC5938">
          <w:rPr>
            <w:webHidden/>
          </w:rPr>
          <w:fldChar w:fldCharType="begin"/>
        </w:r>
        <w:r w:rsidR="00EC5938">
          <w:rPr>
            <w:webHidden/>
          </w:rPr>
          <w:instrText xml:space="preserve"> PAGEREF _Toc122524220 \h </w:instrText>
        </w:r>
        <w:r w:rsidR="00EC5938">
          <w:rPr>
            <w:webHidden/>
          </w:rPr>
        </w:r>
        <w:r w:rsidR="00EC5938">
          <w:rPr>
            <w:webHidden/>
          </w:rPr>
          <w:fldChar w:fldCharType="separate"/>
        </w:r>
        <w:r w:rsidR="00554ADE">
          <w:rPr>
            <w:webHidden/>
          </w:rPr>
          <w:t>39</w:t>
        </w:r>
        <w:r w:rsidR="00EC5938">
          <w:rPr>
            <w:webHidden/>
          </w:rPr>
          <w:fldChar w:fldCharType="end"/>
        </w:r>
      </w:hyperlink>
    </w:p>
    <w:p w14:paraId="7511D833" w14:textId="0C3AAE4D" w:rsidR="00EC5938" w:rsidRDefault="00555DAA">
      <w:pPr>
        <w:pStyle w:val="TOC1"/>
        <w:rPr>
          <w:rFonts w:asciiTheme="minorHAnsi" w:eastAsiaTheme="minorEastAsia" w:hAnsiTheme="minorHAnsi" w:cstheme="minorBidi"/>
          <w:b w:val="0"/>
          <w:bCs w:val="0"/>
          <w:sz w:val="22"/>
          <w:szCs w:val="22"/>
          <w:lang w:val="en-HK" w:eastAsia="zh-TW"/>
        </w:rPr>
      </w:pPr>
      <w:hyperlink w:anchor="_Toc122524221" w:history="1">
        <w:r w:rsidR="00EC5938" w:rsidRPr="002620DD">
          <w:rPr>
            <w:rStyle w:val="Hyperlink"/>
            <w:rFonts w:cstheme="minorHAnsi"/>
          </w:rPr>
          <w:t>7. Confidentiality Statement</w:t>
        </w:r>
        <w:r w:rsidR="00EC5938">
          <w:rPr>
            <w:webHidden/>
          </w:rPr>
          <w:tab/>
        </w:r>
        <w:r w:rsidR="00EC5938">
          <w:rPr>
            <w:webHidden/>
          </w:rPr>
          <w:fldChar w:fldCharType="begin"/>
        </w:r>
        <w:r w:rsidR="00EC5938">
          <w:rPr>
            <w:webHidden/>
          </w:rPr>
          <w:instrText xml:space="preserve"> PAGEREF _Toc122524221 \h </w:instrText>
        </w:r>
        <w:r w:rsidR="00EC5938">
          <w:rPr>
            <w:webHidden/>
          </w:rPr>
        </w:r>
        <w:r w:rsidR="00EC5938">
          <w:rPr>
            <w:webHidden/>
          </w:rPr>
          <w:fldChar w:fldCharType="separate"/>
        </w:r>
        <w:r w:rsidR="00554ADE">
          <w:rPr>
            <w:webHidden/>
          </w:rPr>
          <w:t>45</w:t>
        </w:r>
        <w:r w:rsidR="00EC5938">
          <w:rPr>
            <w:webHidden/>
          </w:rPr>
          <w:fldChar w:fldCharType="end"/>
        </w:r>
      </w:hyperlink>
    </w:p>
    <w:p w14:paraId="7B6C7B93" w14:textId="48A01E3A" w:rsidR="00377B74" w:rsidRPr="00630F39" w:rsidRDefault="00C34C60" w:rsidP="00576342">
      <w:pPr>
        <w:tabs>
          <w:tab w:val="left" w:leader="dot" w:pos="9180"/>
        </w:tabs>
        <w:spacing w:before="80" w:line="228" w:lineRule="auto"/>
        <w:rPr>
          <w:rFonts w:asciiTheme="minorHAnsi" w:hAnsiTheme="minorHAnsi" w:cstheme="minorHAnsi"/>
        </w:rPr>
      </w:pPr>
      <w:r w:rsidRPr="00630F39">
        <w:rPr>
          <w:rFonts w:asciiTheme="minorHAnsi" w:eastAsia="Times New Roman" w:hAnsiTheme="minorHAnsi" w:cstheme="minorHAnsi"/>
          <w:bCs/>
          <w:noProof/>
          <w:szCs w:val="32"/>
          <w:lang w:eastAsia="en-US"/>
        </w:rPr>
        <w:fldChar w:fldCharType="end"/>
      </w:r>
    </w:p>
    <w:p w14:paraId="0BCDC046" w14:textId="77777777" w:rsidR="0016646B" w:rsidRPr="00630F39" w:rsidRDefault="0016646B">
      <w:pPr>
        <w:pStyle w:val="Heading1"/>
        <w:jc w:val="both"/>
        <w:rPr>
          <w:rFonts w:asciiTheme="minorHAnsi" w:eastAsia="Arial Unicode MS" w:hAnsiTheme="minorHAnsi" w:cstheme="minorHAnsi"/>
          <w:bCs w:val="0"/>
          <w:caps/>
          <w:lang w:val="en-GB"/>
        </w:rPr>
        <w:sectPr w:rsidR="0016646B" w:rsidRPr="00630F39">
          <w:headerReference w:type="even" r:id="rId12"/>
          <w:headerReference w:type="default" r:id="rId13"/>
          <w:footerReference w:type="even" r:id="rId14"/>
          <w:footerReference w:type="default" r:id="rId15"/>
          <w:headerReference w:type="first" r:id="rId16"/>
          <w:footerReference w:type="first" r:id="rId17"/>
          <w:pgSz w:w="11909" w:h="16834" w:code="9"/>
          <w:pgMar w:top="662" w:right="1224" w:bottom="1080" w:left="1195" w:header="720" w:footer="720" w:gutter="0"/>
          <w:pgNumType w:fmt="lowerRoman" w:start="1"/>
          <w:cols w:space="720"/>
          <w:titlePg/>
          <w:docGrid w:linePitch="360"/>
        </w:sectPr>
      </w:pPr>
    </w:p>
    <w:p w14:paraId="6F55F94B" w14:textId="77777777" w:rsidR="00222CFE" w:rsidRPr="00630F39" w:rsidRDefault="00222CFE" w:rsidP="00BB47B1">
      <w:pPr>
        <w:rPr>
          <w:rFonts w:asciiTheme="minorHAnsi" w:hAnsiTheme="minorHAnsi" w:cstheme="minorHAnsi"/>
        </w:rPr>
      </w:pPr>
      <w:bookmarkStart w:id="3" w:name="_Toc104279741"/>
      <w:bookmarkStart w:id="4" w:name="_Toc271198237"/>
      <w:bookmarkEnd w:id="2"/>
    </w:p>
    <w:p w14:paraId="5049B778" w14:textId="77777777" w:rsidR="00222CFE" w:rsidRPr="00630F39" w:rsidRDefault="00222CFE" w:rsidP="00B46401">
      <w:pPr>
        <w:pStyle w:val="Heading1"/>
        <w:rPr>
          <w:rFonts w:asciiTheme="minorHAnsi" w:hAnsiTheme="minorHAnsi" w:cstheme="minorHAnsi"/>
        </w:rPr>
      </w:pPr>
      <w:bookmarkStart w:id="5" w:name="_Toc434483608"/>
      <w:bookmarkStart w:id="6" w:name="_Toc122524168"/>
      <w:r w:rsidRPr="00630F39">
        <w:rPr>
          <w:rFonts w:asciiTheme="minorHAnsi" w:hAnsiTheme="minorHAnsi" w:cstheme="minorHAnsi"/>
        </w:rPr>
        <w:t>1. Introduction</w:t>
      </w:r>
      <w:bookmarkEnd w:id="5"/>
      <w:bookmarkEnd w:id="6"/>
    </w:p>
    <w:p w14:paraId="37104EEF" w14:textId="77777777" w:rsidR="00222CFE" w:rsidRPr="00630F39" w:rsidRDefault="00222CFE" w:rsidP="00B736A1">
      <w:pPr>
        <w:rPr>
          <w:rFonts w:asciiTheme="minorHAnsi" w:hAnsiTheme="minorHAnsi" w:cstheme="minorHAnsi"/>
        </w:rPr>
      </w:pPr>
    </w:p>
    <w:p w14:paraId="07B10696" w14:textId="77777777" w:rsidR="00222CFE" w:rsidRPr="00630F39" w:rsidRDefault="00222CFE" w:rsidP="0081022F">
      <w:pPr>
        <w:pStyle w:val="Heading2"/>
        <w:rPr>
          <w:rFonts w:asciiTheme="minorHAnsi" w:hAnsiTheme="minorHAnsi" w:cstheme="minorHAnsi"/>
        </w:rPr>
      </w:pPr>
      <w:bookmarkStart w:id="7" w:name="_Toc434483609"/>
      <w:bookmarkStart w:id="8" w:name="_Toc122524169"/>
      <w:r w:rsidRPr="00630F39">
        <w:rPr>
          <w:rFonts w:asciiTheme="minorHAnsi" w:hAnsiTheme="minorHAnsi" w:cstheme="minorHAnsi"/>
        </w:rPr>
        <w:t xml:space="preserve">1.1 </w:t>
      </w:r>
      <w:r w:rsidR="00470FCB" w:rsidRPr="00630F39">
        <w:rPr>
          <w:rFonts w:asciiTheme="minorHAnsi" w:hAnsiTheme="minorHAnsi" w:cstheme="minorHAnsi"/>
        </w:rPr>
        <w:t xml:space="preserve">About </w:t>
      </w:r>
      <w:proofErr w:type="spellStart"/>
      <w:r w:rsidR="00AF0BD0" w:rsidRPr="00630F39">
        <w:rPr>
          <w:rFonts w:asciiTheme="minorHAnsi" w:hAnsiTheme="minorHAnsi" w:cstheme="minorHAnsi"/>
        </w:rPr>
        <w:t>FTLife</w:t>
      </w:r>
      <w:bookmarkEnd w:id="7"/>
      <w:bookmarkEnd w:id="8"/>
      <w:proofErr w:type="spellEnd"/>
    </w:p>
    <w:p w14:paraId="448A28F5" w14:textId="77777777" w:rsidR="000B7C0C" w:rsidRPr="00630F39" w:rsidRDefault="000B7C0C" w:rsidP="000B7C0C">
      <w:pPr>
        <w:jc w:val="both"/>
        <w:rPr>
          <w:rFonts w:asciiTheme="minorHAnsi" w:hAnsiTheme="minorHAnsi" w:cstheme="minorHAnsi"/>
          <w:szCs w:val="20"/>
          <w:lang w:val="en-US"/>
        </w:rPr>
      </w:pPr>
      <w:proofErr w:type="spellStart"/>
      <w:r w:rsidRPr="00630F39">
        <w:rPr>
          <w:rFonts w:asciiTheme="minorHAnsi" w:hAnsiTheme="minorHAnsi" w:cstheme="minorHAnsi"/>
          <w:szCs w:val="20"/>
          <w:lang w:val="en-US"/>
        </w:rPr>
        <w:t>FTLife</w:t>
      </w:r>
      <w:proofErr w:type="spellEnd"/>
      <w:r w:rsidRPr="00630F39">
        <w:rPr>
          <w:rFonts w:asciiTheme="minorHAnsi" w:hAnsiTheme="minorHAnsi" w:cstheme="minorHAnsi"/>
          <w:szCs w:val="20"/>
          <w:lang w:val="en-US"/>
        </w:rPr>
        <w:t xml:space="preserve"> Insurance Company Limited ("</w:t>
      </w:r>
      <w:proofErr w:type="spellStart"/>
      <w:r w:rsidRPr="00630F39">
        <w:rPr>
          <w:rFonts w:asciiTheme="minorHAnsi" w:hAnsiTheme="minorHAnsi" w:cstheme="minorHAnsi"/>
          <w:szCs w:val="20"/>
          <w:lang w:val="en-US"/>
        </w:rPr>
        <w:t>FTLife</w:t>
      </w:r>
      <w:proofErr w:type="spellEnd"/>
      <w:r w:rsidRPr="00630F39">
        <w:rPr>
          <w:rFonts w:asciiTheme="minorHAnsi" w:hAnsiTheme="minorHAnsi" w:cstheme="minorHAnsi"/>
          <w:szCs w:val="20"/>
          <w:lang w:val="en-US"/>
        </w:rPr>
        <w:t xml:space="preserve">") has been a </w:t>
      </w:r>
      <w:proofErr w:type="gramStart"/>
      <w:r w:rsidRPr="00630F39">
        <w:rPr>
          <w:rFonts w:asciiTheme="minorHAnsi" w:hAnsiTheme="minorHAnsi" w:cstheme="minorHAnsi"/>
          <w:szCs w:val="20"/>
          <w:lang w:val="en-US"/>
        </w:rPr>
        <w:t>wholly-owned</w:t>
      </w:r>
      <w:proofErr w:type="gramEnd"/>
      <w:r w:rsidRPr="00630F39">
        <w:rPr>
          <w:rFonts w:asciiTheme="minorHAnsi" w:hAnsiTheme="minorHAnsi" w:cstheme="minorHAnsi"/>
          <w:szCs w:val="20"/>
          <w:lang w:val="en-US"/>
        </w:rPr>
        <w:t xml:space="preserve"> subsidiary of NWS Holdings Limited since 2019.  This is a signiﬁcant milestone for us as it marks the start of a new era under the umbrella of New World Group.</w:t>
      </w:r>
    </w:p>
    <w:p w14:paraId="035222AA" w14:textId="77777777" w:rsidR="000B7C0C" w:rsidRPr="00630F39" w:rsidRDefault="000B7C0C" w:rsidP="000B7C0C">
      <w:pPr>
        <w:jc w:val="both"/>
        <w:rPr>
          <w:rFonts w:asciiTheme="minorHAnsi" w:hAnsiTheme="minorHAnsi" w:cstheme="minorHAnsi"/>
          <w:szCs w:val="20"/>
          <w:lang w:val="en-US"/>
        </w:rPr>
      </w:pPr>
    </w:p>
    <w:p w14:paraId="01087734" w14:textId="3BF1A717" w:rsidR="000B7C0C" w:rsidRPr="00630F39" w:rsidRDefault="000B7C0C" w:rsidP="000B7C0C">
      <w:pPr>
        <w:jc w:val="both"/>
        <w:rPr>
          <w:rFonts w:asciiTheme="minorHAnsi" w:hAnsiTheme="minorHAnsi" w:cstheme="minorHAnsi"/>
          <w:szCs w:val="20"/>
          <w:lang w:val="en-US"/>
        </w:rPr>
      </w:pPr>
      <w:r w:rsidRPr="00630F39">
        <w:rPr>
          <w:rFonts w:asciiTheme="minorHAnsi" w:hAnsiTheme="minorHAnsi" w:cstheme="minorHAnsi"/>
          <w:szCs w:val="20"/>
          <w:lang w:val="en-US"/>
        </w:rPr>
        <w:t>We have more than 30 years of heritage in providing individuals and institutions with diversiﬁed insurance and ﬁnancial planning products and services, including life, health, accident, savings and investment insurance.  As a member of New World Group, we work with diversiﬁed businesses within the Group to create synergies and provide our customers with best-in-class life-planning solutions, from wealth management and succession to health, well</w:t>
      </w:r>
      <w:r w:rsidR="003B104C" w:rsidRPr="00630F39">
        <w:rPr>
          <w:rFonts w:asciiTheme="minorHAnsi" w:hAnsiTheme="minorHAnsi" w:cstheme="minorHAnsi"/>
          <w:szCs w:val="20"/>
          <w:lang w:val="en-US"/>
        </w:rPr>
        <w:t>-</w:t>
      </w:r>
      <w:r w:rsidRPr="00630F39">
        <w:rPr>
          <w:rFonts w:asciiTheme="minorHAnsi" w:hAnsiTheme="minorHAnsi" w:cstheme="minorHAnsi"/>
          <w:szCs w:val="20"/>
          <w:lang w:val="en-US"/>
        </w:rPr>
        <w:t>being and quality of life enhancement, that help them lead more fulﬁlling lives.</w:t>
      </w:r>
    </w:p>
    <w:p w14:paraId="3CD1B626" w14:textId="77777777" w:rsidR="000B7C0C" w:rsidRPr="00630F39" w:rsidRDefault="000B7C0C" w:rsidP="000B7C0C">
      <w:pPr>
        <w:jc w:val="both"/>
        <w:rPr>
          <w:rFonts w:asciiTheme="minorHAnsi" w:hAnsiTheme="minorHAnsi" w:cstheme="minorHAnsi"/>
          <w:szCs w:val="20"/>
          <w:lang w:val="en-US"/>
        </w:rPr>
      </w:pPr>
    </w:p>
    <w:p w14:paraId="54459961" w14:textId="77777777" w:rsidR="000B7C0C" w:rsidRPr="00630F39" w:rsidRDefault="000B7C0C" w:rsidP="000B7C0C">
      <w:pPr>
        <w:jc w:val="both"/>
        <w:rPr>
          <w:rFonts w:asciiTheme="minorHAnsi" w:hAnsiTheme="minorHAnsi" w:cstheme="minorHAnsi"/>
          <w:b/>
          <w:lang w:val="en-US"/>
        </w:rPr>
      </w:pPr>
      <w:r w:rsidRPr="00630F39">
        <w:rPr>
          <w:rFonts w:asciiTheme="minorHAnsi" w:hAnsiTheme="minorHAnsi" w:cstheme="minorHAnsi"/>
          <w:szCs w:val="20"/>
          <w:lang w:val="en-US"/>
        </w:rPr>
        <w:t>It is a golden era full of opportunities.  We will leverage the diverse businesses and great business network of the Group to work side-by-side with different stakeholders as we strive for continuous innovation and success.</w:t>
      </w:r>
    </w:p>
    <w:p w14:paraId="04FCB5A4" w14:textId="77777777" w:rsidR="00222CFE" w:rsidRPr="00630F39" w:rsidRDefault="00222CFE" w:rsidP="00222CFE">
      <w:pPr>
        <w:jc w:val="both"/>
        <w:rPr>
          <w:rFonts w:asciiTheme="minorHAnsi" w:hAnsiTheme="minorHAnsi" w:cstheme="minorHAnsi"/>
          <w:b/>
          <w:lang w:val="en-US"/>
        </w:rPr>
      </w:pPr>
    </w:p>
    <w:p w14:paraId="6DD10FFE" w14:textId="77777777" w:rsidR="002460E0" w:rsidRPr="00630F39" w:rsidRDefault="002460E0" w:rsidP="00222CFE">
      <w:pPr>
        <w:jc w:val="both"/>
        <w:rPr>
          <w:rFonts w:asciiTheme="minorHAnsi" w:hAnsiTheme="minorHAnsi" w:cstheme="minorHAnsi"/>
          <w:b/>
          <w:lang w:val="en-US"/>
        </w:rPr>
      </w:pPr>
    </w:p>
    <w:p w14:paraId="085F850E" w14:textId="33D01880" w:rsidR="00222CFE" w:rsidRPr="00630F39" w:rsidRDefault="00222CFE" w:rsidP="0081022F">
      <w:pPr>
        <w:pStyle w:val="Heading2"/>
        <w:rPr>
          <w:rFonts w:asciiTheme="minorHAnsi" w:hAnsiTheme="minorHAnsi" w:cstheme="minorHAnsi"/>
        </w:rPr>
      </w:pPr>
      <w:bookmarkStart w:id="9" w:name="_Toc434483610"/>
      <w:bookmarkStart w:id="10" w:name="_Toc122524170"/>
      <w:r w:rsidRPr="00630F39">
        <w:rPr>
          <w:rFonts w:asciiTheme="minorHAnsi" w:hAnsiTheme="minorHAnsi" w:cstheme="minorHAnsi"/>
        </w:rPr>
        <w:t xml:space="preserve">1.2 </w:t>
      </w:r>
      <w:bookmarkEnd w:id="9"/>
      <w:r w:rsidR="00D264BC" w:rsidRPr="00630F39">
        <w:rPr>
          <w:rFonts w:asciiTheme="minorHAnsi" w:hAnsiTheme="minorHAnsi" w:cstheme="minorHAnsi"/>
        </w:rPr>
        <w:t>Objectives</w:t>
      </w:r>
      <w:bookmarkEnd w:id="10"/>
    </w:p>
    <w:p w14:paraId="2A0994C1" w14:textId="77777777" w:rsidR="00046C59" w:rsidRDefault="009E2A79" w:rsidP="009E2A79">
      <w:pPr>
        <w:jc w:val="both"/>
        <w:rPr>
          <w:ins w:id="11" w:author="Kelvin Wong Kin" w:date="2023-01-30T10:03:00Z"/>
          <w:rFonts w:asciiTheme="minorHAnsi" w:hAnsiTheme="minorHAnsi" w:cstheme="minorHAnsi"/>
          <w:szCs w:val="20"/>
          <w:lang w:eastAsia="zh-HK"/>
        </w:rPr>
      </w:pPr>
      <w:proofErr w:type="spellStart"/>
      <w:r w:rsidRPr="00630F39">
        <w:rPr>
          <w:rFonts w:asciiTheme="minorHAnsi" w:hAnsiTheme="minorHAnsi" w:cstheme="minorHAnsi"/>
          <w:szCs w:val="20"/>
          <w:lang w:eastAsia="zh-HK"/>
        </w:rPr>
        <w:t>FTLife</w:t>
      </w:r>
      <w:proofErr w:type="spellEnd"/>
      <w:r w:rsidRPr="00630F39">
        <w:rPr>
          <w:rFonts w:asciiTheme="minorHAnsi" w:hAnsiTheme="minorHAnsi" w:cstheme="minorHAnsi"/>
          <w:szCs w:val="20"/>
          <w:lang w:eastAsia="zh-HK"/>
        </w:rPr>
        <w:t xml:space="preserve"> is requesting proposals from qualified service providers to engage </w:t>
      </w:r>
      <w:r w:rsidR="00FC7A62" w:rsidRPr="00630F39">
        <w:rPr>
          <w:rFonts w:asciiTheme="minorHAnsi" w:hAnsiTheme="minorHAnsi" w:cstheme="minorHAnsi"/>
          <w:szCs w:val="20"/>
          <w:lang w:eastAsia="zh-HK"/>
        </w:rPr>
        <w:t>in</w:t>
      </w:r>
      <w:r w:rsidR="00B763C5" w:rsidRPr="00630F39">
        <w:rPr>
          <w:rFonts w:asciiTheme="minorHAnsi" w:hAnsiTheme="minorHAnsi" w:cstheme="minorHAnsi"/>
          <w:szCs w:val="20"/>
          <w:lang w:eastAsia="zh-HK"/>
        </w:rPr>
        <w:t xml:space="preserve"> </w:t>
      </w:r>
      <w:r w:rsidR="009A307D">
        <w:rPr>
          <w:rFonts w:asciiTheme="minorHAnsi" w:hAnsiTheme="minorHAnsi" w:cstheme="minorHAnsi"/>
          <w:szCs w:val="20"/>
          <w:lang w:eastAsia="zh-HK"/>
        </w:rPr>
        <w:t>our data</w:t>
      </w:r>
      <w:r w:rsidR="00764651" w:rsidRPr="00630F39">
        <w:rPr>
          <w:rFonts w:asciiTheme="minorHAnsi" w:hAnsiTheme="minorHAnsi" w:cstheme="minorHAnsi"/>
          <w:szCs w:val="20"/>
          <w:lang w:eastAsia="zh-HK"/>
        </w:rPr>
        <w:t xml:space="preserve"> initiative to design </w:t>
      </w:r>
      <w:r w:rsidR="002E4A75" w:rsidRPr="00630F39">
        <w:rPr>
          <w:rFonts w:asciiTheme="minorHAnsi" w:hAnsiTheme="minorHAnsi" w:cstheme="minorHAnsi"/>
          <w:szCs w:val="20"/>
          <w:lang w:eastAsia="zh-HK"/>
        </w:rPr>
        <w:t xml:space="preserve">and </w:t>
      </w:r>
      <w:r w:rsidR="00764651" w:rsidRPr="00630F39">
        <w:rPr>
          <w:rFonts w:asciiTheme="minorHAnsi" w:hAnsiTheme="minorHAnsi" w:cstheme="minorHAnsi"/>
          <w:szCs w:val="20"/>
          <w:lang w:eastAsia="zh-HK"/>
        </w:rPr>
        <w:t>implement</w:t>
      </w:r>
      <w:r w:rsidR="002E4A75" w:rsidRPr="00630F39">
        <w:rPr>
          <w:rFonts w:asciiTheme="minorHAnsi" w:hAnsiTheme="minorHAnsi" w:cstheme="minorHAnsi"/>
          <w:szCs w:val="20"/>
          <w:lang w:eastAsia="zh-HK"/>
        </w:rPr>
        <w:t xml:space="preserve"> </w:t>
      </w:r>
      <w:ins w:id="12" w:author="Kelvin Wong Kin" w:date="2023-01-30T10:02:00Z">
        <w:r w:rsidR="00046C59">
          <w:rPr>
            <w:rFonts w:asciiTheme="minorHAnsi" w:hAnsiTheme="minorHAnsi" w:cstheme="minorHAnsi"/>
            <w:szCs w:val="20"/>
            <w:lang w:eastAsia="zh-HK"/>
          </w:rPr>
          <w:t xml:space="preserve">the target data platform included </w:t>
        </w:r>
      </w:ins>
      <w:ins w:id="13" w:author="Kelvin Wong Kin" w:date="2023-01-30T10:03:00Z">
        <w:r w:rsidR="00046C59">
          <w:rPr>
            <w:rFonts w:asciiTheme="minorHAnsi" w:hAnsiTheme="minorHAnsi" w:cstheme="minorHAnsi"/>
            <w:szCs w:val="20"/>
            <w:lang w:eastAsia="zh-HK"/>
          </w:rPr>
          <w:t>the key components listed below:</w:t>
        </w:r>
      </w:ins>
    </w:p>
    <w:p w14:paraId="01A72189" w14:textId="61F8AFB8" w:rsidR="00046C59" w:rsidRDefault="00764651" w:rsidP="00046C59">
      <w:pPr>
        <w:pStyle w:val="ListParagraph"/>
        <w:numPr>
          <w:ilvl w:val="0"/>
          <w:numId w:val="43"/>
        </w:numPr>
        <w:jc w:val="both"/>
        <w:rPr>
          <w:ins w:id="14" w:author="Kelvin Wong Kin" w:date="2023-01-30T10:03:00Z"/>
          <w:rFonts w:asciiTheme="minorHAnsi" w:hAnsiTheme="minorHAnsi" w:cstheme="minorHAnsi"/>
          <w:szCs w:val="20"/>
          <w:lang w:eastAsia="zh-HK"/>
        </w:rPr>
      </w:pPr>
      <w:del w:id="15" w:author="Kelvin Wong Kin" w:date="2023-01-30T10:03:00Z">
        <w:r w:rsidRPr="00046C59" w:rsidDel="00046C59">
          <w:rPr>
            <w:rFonts w:asciiTheme="minorHAnsi" w:hAnsiTheme="minorHAnsi" w:cstheme="minorHAnsi"/>
            <w:szCs w:val="20"/>
            <w:lang w:eastAsia="zh-HK"/>
            <w:rPrChange w:id="16" w:author="Kelvin Wong Kin" w:date="2023-01-30T10:03:00Z">
              <w:rPr>
                <w:lang w:eastAsia="zh-HK"/>
              </w:rPr>
            </w:rPrChange>
          </w:rPr>
          <w:delText xml:space="preserve"> </w:delText>
        </w:r>
      </w:del>
      <w:r w:rsidR="009A307D" w:rsidRPr="00046C59">
        <w:rPr>
          <w:rFonts w:asciiTheme="minorHAnsi" w:hAnsiTheme="minorHAnsi" w:cstheme="minorHAnsi"/>
          <w:szCs w:val="20"/>
          <w:lang w:eastAsia="zh-HK"/>
          <w:rPrChange w:id="17" w:author="Kelvin Wong Kin" w:date="2023-01-30T10:03:00Z">
            <w:rPr>
              <w:lang w:eastAsia="zh-HK"/>
            </w:rPr>
          </w:rPrChange>
        </w:rPr>
        <w:t>Enterprise data warehouse (EDW) / data lake</w:t>
      </w:r>
      <w:ins w:id="18" w:author="Kelvin Wong Kin" w:date="2023-01-30T10:04:00Z">
        <w:r w:rsidR="00046C59">
          <w:rPr>
            <w:rFonts w:asciiTheme="minorHAnsi" w:hAnsiTheme="minorHAnsi" w:cstheme="minorHAnsi"/>
            <w:szCs w:val="20"/>
            <w:lang w:eastAsia="zh-HK"/>
          </w:rPr>
          <w:t xml:space="preserve"> with </w:t>
        </w:r>
      </w:ins>
      <w:ins w:id="19" w:author="Kelvin Wong Kin" w:date="2023-01-30T10:11:00Z">
        <w:r w:rsidR="00414173">
          <w:rPr>
            <w:rFonts w:asciiTheme="minorHAnsi" w:hAnsiTheme="minorHAnsi" w:cstheme="minorHAnsi"/>
            <w:szCs w:val="20"/>
            <w:lang w:eastAsia="zh-HK"/>
          </w:rPr>
          <w:t xml:space="preserve">well-defined </w:t>
        </w:r>
      </w:ins>
      <w:ins w:id="20" w:author="Kelvin Wong Kin" w:date="2023-01-30T10:04:00Z">
        <w:r w:rsidR="00046C59">
          <w:rPr>
            <w:rFonts w:asciiTheme="minorHAnsi" w:hAnsiTheme="minorHAnsi" w:cstheme="minorHAnsi"/>
            <w:szCs w:val="20"/>
            <w:lang w:eastAsia="zh-HK"/>
          </w:rPr>
          <w:t>data marts</w:t>
        </w:r>
      </w:ins>
      <w:ins w:id="21" w:author="Kelvin Wong Kin" w:date="2023-01-30T10:05:00Z">
        <w:r w:rsidR="00046C59">
          <w:rPr>
            <w:rFonts w:asciiTheme="minorHAnsi" w:hAnsiTheme="minorHAnsi" w:cstheme="minorHAnsi"/>
            <w:szCs w:val="20"/>
            <w:lang w:eastAsia="zh-HK"/>
          </w:rPr>
          <w:t xml:space="preserve"> for </w:t>
        </w:r>
        <w:proofErr w:type="gramStart"/>
        <w:r w:rsidR="00046C59">
          <w:rPr>
            <w:rFonts w:asciiTheme="minorHAnsi" w:hAnsiTheme="minorHAnsi" w:cstheme="minorHAnsi"/>
            <w:szCs w:val="20"/>
            <w:lang w:eastAsia="zh-HK"/>
          </w:rPr>
          <w:t>per-defined</w:t>
        </w:r>
        <w:proofErr w:type="gramEnd"/>
        <w:r w:rsidR="00046C59">
          <w:rPr>
            <w:rFonts w:asciiTheme="minorHAnsi" w:hAnsiTheme="minorHAnsi" w:cstheme="minorHAnsi"/>
            <w:szCs w:val="20"/>
            <w:lang w:eastAsia="zh-HK"/>
          </w:rPr>
          <w:t xml:space="preserve"> and</w:t>
        </w:r>
      </w:ins>
      <w:ins w:id="22" w:author="Kelvin Wong Kin" w:date="2023-01-30T10:06:00Z">
        <w:r w:rsidR="00046C59">
          <w:rPr>
            <w:rFonts w:asciiTheme="minorHAnsi" w:hAnsiTheme="minorHAnsi" w:cstheme="minorHAnsi"/>
            <w:szCs w:val="20"/>
            <w:lang w:eastAsia="zh-HK"/>
          </w:rPr>
          <w:t xml:space="preserve"> self-service/end-user reporting</w:t>
        </w:r>
      </w:ins>
      <w:ins w:id="23" w:author="Kelvin Wong Kin" w:date="2023-01-30T10:05:00Z">
        <w:r w:rsidR="00046C59">
          <w:rPr>
            <w:rFonts w:asciiTheme="minorHAnsi" w:hAnsiTheme="minorHAnsi" w:cstheme="minorHAnsi"/>
            <w:szCs w:val="20"/>
            <w:lang w:eastAsia="zh-HK"/>
          </w:rPr>
          <w:t xml:space="preserve"> </w:t>
        </w:r>
      </w:ins>
    </w:p>
    <w:p w14:paraId="264C50EA" w14:textId="278137EE" w:rsidR="00046C59" w:rsidRDefault="009A307D" w:rsidP="00046C59">
      <w:pPr>
        <w:pStyle w:val="ListParagraph"/>
        <w:numPr>
          <w:ilvl w:val="0"/>
          <w:numId w:val="43"/>
        </w:numPr>
        <w:jc w:val="both"/>
        <w:rPr>
          <w:ins w:id="24" w:author="Kelvin Wong Kin" w:date="2023-01-30T10:07:00Z"/>
          <w:rFonts w:asciiTheme="minorHAnsi" w:hAnsiTheme="minorHAnsi" w:cstheme="minorHAnsi"/>
          <w:szCs w:val="20"/>
          <w:lang w:eastAsia="zh-HK"/>
        </w:rPr>
      </w:pPr>
      <w:del w:id="25" w:author="Kelvin Wong Kin" w:date="2023-01-30T10:03:00Z">
        <w:r w:rsidRPr="00046C59" w:rsidDel="00046C59">
          <w:rPr>
            <w:rFonts w:asciiTheme="minorHAnsi" w:hAnsiTheme="minorHAnsi" w:cstheme="minorHAnsi"/>
            <w:szCs w:val="20"/>
            <w:lang w:eastAsia="zh-HK"/>
            <w:rPrChange w:id="26" w:author="Kelvin Wong Kin" w:date="2023-01-30T10:03:00Z">
              <w:rPr>
                <w:lang w:eastAsia="zh-HK"/>
              </w:rPr>
            </w:rPrChange>
          </w:rPr>
          <w:delText xml:space="preserve"> </w:delText>
        </w:r>
      </w:del>
      <w:ins w:id="27" w:author="Kelvin Wong Kin" w:date="2023-01-30T10:04:00Z">
        <w:r w:rsidR="00046C59">
          <w:rPr>
            <w:rFonts w:asciiTheme="minorHAnsi" w:hAnsiTheme="minorHAnsi" w:cstheme="minorHAnsi"/>
            <w:szCs w:val="20"/>
            <w:lang w:eastAsia="zh-HK"/>
          </w:rPr>
          <w:t>Operational data store</w:t>
        </w:r>
      </w:ins>
      <w:ins w:id="28" w:author="Kelvin Wong Kin" w:date="2023-01-30T10:24:00Z">
        <w:r w:rsidR="00B34A74">
          <w:rPr>
            <w:rFonts w:asciiTheme="minorHAnsi" w:hAnsiTheme="minorHAnsi" w:cstheme="minorHAnsi"/>
            <w:szCs w:val="20"/>
            <w:lang w:eastAsia="zh-HK"/>
          </w:rPr>
          <w:t xml:space="preserve"> (ODS)</w:t>
        </w:r>
      </w:ins>
      <w:ins w:id="29" w:author="Kelvin Wong Kin" w:date="2023-01-30T10:04:00Z">
        <w:r w:rsidR="00046C59">
          <w:rPr>
            <w:rFonts w:asciiTheme="minorHAnsi" w:hAnsiTheme="minorHAnsi" w:cstheme="minorHAnsi"/>
            <w:szCs w:val="20"/>
            <w:lang w:eastAsia="zh-HK"/>
          </w:rPr>
          <w:t xml:space="preserve"> </w:t>
        </w:r>
      </w:ins>
      <w:ins w:id="30" w:author="Kelvin Wong Kin" w:date="2023-01-30T10:05:00Z">
        <w:r w:rsidR="00046C59">
          <w:rPr>
            <w:rFonts w:asciiTheme="minorHAnsi" w:hAnsiTheme="minorHAnsi" w:cstheme="minorHAnsi"/>
            <w:szCs w:val="20"/>
            <w:lang w:eastAsia="zh-HK"/>
          </w:rPr>
          <w:t>as source of truth for channels’ applications</w:t>
        </w:r>
      </w:ins>
    </w:p>
    <w:p w14:paraId="207D3C72" w14:textId="70B559CF" w:rsidR="00046C59" w:rsidRDefault="00046C59" w:rsidP="00046C59">
      <w:pPr>
        <w:pStyle w:val="ListParagraph"/>
        <w:numPr>
          <w:ilvl w:val="0"/>
          <w:numId w:val="43"/>
        </w:numPr>
        <w:jc w:val="both"/>
        <w:rPr>
          <w:ins w:id="31" w:author="Kelvin Wong Kin" w:date="2023-01-30T10:22:00Z"/>
          <w:rFonts w:asciiTheme="minorHAnsi" w:hAnsiTheme="minorHAnsi" w:cstheme="minorHAnsi"/>
          <w:szCs w:val="20"/>
          <w:lang w:eastAsia="zh-HK"/>
        </w:rPr>
      </w:pPr>
      <w:ins w:id="32" w:author="Kelvin Wong Kin" w:date="2023-01-30T10:07:00Z">
        <w:r>
          <w:rPr>
            <w:rFonts w:asciiTheme="minorHAnsi" w:hAnsiTheme="minorHAnsi" w:cstheme="minorHAnsi"/>
            <w:szCs w:val="20"/>
            <w:lang w:eastAsia="zh-HK"/>
          </w:rPr>
          <w:t>Customer 3</w:t>
        </w:r>
      </w:ins>
      <w:ins w:id="33" w:author="Kelvin Wong Kin" w:date="2023-01-30T10:08:00Z">
        <w:r>
          <w:rPr>
            <w:rFonts w:asciiTheme="minorHAnsi" w:hAnsiTheme="minorHAnsi" w:cstheme="minorHAnsi"/>
            <w:szCs w:val="20"/>
            <w:lang w:eastAsia="zh-HK"/>
          </w:rPr>
          <w:t>60</w:t>
        </w:r>
      </w:ins>
      <w:ins w:id="34" w:author="Kelvin Wong Kin" w:date="2023-01-30T10:32:00Z">
        <w:r w:rsidR="00A12F05">
          <w:rPr>
            <w:rFonts w:asciiTheme="minorHAnsi" w:hAnsiTheme="minorHAnsi" w:cstheme="minorHAnsi"/>
            <w:szCs w:val="20"/>
            <w:lang w:eastAsia="zh-HK"/>
          </w:rPr>
          <w:t xml:space="preserve"> / Single View of Customer</w:t>
        </w:r>
      </w:ins>
      <w:ins w:id="35" w:author="Kelvin Wong Kin" w:date="2023-01-30T10:08:00Z">
        <w:r>
          <w:rPr>
            <w:rFonts w:asciiTheme="minorHAnsi" w:hAnsiTheme="minorHAnsi" w:cstheme="minorHAnsi"/>
            <w:szCs w:val="20"/>
            <w:lang w:eastAsia="zh-HK"/>
          </w:rPr>
          <w:t xml:space="preserve"> data store</w:t>
        </w:r>
      </w:ins>
      <w:ins w:id="36" w:author="Kelvin Wong Kin" w:date="2023-01-30T10:32:00Z">
        <w:r w:rsidR="00A12F05">
          <w:rPr>
            <w:rFonts w:asciiTheme="minorHAnsi" w:hAnsiTheme="minorHAnsi" w:cstheme="minorHAnsi"/>
            <w:szCs w:val="20"/>
            <w:lang w:eastAsia="zh-HK"/>
          </w:rPr>
          <w:t xml:space="preserve"> (SVOC)</w:t>
        </w:r>
      </w:ins>
      <w:ins w:id="37" w:author="Kelvin Wong Kin" w:date="2023-01-30T10:08:00Z">
        <w:r>
          <w:rPr>
            <w:rFonts w:asciiTheme="minorHAnsi" w:hAnsiTheme="minorHAnsi" w:cstheme="minorHAnsi"/>
            <w:szCs w:val="20"/>
            <w:lang w:eastAsia="zh-HK"/>
          </w:rPr>
          <w:t xml:space="preserve"> as source of truth for customers’ related demographic, interaction, </w:t>
        </w:r>
      </w:ins>
      <w:ins w:id="38" w:author="Kelvin Wong Kin" w:date="2023-01-30T10:09:00Z">
        <w:r>
          <w:rPr>
            <w:rFonts w:asciiTheme="minorHAnsi" w:hAnsiTheme="minorHAnsi" w:cstheme="minorHAnsi"/>
            <w:szCs w:val="20"/>
            <w:lang w:eastAsia="zh-HK"/>
          </w:rPr>
          <w:t>transaction and behaviour data</w:t>
        </w:r>
      </w:ins>
      <w:ins w:id="39" w:author="Kelvin Wong Kin" w:date="2023-01-30T10:10:00Z">
        <w:r w:rsidR="00414173">
          <w:rPr>
            <w:rFonts w:asciiTheme="minorHAnsi" w:hAnsiTheme="minorHAnsi" w:cstheme="minorHAnsi"/>
            <w:szCs w:val="20"/>
            <w:lang w:eastAsia="zh-HK"/>
          </w:rPr>
          <w:t xml:space="preserve"> based on single customer identity</w:t>
        </w:r>
      </w:ins>
    </w:p>
    <w:p w14:paraId="2E02FF15" w14:textId="6FF1636A" w:rsidR="00B34A74" w:rsidRPr="00046C59" w:rsidRDefault="00B34A74" w:rsidP="00046C59">
      <w:pPr>
        <w:pStyle w:val="ListParagraph"/>
        <w:numPr>
          <w:ilvl w:val="0"/>
          <w:numId w:val="43"/>
        </w:numPr>
        <w:jc w:val="both"/>
        <w:rPr>
          <w:ins w:id="40" w:author="Kelvin Wong Kin" w:date="2023-01-30T10:00:00Z"/>
          <w:rFonts w:asciiTheme="minorHAnsi" w:hAnsiTheme="minorHAnsi" w:cstheme="minorHAnsi"/>
          <w:szCs w:val="20"/>
          <w:lang w:eastAsia="zh-HK"/>
          <w:rPrChange w:id="41" w:author="Kelvin Wong Kin" w:date="2023-01-30T10:03:00Z">
            <w:rPr>
              <w:ins w:id="42" w:author="Kelvin Wong Kin" w:date="2023-01-30T10:00:00Z"/>
              <w:lang w:eastAsia="zh-HK"/>
            </w:rPr>
          </w:rPrChange>
        </w:rPr>
        <w:pPrChange w:id="43" w:author="Kelvin Wong Kin" w:date="2023-01-30T10:03:00Z">
          <w:pPr>
            <w:jc w:val="both"/>
          </w:pPr>
        </w:pPrChange>
      </w:pPr>
      <w:ins w:id="44" w:author="Kelvin Wong Kin" w:date="2023-01-30T10:22:00Z">
        <w:r>
          <w:rPr>
            <w:rFonts w:asciiTheme="minorHAnsi" w:hAnsiTheme="minorHAnsi" w:cstheme="minorHAnsi"/>
            <w:szCs w:val="20"/>
            <w:lang w:eastAsia="zh-HK"/>
          </w:rPr>
          <w:t xml:space="preserve">Data synchronization and ingestion </w:t>
        </w:r>
      </w:ins>
      <w:ins w:id="45" w:author="Kelvin Wong Kin" w:date="2023-01-30T10:27:00Z">
        <w:r>
          <w:rPr>
            <w:rFonts w:asciiTheme="minorHAnsi" w:hAnsiTheme="minorHAnsi" w:cstheme="minorHAnsi"/>
            <w:szCs w:val="20"/>
            <w:lang w:eastAsia="zh-HK"/>
          </w:rPr>
          <w:t>flows</w:t>
        </w:r>
      </w:ins>
      <w:ins w:id="46" w:author="Kelvin Wong Kin" w:date="2023-01-30T10:31:00Z">
        <w:r w:rsidR="00A12F05">
          <w:rPr>
            <w:rFonts w:asciiTheme="minorHAnsi" w:hAnsiTheme="minorHAnsi" w:cstheme="minorHAnsi"/>
            <w:szCs w:val="20"/>
            <w:lang w:eastAsia="zh-HK"/>
          </w:rPr>
          <w:t xml:space="preserve"> from source to EDW</w:t>
        </w:r>
      </w:ins>
      <w:ins w:id="47" w:author="Kelvin Wong Kin" w:date="2023-01-30T10:32:00Z">
        <w:r w:rsidR="00A12F05">
          <w:rPr>
            <w:rFonts w:asciiTheme="minorHAnsi" w:hAnsiTheme="minorHAnsi" w:cstheme="minorHAnsi"/>
            <w:szCs w:val="20"/>
            <w:lang w:eastAsia="zh-HK"/>
          </w:rPr>
          <w:t xml:space="preserve">, </w:t>
        </w:r>
      </w:ins>
      <w:ins w:id="48" w:author="Kelvin Wong Kin" w:date="2023-01-30T10:31:00Z">
        <w:r w:rsidR="00A12F05">
          <w:rPr>
            <w:rFonts w:asciiTheme="minorHAnsi" w:hAnsiTheme="minorHAnsi" w:cstheme="minorHAnsi"/>
            <w:szCs w:val="20"/>
            <w:lang w:eastAsia="zh-HK"/>
          </w:rPr>
          <w:t>ODS</w:t>
        </w:r>
      </w:ins>
      <w:ins w:id="49" w:author="Kelvin Wong Kin" w:date="2023-01-30T10:32:00Z">
        <w:r w:rsidR="00A12F05">
          <w:rPr>
            <w:rFonts w:asciiTheme="minorHAnsi" w:hAnsiTheme="minorHAnsi" w:cstheme="minorHAnsi"/>
            <w:szCs w:val="20"/>
            <w:lang w:eastAsia="zh-HK"/>
          </w:rPr>
          <w:t xml:space="preserve"> and SVOC</w:t>
        </w:r>
      </w:ins>
      <w:ins w:id="50" w:author="Kelvin Wong Kin" w:date="2023-01-30T10:27:00Z">
        <w:r>
          <w:rPr>
            <w:rFonts w:asciiTheme="minorHAnsi" w:hAnsiTheme="minorHAnsi" w:cstheme="minorHAnsi"/>
            <w:szCs w:val="20"/>
            <w:lang w:eastAsia="zh-HK"/>
          </w:rPr>
          <w:t xml:space="preserve"> in </w:t>
        </w:r>
      </w:ins>
      <w:ins w:id="51" w:author="Kelvin Wong Kin" w:date="2023-01-30T10:28:00Z">
        <w:r>
          <w:rPr>
            <w:rFonts w:asciiTheme="minorHAnsi" w:hAnsiTheme="minorHAnsi" w:cstheme="minorHAnsi"/>
            <w:szCs w:val="20"/>
            <w:lang w:eastAsia="zh-HK"/>
          </w:rPr>
          <w:t>prioritization</w:t>
        </w:r>
      </w:ins>
      <w:ins w:id="52" w:author="Kelvin Wong Kin" w:date="2023-01-30T10:27:00Z">
        <w:r>
          <w:rPr>
            <w:rFonts w:asciiTheme="minorHAnsi" w:hAnsiTheme="minorHAnsi" w:cstheme="minorHAnsi"/>
            <w:szCs w:val="20"/>
            <w:lang w:eastAsia="zh-HK"/>
          </w:rPr>
          <w:t xml:space="preserve"> of</w:t>
        </w:r>
      </w:ins>
      <w:ins w:id="53" w:author="Kelvin Wong Kin" w:date="2023-01-30T10:23:00Z">
        <w:r>
          <w:rPr>
            <w:rFonts w:asciiTheme="minorHAnsi" w:hAnsiTheme="minorHAnsi" w:cstheme="minorHAnsi"/>
            <w:szCs w:val="20"/>
            <w:lang w:eastAsia="zh-HK"/>
          </w:rPr>
          <w:t xml:space="preserve"> real-time, mini-batch, batch based on </w:t>
        </w:r>
      </w:ins>
      <w:ins w:id="54" w:author="Kelvin Wong Kin" w:date="2023-01-30T10:33:00Z">
        <w:r w:rsidR="00A12F05">
          <w:rPr>
            <w:rFonts w:asciiTheme="minorHAnsi" w:hAnsiTheme="minorHAnsi" w:cstheme="minorHAnsi"/>
            <w:szCs w:val="20"/>
            <w:lang w:eastAsia="zh-HK"/>
          </w:rPr>
          <w:t xml:space="preserve">nature of </w:t>
        </w:r>
      </w:ins>
      <w:ins w:id="55" w:author="Kelvin Wong Kin" w:date="2023-01-30T10:23:00Z">
        <w:r>
          <w:rPr>
            <w:rFonts w:asciiTheme="minorHAnsi" w:hAnsiTheme="minorHAnsi" w:cstheme="minorHAnsi"/>
            <w:szCs w:val="20"/>
            <w:lang w:eastAsia="zh-HK"/>
          </w:rPr>
          <w:t>data</w:t>
        </w:r>
      </w:ins>
    </w:p>
    <w:p w14:paraId="32A54185" w14:textId="5E821B52" w:rsidR="009E2A79" w:rsidRPr="00630F39" w:rsidRDefault="00B34A74" w:rsidP="009E2A79">
      <w:pPr>
        <w:jc w:val="both"/>
        <w:rPr>
          <w:rFonts w:asciiTheme="minorHAnsi" w:hAnsiTheme="minorHAnsi" w:cstheme="minorHAnsi"/>
          <w:szCs w:val="20"/>
          <w:lang w:eastAsia="zh-HK"/>
        </w:rPr>
      </w:pPr>
      <w:ins w:id="56" w:author="Kelvin Wong Kin" w:date="2023-01-30T10:24:00Z">
        <w:r>
          <w:rPr>
            <w:rFonts w:asciiTheme="minorHAnsi" w:hAnsiTheme="minorHAnsi" w:cstheme="minorHAnsi"/>
            <w:szCs w:val="20"/>
            <w:lang w:eastAsia="zh-HK"/>
          </w:rPr>
          <w:t xml:space="preserve">The target data platform shall </w:t>
        </w:r>
      </w:ins>
      <w:del w:id="57" w:author="Kelvin Wong Kin" w:date="2023-01-30T10:24:00Z">
        <w:r w:rsidR="006A13B7" w:rsidDel="00B34A74">
          <w:rPr>
            <w:rFonts w:asciiTheme="minorHAnsi" w:hAnsiTheme="minorHAnsi" w:cstheme="minorHAnsi"/>
            <w:szCs w:val="20"/>
            <w:lang w:eastAsia="zh-HK"/>
          </w:rPr>
          <w:delText xml:space="preserve">along </w:delText>
        </w:r>
        <w:r w:rsidR="009A307D" w:rsidDel="00B34A74">
          <w:rPr>
            <w:rFonts w:asciiTheme="minorHAnsi" w:hAnsiTheme="minorHAnsi" w:cstheme="minorHAnsi"/>
            <w:szCs w:val="20"/>
            <w:lang w:eastAsia="zh-HK"/>
          </w:rPr>
          <w:delText>with</w:delText>
        </w:r>
        <w:r w:rsidR="006A13B7" w:rsidDel="00B34A74">
          <w:rPr>
            <w:rFonts w:asciiTheme="minorHAnsi" w:hAnsiTheme="minorHAnsi" w:cstheme="minorHAnsi"/>
            <w:szCs w:val="20"/>
            <w:lang w:eastAsia="zh-HK"/>
          </w:rPr>
          <w:delText xml:space="preserve"> </w:delText>
        </w:r>
      </w:del>
      <w:ins w:id="58" w:author="Kelvin Wong Kin" w:date="2023-01-30T10:33:00Z">
        <w:r w:rsidR="00A12F05">
          <w:rPr>
            <w:rFonts w:asciiTheme="minorHAnsi" w:hAnsiTheme="minorHAnsi" w:cstheme="minorHAnsi"/>
            <w:szCs w:val="20"/>
            <w:lang w:eastAsia="zh-HK"/>
          </w:rPr>
          <w:t>apply standard</w:t>
        </w:r>
      </w:ins>
      <w:ins w:id="59" w:author="Kelvin Wong Kin" w:date="2023-01-30T10:07:00Z">
        <w:r w:rsidR="00046C59">
          <w:rPr>
            <w:rFonts w:asciiTheme="minorHAnsi" w:hAnsiTheme="minorHAnsi" w:cstheme="minorHAnsi"/>
            <w:szCs w:val="20"/>
            <w:lang w:eastAsia="zh-HK"/>
          </w:rPr>
          <w:t xml:space="preserve"> data model</w:t>
        </w:r>
      </w:ins>
      <w:ins w:id="60" w:author="Kelvin Wong Kin" w:date="2023-01-30T10:24:00Z">
        <w:r>
          <w:rPr>
            <w:rFonts w:asciiTheme="minorHAnsi" w:hAnsiTheme="minorHAnsi" w:cstheme="minorHAnsi"/>
            <w:szCs w:val="20"/>
            <w:lang w:eastAsia="zh-HK"/>
          </w:rPr>
          <w:t xml:space="preserve"> </w:t>
        </w:r>
      </w:ins>
      <w:ins w:id="61" w:author="Kelvin Wong Kin" w:date="2023-01-30T10:40:00Z">
        <w:r w:rsidR="00A248DC">
          <w:rPr>
            <w:rFonts w:asciiTheme="minorHAnsi" w:hAnsiTheme="minorHAnsi" w:cstheme="minorHAnsi"/>
            <w:szCs w:val="20"/>
            <w:lang w:eastAsia="zh-HK"/>
          </w:rPr>
          <w:t>in ODS</w:t>
        </w:r>
      </w:ins>
      <w:ins w:id="62" w:author="Kelvin Wong Kin" w:date="2023-01-30T10:07:00Z">
        <w:r w:rsidR="00046C59">
          <w:rPr>
            <w:rFonts w:asciiTheme="minorHAnsi" w:hAnsiTheme="minorHAnsi" w:cstheme="minorHAnsi"/>
            <w:szCs w:val="20"/>
            <w:lang w:eastAsia="zh-HK"/>
          </w:rPr>
          <w:t xml:space="preserve">, </w:t>
        </w:r>
      </w:ins>
      <w:r w:rsidR="006A13B7">
        <w:rPr>
          <w:rFonts w:asciiTheme="minorHAnsi" w:hAnsiTheme="minorHAnsi" w:cstheme="minorHAnsi"/>
          <w:szCs w:val="20"/>
          <w:lang w:eastAsia="zh-HK"/>
        </w:rPr>
        <w:t>appropriate</w:t>
      </w:r>
      <w:r w:rsidR="009A307D">
        <w:rPr>
          <w:rFonts w:asciiTheme="minorHAnsi" w:hAnsiTheme="minorHAnsi" w:cstheme="minorHAnsi"/>
          <w:szCs w:val="20"/>
          <w:lang w:eastAsia="zh-HK"/>
        </w:rPr>
        <w:t xml:space="preserve"> data governance</w:t>
      </w:r>
      <w:del w:id="63" w:author="Kelvin Wong Kin" w:date="2023-01-30T10:06:00Z">
        <w:r w:rsidR="006A13B7" w:rsidDel="00046C59">
          <w:rPr>
            <w:rFonts w:asciiTheme="minorHAnsi" w:hAnsiTheme="minorHAnsi" w:cstheme="minorHAnsi"/>
            <w:szCs w:val="20"/>
            <w:lang w:eastAsia="zh-HK"/>
          </w:rPr>
          <w:delText xml:space="preserve"> and end-user reporting mechanisms</w:delText>
        </w:r>
      </w:del>
      <w:r w:rsidR="009A307D">
        <w:rPr>
          <w:rFonts w:asciiTheme="minorHAnsi" w:hAnsiTheme="minorHAnsi" w:cstheme="minorHAnsi"/>
          <w:szCs w:val="20"/>
          <w:lang w:eastAsia="zh-HK"/>
        </w:rPr>
        <w:t xml:space="preserve"> to fulfil </w:t>
      </w:r>
      <w:r w:rsidR="006A13B7">
        <w:rPr>
          <w:rFonts w:asciiTheme="minorHAnsi" w:hAnsiTheme="minorHAnsi" w:cstheme="minorHAnsi"/>
          <w:szCs w:val="20"/>
          <w:lang w:eastAsia="zh-HK"/>
        </w:rPr>
        <w:t xml:space="preserve">our </w:t>
      </w:r>
      <w:r w:rsidR="009A307D">
        <w:rPr>
          <w:rFonts w:asciiTheme="minorHAnsi" w:hAnsiTheme="minorHAnsi" w:cstheme="minorHAnsi"/>
          <w:szCs w:val="20"/>
          <w:lang w:eastAsia="zh-HK"/>
        </w:rPr>
        <w:t>growing business needs. It should have the capability to be</w:t>
      </w:r>
      <w:r w:rsidR="00B763C5" w:rsidRPr="00630F39">
        <w:rPr>
          <w:rFonts w:asciiTheme="minorHAnsi" w:hAnsiTheme="minorHAnsi" w:cstheme="minorHAnsi"/>
          <w:szCs w:val="20"/>
          <w:lang w:eastAsia="zh-HK"/>
        </w:rPr>
        <w:t xml:space="preserve"> </w:t>
      </w:r>
      <w:r w:rsidR="00764651" w:rsidRPr="00630F39">
        <w:rPr>
          <w:rFonts w:asciiTheme="minorHAnsi" w:hAnsiTheme="minorHAnsi" w:cstheme="minorHAnsi"/>
          <w:szCs w:val="20"/>
          <w:lang w:eastAsia="zh-HK"/>
        </w:rPr>
        <w:t>further expand</w:t>
      </w:r>
      <w:r w:rsidR="00B763C5" w:rsidRPr="00630F39">
        <w:rPr>
          <w:rFonts w:asciiTheme="minorHAnsi" w:hAnsiTheme="minorHAnsi" w:cstheme="minorHAnsi"/>
          <w:szCs w:val="20"/>
          <w:lang w:eastAsia="zh-HK"/>
        </w:rPr>
        <w:t>ed</w:t>
      </w:r>
      <w:r w:rsidR="009A307D">
        <w:rPr>
          <w:rFonts w:asciiTheme="minorHAnsi" w:hAnsiTheme="minorHAnsi" w:cstheme="minorHAnsi"/>
          <w:szCs w:val="20"/>
          <w:lang w:eastAsia="zh-HK"/>
        </w:rPr>
        <w:t xml:space="preserve"> </w:t>
      </w:r>
      <w:r w:rsidR="00764651" w:rsidRPr="00630F39">
        <w:rPr>
          <w:rFonts w:asciiTheme="minorHAnsi" w:hAnsiTheme="minorHAnsi" w:cstheme="minorHAnsi"/>
          <w:szCs w:val="20"/>
          <w:lang w:eastAsia="zh-HK"/>
        </w:rPr>
        <w:t xml:space="preserve">for future data analytics </w:t>
      </w:r>
      <w:r w:rsidR="006A13B7">
        <w:rPr>
          <w:rFonts w:asciiTheme="minorHAnsi" w:hAnsiTheme="minorHAnsi" w:cstheme="minorHAnsi"/>
          <w:szCs w:val="20"/>
          <w:lang w:eastAsia="zh-HK"/>
        </w:rPr>
        <w:t>and</w:t>
      </w:r>
      <w:r w:rsidR="006A13B7" w:rsidRPr="00630F39">
        <w:rPr>
          <w:rFonts w:asciiTheme="minorHAnsi" w:hAnsiTheme="minorHAnsi" w:cstheme="minorHAnsi"/>
          <w:szCs w:val="20"/>
          <w:lang w:eastAsia="zh-HK"/>
        </w:rPr>
        <w:t xml:space="preserve"> </w:t>
      </w:r>
      <w:r w:rsidR="00764651" w:rsidRPr="00630F39">
        <w:rPr>
          <w:rFonts w:asciiTheme="minorHAnsi" w:hAnsiTheme="minorHAnsi" w:cstheme="minorHAnsi"/>
          <w:szCs w:val="20"/>
          <w:lang w:eastAsia="zh-HK"/>
        </w:rPr>
        <w:t>machine learning for trend prediction and discover new business opportunities from data.</w:t>
      </w:r>
    </w:p>
    <w:p w14:paraId="3F502438" w14:textId="008A3CC2" w:rsidR="00D23B6B" w:rsidRPr="00630F39" w:rsidRDefault="00D23B6B" w:rsidP="009E2A79">
      <w:pPr>
        <w:jc w:val="both"/>
        <w:rPr>
          <w:rFonts w:asciiTheme="minorHAnsi" w:hAnsiTheme="minorHAnsi" w:cstheme="minorHAnsi"/>
          <w:szCs w:val="20"/>
          <w:lang w:eastAsia="zh-HK"/>
        </w:rPr>
      </w:pPr>
    </w:p>
    <w:p w14:paraId="52498BBC" w14:textId="30E7F9C9" w:rsidR="00D23B6B" w:rsidRPr="00630F39" w:rsidRDefault="00D264BC" w:rsidP="009E2A79">
      <w:pPr>
        <w:jc w:val="both"/>
        <w:rPr>
          <w:rFonts w:asciiTheme="minorHAnsi" w:hAnsiTheme="minorHAnsi" w:cstheme="minorHAnsi"/>
          <w:szCs w:val="20"/>
          <w:lang w:eastAsia="zh-HK"/>
        </w:rPr>
      </w:pPr>
      <w:r w:rsidRPr="00630F39">
        <w:rPr>
          <w:rFonts w:asciiTheme="minorHAnsi" w:hAnsiTheme="minorHAnsi" w:cstheme="minorHAnsi"/>
          <w:szCs w:val="20"/>
          <w:lang w:eastAsia="zh-HK"/>
        </w:rPr>
        <w:t xml:space="preserve">This RFP lists the requirements </w:t>
      </w:r>
      <w:r w:rsidR="00C674E8" w:rsidRPr="00630F39">
        <w:rPr>
          <w:rFonts w:asciiTheme="minorHAnsi" w:hAnsiTheme="minorHAnsi" w:cstheme="minorHAnsi"/>
          <w:szCs w:val="20"/>
          <w:lang w:eastAsia="zh-HK"/>
        </w:rPr>
        <w:t xml:space="preserve">of service and deliveries in Section 2, and the process and timeline of proposal submission and evaluation in Sections 3. </w:t>
      </w:r>
      <w:r w:rsidR="00333F30" w:rsidRPr="00630F39">
        <w:rPr>
          <w:rFonts w:asciiTheme="minorHAnsi" w:hAnsiTheme="minorHAnsi" w:cstheme="minorHAnsi"/>
          <w:szCs w:val="20"/>
          <w:lang w:eastAsia="zh-HK"/>
        </w:rPr>
        <w:t>This document is issued</w:t>
      </w:r>
      <w:r w:rsidR="00C674E8" w:rsidRPr="00630F39">
        <w:rPr>
          <w:rFonts w:asciiTheme="minorHAnsi" w:hAnsiTheme="minorHAnsi" w:cstheme="minorHAnsi"/>
          <w:szCs w:val="20"/>
          <w:lang w:eastAsia="zh-HK"/>
        </w:rPr>
        <w:t xml:space="preserve"> for information and planning purposes</w:t>
      </w:r>
      <w:r w:rsidR="00333F30" w:rsidRPr="00630F39">
        <w:rPr>
          <w:rFonts w:asciiTheme="minorHAnsi" w:hAnsiTheme="minorHAnsi" w:cstheme="minorHAnsi"/>
          <w:szCs w:val="20"/>
          <w:lang w:eastAsia="zh-HK"/>
        </w:rPr>
        <w:t xml:space="preserve"> and</w:t>
      </w:r>
      <w:r w:rsidR="00C674E8" w:rsidRPr="00630F39">
        <w:rPr>
          <w:rFonts w:asciiTheme="minorHAnsi" w:hAnsiTheme="minorHAnsi" w:cstheme="minorHAnsi"/>
          <w:szCs w:val="20"/>
          <w:lang w:eastAsia="zh-HK"/>
        </w:rPr>
        <w:t xml:space="preserve"> does not commit </w:t>
      </w:r>
      <w:proofErr w:type="spellStart"/>
      <w:r w:rsidR="00C674E8" w:rsidRPr="00630F39">
        <w:rPr>
          <w:rFonts w:asciiTheme="minorHAnsi" w:hAnsiTheme="minorHAnsi" w:cstheme="minorHAnsi"/>
          <w:szCs w:val="20"/>
          <w:lang w:eastAsia="zh-HK"/>
        </w:rPr>
        <w:t>FTLife</w:t>
      </w:r>
      <w:proofErr w:type="spellEnd"/>
      <w:r w:rsidR="00C674E8" w:rsidRPr="00630F39">
        <w:rPr>
          <w:rFonts w:asciiTheme="minorHAnsi" w:hAnsiTheme="minorHAnsi" w:cstheme="minorHAnsi"/>
          <w:szCs w:val="20"/>
          <w:lang w:eastAsia="zh-HK"/>
        </w:rPr>
        <w:t xml:space="preserve"> to contract for any service or deliveries. </w:t>
      </w:r>
      <w:proofErr w:type="spellStart"/>
      <w:r w:rsidR="00C674E8" w:rsidRPr="00630F39">
        <w:rPr>
          <w:rFonts w:asciiTheme="minorHAnsi" w:hAnsiTheme="minorHAnsi" w:cstheme="minorHAnsi"/>
          <w:szCs w:val="20"/>
          <w:lang w:eastAsia="zh-HK"/>
        </w:rPr>
        <w:t>FTLife</w:t>
      </w:r>
      <w:proofErr w:type="spellEnd"/>
      <w:r w:rsidR="00C674E8" w:rsidRPr="00630F39">
        <w:rPr>
          <w:rFonts w:asciiTheme="minorHAnsi" w:hAnsiTheme="minorHAnsi" w:cstheme="minorHAnsi"/>
          <w:szCs w:val="20"/>
          <w:lang w:eastAsia="zh-HK"/>
        </w:rPr>
        <w:t xml:space="preserve"> will not reimburse any costs incurred as a result of participation in response to the RFP. </w:t>
      </w:r>
    </w:p>
    <w:p w14:paraId="72B0895D" w14:textId="77777777" w:rsidR="00E773C0" w:rsidRPr="00630F39" w:rsidRDefault="00E773C0" w:rsidP="00E773C0">
      <w:pPr>
        <w:jc w:val="both"/>
        <w:rPr>
          <w:rFonts w:asciiTheme="minorHAnsi" w:hAnsiTheme="minorHAnsi" w:cstheme="minorHAnsi"/>
          <w:szCs w:val="20"/>
          <w:lang w:eastAsia="zh-HK"/>
        </w:rPr>
      </w:pPr>
    </w:p>
    <w:p w14:paraId="7F47B7C7" w14:textId="6FC9954D" w:rsidR="00333F30" w:rsidRPr="00630F39" w:rsidRDefault="00333F30" w:rsidP="00333F30">
      <w:pPr>
        <w:jc w:val="both"/>
        <w:rPr>
          <w:rFonts w:asciiTheme="minorHAnsi" w:hAnsiTheme="minorHAnsi" w:cstheme="minorHAnsi"/>
          <w:szCs w:val="20"/>
        </w:rPr>
      </w:pPr>
      <w:commentRangeStart w:id="64"/>
      <w:r w:rsidRPr="00630F39">
        <w:rPr>
          <w:rFonts w:asciiTheme="minorHAnsi" w:hAnsiTheme="minorHAnsi" w:cstheme="minorHAnsi"/>
          <w:szCs w:val="20"/>
        </w:rPr>
        <w:t>The total value of the proposal should not include the cost of infrastructure</w:t>
      </w:r>
      <w:r w:rsidR="009A307D">
        <w:rPr>
          <w:rFonts w:asciiTheme="minorHAnsi" w:hAnsiTheme="minorHAnsi" w:cstheme="minorHAnsi"/>
          <w:szCs w:val="20"/>
        </w:rPr>
        <w:t>, cloud subscriptions</w:t>
      </w:r>
      <w:r w:rsidRPr="00630F39">
        <w:rPr>
          <w:rFonts w:asciiTheme="minorHAnsi" w:hAnsiTheme="minorHAnsi" w:cstheme="minorHAnsi"/>
          <w:szCs w:val="20"/>
        </w:rPr>
        <w:t xml:space="preserve"> and tools (</w:t>
      </w:r>
      <w:proofErr w:type="gramStart"/>
      <w:r w:rsidRPr="00630F39">
        <w:rPr>
          <w:rFonts w:asciiTheme="minorHAnsi" w:hAnsiTheme="minorHAnsi" w:cstheme="minorHAnsi"/>
          <w:szCs w:val="20"/>
        </w:rPr>
        <w:t>i.e.</w:t>
      </w:r>
      <w:proofErr w:type="gramEnd"/>
      <w:r w:rsidRPr="00630F39">
        <w:rPr>
          <w:rFonts w:asciiTheme="minorHAnsi" w:hAnsiTheme="minorHAnsi" w:cstheme="minorHAnsi"/>
          <w:szCs w:val="20"/>
        </w:rPr>
        <w:t xml:space="preserve"> software or license subscription).</w:t>
      </w:r>
      <w:commentRangeEnd w:id="64"/>
      <w:r w:rsidR="005233D3">
        <w:rPr>
          <w:rStyle w:val="CommentReference"/>
          <w:rFonts w:eastAsia="Times New Roman"/>
          <w:lang w:val="en-US" w:eastAsia="en-US"/>
        </w:rPr>
        <w:commentReference w:id="64"/>
      </w:r>
    </w:p>
    <w:p w14:paraId="7992B13D" w14:textId="77777777" w:rsidR="00D05842" w:rsidRPr="00630F39" w:rsidRDefault="00D05842" w:rsidP="00D05842">
      <w:pPr>
        <w:jc w:val="both"/>
        <w:rPr>
          <w:rFonts w:asciiTheme="minorHAnsi" w:hAnsiTheme="minorHAnsi" w:cstheme="minorHAnsi"/>
          <w:b/>
        </w:rPr>
      </w:pPr>
    </w:p>
    <w:p w14:paraId="3EF89AB9" w14:textId="77777777" w:rsidR="0093508E" w:rsidRPr="00630F39" w:rsidRDefault="0093508E" w:rsidP="00222CFE">
      <w:pPr>
        <w:jc w:val="both"/>
        <w:rPr>
          <w:rFonts w:asciiTheme="minorHAnsi" w:hAnsiTheme="minorHAnsi" w:cstheme="minorHAnsi"/>
          <w:b/>
        </w:rPr>
      </w:pPr>
    </w:p>
    <w:p w14:paraId="62548F29" w14:textId="055BB775" w:rsidR="00222CFE" w:rsidRPr="00630F39" w:rsidRDefault="00222CFE" w:rsidP="0081022F">
      <w:pPr>
        <w:pStyle w:val="Heading2"/>
        <w:rPr>
          <w:rFonts w:asciiTheme="minorHAnsi" w:hAnsiTheme="minorHAnsi" w:cstheme="minorHAnsi"/>
        </w:rPr>
      </w:pPr>
      <w:bookmarkStart w:id="65" w:name="_Toc434483611"/>
      <w:bookmarkStart w:id="66" w:name="_Toc122524171"/>
      <w:r w:rsidRPr="00630F39">
        <w:rPr>
          <w:rFonts w:asciiTheme="minorHAnsi" w:hAnsiTheme="minorHAnsi" w:cstheme="minorHAnsi"/>
        </w:rPr>
        <w:t>1.</w:t>
      </w:r>
      <w:r w:rsidR="0047605E" w:rsidRPr="00630F39">
        <w:rPr>
          <w:rFonts w:asciiTheme="minorHAnsi" w:hAnsiTheme="minorHAnsi" w:cstheme="minorHAnsi"/>
        </w:rPr>
        <w:t>4</w:t>
      </w:r>
      <w:r w:rsidRPr="00630F39">
        <w:rPr>
          <w:rFonts w:asciiTheme="minorHAnsi" w:hAnsiTheme="minorHAnsi" w:cstheme="minorHAnsi"/>
        </w:rPr>
        <w:t xml:space="preserve"> Statement of </w:t>
      </w:r>
      <w:bookmarkEnd w:id="65"/>
      <w:r w:rsidR="00E773C0" w:rsidRPr="00630F39">
        <w:rPr>
          <w:rFonts w:asciiTheme="minorHAnsi" w:hAnsiTheme="minorHAnsi" w:cstheme="minorHAnsi"/>
        </w:rPr>
        <w:t>Work</w:t>
      </w:r>
      <w:bookmarkEnd w:id="66"/>
    </w:p>
    <w:p w14:paraId="6BE1B882" w14:textId="104FCB77" w:rsidR="006721DD" w:rsidRDefault="00CB5892" w:rsidP="00CB5892">
      <w:pPr>
        <w:jc w:val="both"/>
        <w:rPr>
          <w:rFonts w:asciiTheme="minorHAnsi" w:hAnsiTheme="minorHAnsi" w:cstheme="minorHAnsi"/>
          <w:szCs w:val="20"/>
        </w:rPr>
      </w:pPr>
      <w:r w:rsidRPr="00630F39">
        <w:rPr>
          <w:rFonts w:asciiTheme="minorHAnsi" w:hAnsiTheme="minorHAnsi" w:cstheme="minorHAnsi"/>
          <w:szCs w:val="20"/>
        </w:rPr>
        <w:t xml:space="preserve">The statement of work </w:t>
      </w:r>
      <w:r w:rsidR="002C65CB" w:rsidRPr="00630F39">
        <w:rPr>
          <w:rFonts w:asciiTheme="minorHAnsi" w:hAnsiTheme="minorHAnsi" w:cstheme="minorHAnsi"/>
          <w:szCs w:val="20"/>
        </w:rPr>
        <w:t xml:space="preserve">will cover the </w:t>
      </w:r>
      <w:r w:rsidR="009A307D">
        <w:rPr>
          <w:rFonts w:asciiTheme="minorHAnsi" w:hAnsiTheme="minorHAnsi" w:cstheme="minorHAnsi"/>
          <w:szCs w:val="20"/>
        </w:rPr>
        <w:t>followings</w:t>
      </w:r>
      <w:r w:rsidR="002C65CB" w:rsidRPr="00630F39">
        <w:rPr>
          <w:rFonts w:asciiTheme="minorHAnsi" w:hAnsiTheme="minorHAnsi" w:cstheme="minorHAnsi"/>
          <w:szCs w:val="20"/>
        </w:rPr>
        <w:t xml:space="preserve"> </w:t>
      </w:r>
      <w:r w:rsidR="0081557B" w:rsidRPr="00630F39">
        <w:rPr>
          <w:rFonts w:asciiTheme="minorHAnsi" w:hAnsiTheme="minorHAnsi" w:cstheme="minorHAnsi"/>
          <w:szCs w:val="20"/>
        </w:rPr>
        <w:t>topic</w:t>
      </w:r>
      <w:r w:rsidR="006B1FFD" w:rsidRPr="00630F39">
        <w:rPr>
          <w:rFonts w:asciiTheme="minorHAnsi" w:hAnsiTheme="minorHAnsi" w:cstheme="minorHAnsi"/>
          <w:szCs w:val="20"/>
        </w:rPr>
        <w:t>s</w:t>
      </w:r>
      <w:r w:rsidRPr="00630F39">
        <w:rPr>
          <w:rFonts w:asciiTheme="minorHAnsi" w:hAnsiTheme="minorHAnsi" w:cstheme="minorHAnsi"/>
          <w:szCs w:val="20"/>
        </w:rPr>
        <w:t xml:space="preserve">, and details </w:t>
      </w:r>
      <w:r w:rsidR="00122E49" w:rsidRPr="00630F39">
        <w:rPr>
          <w:rFonts w:asciiTheme="minorHAnsi" w:hAnsiTheme="minorHAnsi" w:cstheme="minorHAnsi"/>
          <w:szCs w:val="20"/>
        </w:rPr>
        <w:t xml:space="preserve">should be referred to </w:t>
      </w:r>
      <w:r w:rsidRPr="00630F39">
        <w:rPr>
          <w:rFonts w:asciiTheme="minorHAnsi" w:hAnsiTheme="minorHAnsi" w:cstheme="minorHAnsi"/>
          <w:szCs w:val="20"/>
        </w:rPr>
        <w:t>Section 2</w:t>
      </w:r>
      <w:r w:rsidR="00122E49" w:rsidRPr="00630F39">
        <w:rPr>
          <w:rFonts w:asciiTheme="minorHAnsi" w:hAnsiTheme="minorHAnsi" w:cstheme="minorHAnsi"/>
          <w:szCs w:val="20"/>
        </w:rPr>
        <w:t xml:space="preserve"> </w:t>
      </w:r>
      <w:r w:rsidR="006B1FFD" w:rsidRPr="00630F39">
        <w:rPr>
          <w:rFonts w:asciiTheme="minorHAnsi" w:hAnsiTheme="minorHAnsi" w:cstheme="minorHAnsi"/>
          <w:szCs w:val="20"/>
        </w:rPr>
        <w:t xml:space="preserve">of </w:t>
      </w:r>
      <w:r w:rsidR="00122E49" w:rsidRPr="00630F39">
        <w:rPr>
          <w:rFonts w:asciiTheme="minorHAnsi" w:hAnsiTheme="minorHAnsi" w:cstheme="minorHAnsi"/>
          <w:szCs w:val="20"/>
        </w:rPr>
        <w:t>this RFP.</w:t>
      </w:r>
    </w:p>
    <w:p w14:paraId="603D45AE" w14:textId="29A71FEB" w:rsidR="006721DD" w:rsidRDefault="006721DD" w:rsidP="00CB5892">
      <w:pPr>
        <w:jc w:val="both"/>
        <w:rPr>
          <w:rFonts w:asciiTheme="minorHAnsi" w:hAnsiTheme="minorHAnsi" w:cstheme="minorHAnsi"/>
          <w:szCs w:val="20"/>
        </w:rPr>
      </w:pPr>
    </w:p>
    <w:p w14:paraId="0B804FF1" w14:textId="5EF76DBC" w:rsidR="006721DD" w:rsidRPr="006721DD" w:rsidRDefault="006721DD" w:rsidP="00CB5892">
      <w:pPr>
        <w:jc w:val="both"/>
        <w:rPr>
          <w:rFonts w:asciiTheme="minorHAnsi" w:hAnsiTheme="minorHAnsi" w:cstheme="minorHAnsi"/>
          <w:b/>
          <w:bCs/>
          <w:szCs w:val="20"/>
        </w:rPr>
      </w:pPr>
      <w:r w:rsidRPr="006721DD">
        <w:rPr>
          <w:rFonts w:asciiTheme="minorHAnsi" w:hAnsiTheme="minorHAnsi" w:cstheme="minorHAnsi"/>
          <w:b/>
          <w:bCs/>
          <w:szCs w:val="20"/>
        </w:rPr>
        <w:t xml:space="preserve">Part 1: </w:t>
      </w:r>
      <w:r w:rsidR="00945695">
        <w:rPr>
          <w:rFonts w:asciiTheme="minorHAnsi" w:hAnsiTheme="minorHAnsi" w:cstheme="minorHAnsi"/>
          <w:b/>
          <w:bCs/>
          <w:szCs w:val="20"/>
        </w:rPr>
        <w:t xml:space="preserve">Business needs, </w:t>
      </w:r>
      <w:r w:rsidRPr="006721DD">
        <w:rPr>
          <w:rFonts w:asciiTheme="minorHAnsi" w:hAnsiTheme="minorHAnsi" w:cstheme="minorHAnsi"/>
          <w:b/>
          <w:bCs/>
          <w:szCs w:val="20"/>
        </w:rPr>
        <w:t>Data architecture design &amp; implementation</w:t>
      </w:r>
    </w:p>
    <w:p w14:paraId="04FAA294" w14:textId="13D895D4" w:rsidR="00DF322F" w:rsidRPr="002408D8" w:rsidRDefault="002408D8" w:rsidP="002408D8">
      <w:pPr>
        <w:pStyle w:val="ListParagraph"/>
        <w:numPr>
          <w:ilvl w:val="0"/>
          <w:numId w:val="11"/>
        </w:numPr>
        <w:spacing w:before="120"/>
        <w:jc w:val="both"/>
        <w:rPr>
          <w:ins w:id="67" w:author="Kelvin Wong Kin" w:date="2023-01-30T11:18:00Z"/>
          <w:rFonts w:asciiTheme="minorHAnsi" w:hAnsiTheme="minorHAnsi" w:cstheme="minorHAnsi"/>
          <w:szCs w:val="20"/>
          <w:rPrChange w:id="68" w:author="Kelvin Wong Kin" w:date="2023-01-30T11:26:00Z">
            <w:rPr>
              <w:ins w:id="69" w:author="Kelvin Wong Kin" w:date="2023-01-30T11:18:00Z"/>
              <w:rFonts w:asciiTheme="minorHAnsi" w:hAnsiTheme="minorHAnsi" w:cstheme="minorHAnsi"/>
              <w:b/>
              <w:bCs/>
              <w:szCs w:val="20"/>
              <w:lang w:eastAsia="zh-HK"/>
            </w:rPr>
          </w:rPrChange>
        </w:rPr>
        <w:pPrChange w:id="70" w:author="Kelvin Wong Kin" w:date="2023-01-30T11:26:00Z">
          <w:pPr>
            <w:pStyle w:val="ListParagraph"/>
            <w:numPr>
              <w:ilvl w:val="1"/>
              <w:numId w:val="11"/>
            </w:numPr>
            <w:spacing w:before="120"/>
            <w:ind w:left="1080" w:hanging="360"/>
            <w:jc w:val="both"/>
          </w:pPr>
        </w:pPrChange>
      </w:pPr>
      <w:bookmarkStart w:id="71" w:name="_Hlk82165369"/>
      <w:ins w:id="72" w:author="Kelvin Wong Kin" w:date="2023-01-30T11:35:00Z">
        <w:r>
          <w:rPr>
            <w:rFonts w:asciiTheme="minorHAnsi" w:hAnsiTheme="minorHAnsi" w:cstheme="minorHAnsi"/>
            <w:b/>
            <w:bCs/>
            <w:szCs w:val="20"/>
            <w:lang w:eastAsia="zh-HK"/>
          </w:rPr>
          <w:t xml:space="preserve">Current and future </w:t>
        </w:r>
      </w:ins>
      <w:r w:rsidR="00945695" w:rsidRPr="006721DD">
        <w:rPr>
          <w:rFonts w:asciiTheme="minorHAnsi" w:hAnsiTheme="minorHAnsi" w:cstheme="minorHAnsi"/>
          <w:b/>
          <w:bCs/>
          <w:szCs w:val="20"/>
          <w:lang w:eastAsia="zh-HK"/>
        </w:rPr>
        <w:t>Business needs</w:t>
      </w:r>
      <w:ins w:id="73" w:author="Kelvin Wong Kin" w:date="2023-01-30T11:17:00Z">
        <w:r w:rsidR="00DF322F">
          <w:rPr>
            <w:rFonts w:asciiTheme="minorHAnsi" w:hAnsiTheme="minorHAnsi" w:cstheme="minorHAnsi"/>
            <w:b/>
            <w:bCs/>
            <w:szCs w:val="20"/>
            <w:lang w:eastAsia="zh-HK"/>
          </w:rPr>
          <w:t xml:space="preserve"> ride on new EDW/ data lake platform</w:t>
        </w:r>
      </w:ins>
      <w:ins w:id="74" w:author="Kelvin Wong Kin" w:date="2023-01-30T11:32:00Z">
        <w:r>
          <w:rPr>
            <w:rFonts w:asciiTheme="minorHAnsi" w:hAnsiTheme="minorHAnsi" w:cstheme="minorHAnsi"/>
            <w:b/>
            <w:bCs/>
            <w:szCs w:val="20"/>
            <w:lang w:eastAsia="zh-HK"/>
          </w:rPr>
          <w:t>, data ingestion/</w:t>
        </w:r>
      </w:ins>
      <w:ins w:id="75" w:author="Kelvin Wong Kin" w:date="2023-01-30T11:33:00Z">
        <w:r>
          <w:rPr>
            <w:rFonts w:asciiTheme="minorHAnsi" w:hAnsiTheme="minorHAnsi" w:cstheme="minorHAnsi"/>
            <w:b/>
            <w:bCs/>
            <w:szCs w:val="20"/>
            <w:lang w:eastAsia="zh-HK"/>
          </w:rPr>
          <w:t>servicing approaches</w:t>
        </w:r>
      </w:ins>
      <w:r w:rsidR="00945695">
        <w:rPr>
          <w:rFonts w:asciiTheme="minorHAnsi" w:hAnsiTheme="minorHAnsi" w:cstheme="minorHAnsi"/>
          <w:szCs w:val="20"/>
          <w:lang w:eastAsia="zh-HK"/>
        </w:rPr>
        <w:t xml:space="preserve">: </w:t>
      </w:r>
    </w:p>
    <w:p w14:paraId="7B92AECA" w14:textId="48C6FE90" w:rsidR="00945695" w:rsidRDefault="00DF322F" w:rsidP="00DF322F">
      <w:pPr>
        <w:pStyle w:val="ListParagraph"/>
        <w:numPr>
          <w:ilvl w:val="1"/>
          <w:numId w:val="11"/>
        </w:numPr>
        <w:spacing w:before="120"/>
        <w:jc w:val="both"/>
        <w:rPr>
          <w:ins w:id="76" w:author="Kelvin Wong Kin" w:date="2023-01-30T11:26:00Z"/>
          <w:rFonts w:asciiTheme="minorHAnsi" w:hAnsiTheme="minorHAnsi" w:cstheme="minorHAnsi"/>
          <w:szCs w:val="20"/>
        </w:rPr>
      </w:pPr>
      <w:ins w:id="77" w:author="Kelvin Wong Kin" w:date="2023-01-30T11:16:00Z">
        <w:r w:rsidRPr="00337C2D">
          <w:rPr>
            <w:rFonts w:asciiTheme="minorHAnsi" w:hAnsiTheme="minorHAnsi" w:cstheme="minorHAnsi"/>
            <w:b/>
            <w:bCs/>
            <w:szCs w:val="20"/>
            <w:lang w:eastAsia="zh-HK"/>
          </w:rPr>
          <w:t xml:space="preserve">Existing </w:t>
        </w:r>
      </w:ins>
      <w:ins w:id="78" w:author="Kelvin Wong Kin" w:date="2023-01-30T11:18:00Z">
        <w:r w:rsidRPr="005233D3">
          <w:rPr>
            <w:rFonts w:asciiTheme="minorHAnsi" w:hAnsiTheme="minorHAnsi" w:cstheme="minorHAnsi"/>
            <w:b/>
            <w:bCs/>
            <w:szCs w:val="20"/>
            <w:lang w:eastAsia="zh-HK"/>
          </w:rPr>
          <w:t>Analytics/Reporting</w:t>
        </w:r>
      </w:ins>
      <w:ins w:id="79" w:author="Kelvin Wong Kin" w:date="2023-01-30T11:16:00Z">
        <w:r w:rsidRPr="005233D3">
          <w:rPr>
            <w:rFonts w:asciiTheme="minorHAnsi" w:hAnsiTheme="minorHAnsi" w:cstheme="minorHAnsi"/>
            <w:b/>
            <w:bCs/>
            <w:szCs w:val="20"/>
            <w:lang w:eastAsia="zh-HK"/>
          </w:rPr>
          <w:t xml:space="preserve"> </w:t>
        </w:r>
      </w:ins>
      <w:del w:id="80" w:author="Kelvin Wong Kin" w:date="2023-01-30T11:17:00Z">
        <w:r w:rsidR="00945695" w:rsidRPr="00337C2D" w:rsidDel="00DF322F">
          <w:rPr>
            <w:rFonts w:asciiTheme="minorHAnsi" w:hAnsiTheme="minorHAnsi" w:cstheme="minorHAnsi"/>
            <w:b/>
            <w:bCs/>
            <w:szCs w:val="20"/>
            <w:lang w:eastAsia="zh-HK"/>
            <w:rPrChange w:id="81" w:author="Kelvin Wong Kin" w:date="2023-01-30T11:52:00Z">
              <w:rPr>
                <w:rFonts w:asciiTheme="minorHAnsi" w:hAnsiTheme="minorHAnsi" w:cstheme="minorHAnsi"/>
                <w:szCs w:val="20"/>
                <w:lang w:eastAsia="zh-HK"/>
              </w:rPr>
            </w:rPrChange>
          </w:rPr>
          <w:delText>Develop EDW</w:delText>
        </w:r>
        <w:r w:rsidR="00A07499" w:rsidRPr="00337C2D" w:rsidDel="00DF322F">
          <w:rPr>
            <w:rFonts w:asciiTheme="minorHAnsi" w:hAnsiTheme="minorHAnsi" w:cstheme="minorHAnsi"/>
            <w:b/>
            <w:bCs/>
            <w:szCs w:val="20"/>
            <w:lang w:eastAsia="zh-HK"/>
            <w:rPrChange w:id="82" w:author="Kelvin Wong Kin" w:date="2023-01-30T11:52:00Z">
              <w:rPr>
                <w:rFonts w:asciiTheme="minorHAnsi" w:hAnsiTheme="minorHAnsi" w:cstheme="minorHAnsi"/>
                <w:szCs w:val="20"/>
                <w:lang w:eastAsia="zh-HK"/>
              </w:rPr>
            </w:rPrChange>
          </w:rPr>
          <w:delText xml:space="preserve"> / data lake</w:delText>
        </w:r>
        <w:r w:rsidR="00945695" w:rsidRPr="00337C2D" w:rsidDel="00DF322F">
          <w:rPr>
            <w:rFonts w:asciiTheme="minorHAnsi" w:hAnsiTheme="minorHAnsi" w:cstheme="minorHAnsi"/>
            <w:b/>
            <w:bCs/>
            <w:szCs w:val="20"/>
            <w:lang w:eastAsia="zh-HK"/>
            <w:rPrChange w:id="83" w:author="Kelvin Wong Kin" w:date="2023-01-30T11:52:00Z">
              <w:rPr>
                <w:rFonts w:asciiTheme="minorHAnsi" w:hAnsiTheme="minorHAnsi" w:cstheme="minorHAnsi"/>
                <w:szCs w:val="20"/>
                <w:lang w:eastAsia="zh-HK"/>
              </w:rPr>
            </w:rPrChange>
          </w:rPr>
          <w:delText xml:space="preserve"> </w:delText>
        </w:r>
      </w:del>
      <w:del w:id="84" w:author="Kelvin Wong Kin" w:date="2023-01-30T11:24:00Z">
        <w:r w:rsidR="00945695" w:rsidRPr="00337C2D" w:rsidDel="00DF322F">
          <w:rPr>
            <w:rFonts w:asciiTheme="minorHAnsi" w:hAnsiTheme="minorHAnsi" w:cstheme="minorHAnsi"/>
            <w:b/>
            <w:bCs/>
            <w:szCs w:val="20"/>
            <w:lang w:eastAsia="zh-HK"/>
            <w:rPrChange w:id="85" w:author="Kelvin Wong Kin" w:date="2023-01-30T11:52:00Z">
              <w:rPr>
                <w:rFonts w:asciiTheme="minorHAnsi" w:hAnsiTheme="minorHAnsi" w:cstheme="minorHAnsi"/>
                <w:szCs w:val="20"/>
                <w:lang w:eastAsia="zh-HK"/>
              </w:rPr>
            </w:rPrChange>
          </w:rPr>
          <w:delText>to fulfil</w:delText>
        </w:r>
      </w:del>
      <w:ins w:id="86" w:author="Kelvin Wong Kin" w:date="2023-01-30T11:24:00Z">
        <w:r w:rsidRPr="00337C2D">
          <w:rPr>
            <w:rFonts w:asciiTheme="minorHAnsi" w:hAnsiTheme="minorHAnsi" w:cstheme="minorHAnsi"/>
            <w:b/>
            <w:bCs/>
            <w:szCs w:val="20"/>
            <w:lang w:eastAsia="zh-HK"/>
          </w:rPr>
          <w:t>Requirements:</w:t>
        </w:r>
        <w:r>
          <w:rPr>
            <w:rFonts w:asciiTheme="minorHAnsi" w:hAnsiTheme="minorHAnsi" w:cstheme="minorHAnsi"/>
            <w:b/>
            <w:bCs/>
            <w:szCs w:val="20"/>
            <w:lang w:eastAsia="zh-HK"/>
          </w:rPr>
          <w:t xml:space="preserve"> </w:t>
        </w:r>
        <w:r w:rsidRPr="00337C2D">
          <w:rPr>
            <w:rFonts w:asciiTheme="minorHAnsi" w:hAnsiTheme="minorHAnsi" w:cstheme="minorHAnsi"/>
            <w:szCs w:val="20"/>
            <w:lang w:eastAsia="zh-HK"/>
            <w:rPrChange w:id="87" w:author="Kelvin Wong Kin" w:date="2023-01-30T11:52:00Z">
              <w:rPr>
                <w:rFonts w:asciiTheme="minorHAnsi" w:hAnsiTheme="minorHAnsi" w:cstheme="minorHAnsi"/>
                <w:b/>
                <w:bCs/>
                <w:szCs w:val="20"/>
                <w:lang w:eastAsia="zh-HK"/>
              </w:rPr>
            </w:rPrChange>
          </w:rPr>
          <w:t>Fulfil</w:t>
        </w:r>
      </w:ins>
      <w:r w:rsidR="00945695" w:rsidRPr="00337C2D">
        <w:rPr>
          <w:rFonts w:asciiTheme="minorHAnsi" w:hAnsiTheme="minorHAnsi" w:cstheme="minorHAnsi"/>
          <w:szCs w:val="20"/>
          <w:lang w:eastAsia="zh-HK"/>
        </w:rPr>
        <w:t xml:space="preserve"> </w:t>
      </w:r>
      <w:r w:rsidR="00945695" w:rsidRPr="00630F39">
        <w:rPr>
          <w:rFonts w:asciiTheme="minorHAnsi" w:hAnsiTheme="minorHAnsi" w:cstheme="minorHAnsi"/>
          <w:szCs w:val="20"/>
          <w:lang w:eastAsia="zh-HK"/>
        </w:rPr>
        <w:t xml:space="preserve">identified business needs including </w:t>
      </w:r>
      <w:r w:rsidR="00945695">
        <w:rPr>
          <w:rFonts w:asciiTheme="minorHAnsi" w:hAnsiTheme="minorHAnsi" w:cstheme="minorHAnsi"/>
          <w:szCs w:val="20"/>
          <w:lang w:eastAsia="zh-HK"/>
        </w:rPr>
        <w:t xml:space="preserve">but not limit to agency and partnership sales, </w:t>
      </w:r>
      <w:r w:rsidR="006A13B7">
        <w:rPr>
          <w:rFonts w:asciiTheme="minorHAnsi" w:hAnsiTheme="minorHAnsi" w:cstheme="minorHAnsi"/>
          <w:szCs w:val="20"/>
          <w:lang w:eastAsia="zh-HK"/>
        </w:rPr>
        <w:t>agency awards</w:t>
      </w:r>
      <w:r w:rsidR="00E70ED8">
        <w:rPr>
          <w:rFonts w:asciiTheme="minorHAnsi" w:hAnsiTheme="minorHAnsi" w:cstheme="minorHAnsi"/>
          <w:szCs w:val="20"/>
          <w:lang w:eastAsia="zh-HK"/>
        </w:rPr>
        <w:t xml:space="preserve">, </w:t>
      </w:r>
      <w:r w:rsidR="00945695">
        <w:rPr>
          <w:rFonts w:asciiTheme="minorHAnsi" w:hAnsiTheme="minorHAnsi" w:cstheme="minorHAnsi"/>
          <w:szCs w:val="20"/>
          <w:lang w:eastAsia="zh-HK"/>
        </w:rPr>
        <w:t>persistency, indicators of identifying high risk agents, claims, product sales and analysis and customer analytics</w:t>
      </w:r>
    </w:p>
    <w:p w14:paraId="7012E375" w14:textId="43DD4D31" w:rsidR="002408D8" w:rsidRPr="002408D8" w:rsidRDefault="002408D8" w:rsidP="002408D8">
      <w:pPr>
        <w:pStyle w:val="ListParagraph"/>
        <w:numPr>
          <w:ilvl w:val="1"/>
          <w:numId w:val="11"/>
        </w:numPr>
        <w:spacing w:before="120"/>
        <w:jc w:val="both"/>
        <w:rPr>
          <w:rFonts w:asciiTheme="minorHAnsi" w:hAnsiTheme="minorHAnsi" w:cstheme="minorHAnsi"/>
          <w:szCs w:val="20"/>
          <w:rPrChange w:id="88" w:author="Kelvin Wong Kin" w:date="2023-01-30T11:34:00Z">
            <w:rPr/>
          </w:rPrChange>
        </w:rPr>
        <w:pPrChange w:id="89" w:author="Kelvin Wong Kin" w:date="2023-01-30T11:34:00Z">
          <w:pPr>
            <w:pStyle w:val="ListParagraph"/>
            <w:numPr>
              <w:numId w:val="11"/>
            </w:numPr>
            <w:spacing w:before="120"/>
            <w:ind w:hanging="360"/>
            <w:jc w:val="both"/>
          </w:pPr>
        </w:pPrChange>
      </w:pPr>
      <w:ins w:id="90" w:author="Kelvin Wong Kin" w:date="2023-01-30T11:26:00Z">
        <w:r>
          <w:rPr>
            <w:rFonts w:asciiTheme="minorHAnsi" w:hAnsiTheme="minorHAnsi" w:cstheme="minorHAnsi"/>
            <w:b/>
            <w:bCs/>
            <w:szCs w:val="20"/>
            <w:lang w:eastAsia="zh-HK"/>
          </w:rPr>
          <w:lastRenderedPageBreak/>
          <w:t xml:space="preserve">Foundation for </w:t>
        </w:r>
      </w:ins>
      <w:ins w:id="91" w:author="Kelvin Wong Kin" w:date="2023-01-30T11:27:00Z">
        <w:r>
          <w:rPr>
            <w:rFonts w:asciiTheme="minorHAnsi" w:hAnsiTheme="minorHAnsi" w:cstheme="minorHAnsi"/>
            <w:b/>
            <w:bCs/>
            <w:szCs w:val="20"/>
            <w:lang w:eastAsia="zh-HK"/>
          </w:rPr>
          <w:t xml:space="preserve">advance </w:t>
        </w:r>
      </w:ins>
      <w:ins w:id="92" w:author="Kelvin Wong Kin" w:date="2023-01-30T11:31:00Z">
        <w:r>
          <w:rPr>
            <w:rFonts w:asciiTheme="minorHAnsi" w:hAnsiTheme="minorHAnsi" w:cstheme="minorHAnsi"/>
            <w:b/>
            <w:bCs/>
            <w:szCs w:val="20"/>
            <w:lang w:eastAsia="zh-HK"/>
          </w:rPr>
          <w:t xml:space="preserve">analytics: </w:t>
        </w:r>
      </w:ins>
      <w:ins w:id="93" w:author="Kelvin Wong Kin" w:date="2023-01-30T11:33:00Z">
        <w:r w:rsidRPr="00337C2D">
          <w:rPr>
            <w:rFonts w:asciiTheme="minorHAnsi" w:hAnsiTheme="minorHAnsi" w:cstheme="minorHAnsi"/>
            <w:szCs w:val="20"/>
            <w:lang w:eastAsia="zh-HK"/>
            <w:rPrChange w:id="94" w:author="Kelvin Wong Kin" w:date="2023-01-30T11:52:00Z">
              <w:rPr>
                <w:rFonts w:asciiTheme="minorHAnsi" w:hAnsiTheme="minorHAnsi" w:cstheme="minorHAnsi"/>
                <w:b/>
                <w:bCs/>
                <w:szCs w:val="20"/>
                <w:lang w:eastAsia="zh-HK"/>
              </w:rPr>
            </w:rPrChange>
          </w:rPr>
          <w:t>The</w:t>
        </w:r>
      </w:ins>
      <w:ins w:id="95" w:author="Kelvin Wong Kin" w:date="2023-01-30T11:35:00Z">
        <w:r w:rsidRPr="00337C2D">
          <w:rPr>
            <w:rFonts w:asciiTheme="minorHAnsi" w:hAnsiTheme="minorHAnsi" w:cstheme="minorHAnsi"/>
            <w:szCs w:val="20"/>
            <w:lang w:eastAsia="zh-HK"/>
            <w:rPrChange w:id="96" w:author="Kelvin Wong Kin" w:date="2023-01-30T11:52:00Z">
              <w:rPr>
                <w:rFonts w:asciiTheme="minorHAnsi" w:hAnsiTheme="minorHAnsi" w:cstheme="minorHAnsi"/>
                <w:b/>
                <w:bCs/>
                <w:szCs w:val="20"/>
                <w:lang w:eastAsia="zh-HK"/>
              </w:rPr>
            </w:rPrChange>
          </w:rPr>
          <w:t xml:space="preserve"> data platform</w:t>
        </w:r>
      </w:ins>
      <w:ins w:id="97" w:author="Kelvin Wong Kin" w:date="2023-01-30T11:33:00Z">
        <w:r w:rsidRPr="00337C2D">
          <w:rPr>
            <w:rFonts w:asciiTheme="minorHAnsi" w:hAnsiTheme="minorHAnsi" w:cstheme="minorHAnsi"/>
            <w:szCs w:val="20"/>
            <w:lang w:eastAsia="zh-HK"/>
            <w:rPrChange w:id="98" w:author="Kelvin Wong Kin" w:date="2023-01-30T11:52:00Z">
              <w:rPr>
                <w:rFonts w:asciiTheme="minorHAnsi" w:hAnsiTheme="minorHAnsi" w:cstheme="minorHAnsi"/>
                <w:b/>
                <w:bCs/>
                <w:szCs w:val="20"/>
                <w:lang w:eastAsia="zh-HK"/>
              </w:rPr>
            </w:rPrChange>
          </w:rPr>
          <w:t xml:space="preserve"> foundation shall enable the implementation of adv</w:t>
        </w:r>
      </w:ins>
      <w:ins w:id="99" w:author="Kelvin Wong Kin" w:date="2023-01-30T11:34:00Z">
        <w:r w:rsidRPr="00337C2D">
          <w:rPr>
            <w:rFonts w:asciiTheme="minorHAnsi" w:hAnsiTheme="minorHAnsi" w:cstheme="minorHAnsi"/>
            <w:szCs w:val="20"/>
            <w:lang w:eastAsia="zh-HK"/>
            <w:rPrChange w:id="100" w:author="Kelvin Wong Kin" w:date="2023-01-30T11:52:00Z">
              <w:rPr>
                <w:rFonts w:asciiTheme="minorHAnsi" w:hAnsiTheme="minorHAnsi" w:cstheme="minorHAnsi"/>
                <w:b/>
                <w:bCs/>
                <w:szCs w:val="20"/>
                <w:lang w:eastAsia="zh-HK"/>
              </w:rPr>
            </w:rPrChange>
          </w:rPr>
          <w:t>anced analytics use case included but not limited to stream analytics,</w:t>
        </w:r>
      </w:ins>
      <w:ins w:id="101" w:author="Kelvin Wong Kin" w:date="2023-01-30T14:16:00Z">
        <w:r w:rsidR="00EE0EC1">
          <w:rPr>
            <w:rFonts w:asciiTheme="minorHAnsi" w:hAnsiTheme="minorHAnsi" w:cstheme="minorHAnsi"/>
            <w:szCs w:val="20"/>
            <w:lang w:eastAsia="zh-HK"/>
          </w:rPr>
          <w:t xml:space="preserve"> facilitate</w:t>
        </w:r>
      </w:ins>
      <w:ins w:id="102" w:author="Kelvin Wong Kin" w:date="2023-01-30T11:34:00Z">
        <w:r w:rsidRPr="00337C2D">
          <w:rPr>
            <w:rFonts w:asciiTheme="minorHAnsi" w:hAnsiTheme="minorHAnsi" w:cstheme="minorHAnsi"/>
            <w:szCs w:val="20"/>
            <w:lang w:eastAsia="zh-HK"/>
            <w:rPrChange w:id="103" w:author="Kelvin Wong Kin" w:date="2023-01-30T11:52:00Z">
              <w:rPr>
                <w:rFonts w:asciiTheme="minorHAnsi" w:hAnsiTheme="minorHAnsi" w:cstheme="minorHAnsi"/>
                <w:b/>
                <w:bCs/>
                <w:szCs w:val="20"/>
                <w:lang w:eastAsia="zh-HK"/>
              </w:rPr>
            </w:rPrChange>
          </w:rPr>
          <w:t xml:space="preserve"> ML OPS in the future</w:t>
        </w:r>
      </w:ins>
    </w:p>
    <w:p w14:paraId="44A590B9" w14:textId="4602B632" w:rsidR="00E55651" w:rsidRPr="005233D3" w:rsidRDefault="00337C2D" w:rsidP="00635051">
      <w:pPr>
        <w:pStyle w:val="ListParagraph"/>
        <w:numPr>
          <w:ilvl w:val="0"/>
          <w:numId w:val="11"/>
        </w:numPr>
        <w:spacing w:before="120"/>
        <w:jc w:val="both"/>
        <w:rPr>
          <w:ins w:id="104" w:author="Kelvin Wong Kin" w:date="2023-01-30T11:41:00Z"/>
          <w:rFonts w:asciiTheme="minorHAnsi" w:hAnsiTheme="minorHAnsi" w:cstheme="minorHAnsi"/>
          <w:b/>
          <w:bCs/>
          <w:szCs w:val="20"/>
          <w:rPrChange w:id="105" w:author="Kelvin Wong Kin" w:date="2023-01-30T14:07:00Z">
            <w:rPr>
              <w:ins w:id="106" w:author="Kelvin Wong Kin" w:date="2023-01-30T11:41:00Z"/>
              <w:rFonts w:asciiTheme="minorHAnsi" w:hAnsiTheme="minorHAnsi" w:cstheme="minorHAnsi"/>
              <w:szCs w:val="20"/>
            </w:rPr>
          </w:rPrChange>
        </w:rPr>
      </w:pPr>
      <w:ins w:id="107" w:author="Kelvin Wong Kin" w:date="2023-01-30T11:46:00Z">
        <w:r w:rsidRPr="005233D3">
          <w:rPr>
            <w:rFonts w:asciiTheme="minorHAnsi" w:hAnsiTheme="minorHAnsi" w:cstheme="minorHAnsi"/>
            <w:b/>
            <w:bCs/>
            <w:szCs w:val="20"/>
            <w:rPrChange w:id="108" w:author="Kelvin Wong Kin" w:date="2023-01-30T14:07:00Z">
              <w:rPr>
                <w:rFonts w:asciiTheme="minorHAnsi" w:hAnsiTheme="minorHAnsi" w:cstheme="minorHAnsi"/>
                <w:szCs w:val="20"/>
              </w:rPr>
            </w:rPrChange>
          </w:rPr>
          <w:t xml:space="preserve">Current and future </w:t>
        </w:r>
      </w:ins>
      <w:ins w:id="109" w:author="Kelvin Wong Kin" w:date="2023-01-30T11:40:00Z">
        <w:r w:rsidR="00E55651" w:rsidRPr="005233D3">
          <w:rPr>
            <w:rFonts w:asciiTheme="minorHAnsi" w:hAnsiTheme="minorHAnsi" w:cstheme="minorHAnsi"/>
            <w:b/>
            <w:bCs/>
            <w:szCs w:val="20"/>
            <w:rPrChange w:id="110" w:author="Kelvin Wong Kin" w:date="2023-01-30T14:07:00Z">
              <w:rPr>
                <w:rFonts w:asciiTheme="minorHAnsi" w:hAnsiTheme="minorHAnsi" w:cstheme="minorHAnsi"/>
                <w:szCs w:val="20"/>
              </w:rPr>
            </w:rPrChange>
          </w:rPr>
          <w:t>Business needs ride on new Operational Data Store</w:t>
        </w:r>
      </w:ins>
      <w:ins w:id="111" w:author="Kelvin Wong Kin" w:date="2023-01-30T11:44:00Z">
        <w:r w:rsidR="00E55651" w:rsidRPr="005233D3">
          <w:rPr>
            <w:rFonts w:asciiTheme="minorHAnsi" w:hAnsiTheme="minorHAnsi" w:cstheme="minorHAnsi"/>
            <w:b/>
            <w:bCs/>
            <w:szCs w:val="20"/>
            <w:rPrChange w:id="112" w:author="Kelvin Wong Kin" w:date="2023-01-30T14:07:00Z">
              <w:rPr>
                <w:rFonts w:asciiTheme="minorHAnsi" w:hAnsiTheme="minorHAnsi" w:cstheme="minorHAnsi"/>
                <w:szCs w:val="20"/>
              </w:rPr>
            </w:rPrChange>
          </w:rPr>
          <w:t>, Single Customer View Data Store</w:t>
        </w:r>
      </w:ins>
      <w:ins w:id="113" w:author="Kelvin Wong Kin" w:date="2023-01-30T11:43:00Z">
        <w:r w:rsidR="00E55651" w:rsidRPr="005233D3">
          <w:rPr>
            <w:rFonts w:asciiTheme="minorHAnsi" w:hAnsiTheme="minorHAnsi" w:cstheme="minorHAnsi"/>
            <w:b/>
            <w:bCs/>
            <w:szCs w:val="20"/>
            <w:rPrChange w:id="114" w:author="Kelvin Wong Kin" w:date="2023-01-30T14:07:00Z">
              <w:rPr>
                <w:rFonts w:asciiTheme="minorHAnsi" w:hAnsiTheme="minorHAnsi" w:cstheme="minorHAnsi"/>
                <w:szCs w:val="20"/>
              </w:rPr>
            </w:rPrChange>
          </w:rPr>
          <w:t xml:space="preserve"> with standard data model</w:t>
        </w:r>
      </w:ins>
      <w:ins w:id="115" w:author="Kelvin Wong Kin" w:date="2023-01-30T11:41:00Z">
        <w:r w:rsidR="00E55651" w:rsidRPr="005233D3">
          <w:rPr>
            <w:rFonts w:asciiTheme="minorHAnsi" w:hAnsiTheme="minorHAnsi" w:cstheme="minorHAnsi"/>
            <w:b/>
            <w:bCs/>
            <w:szCs w:val="20"/>
            <w:rPrChange w:id="116" w:author="Kelvin Wong Kin" w:date="2023-01-30T14:07:00Z">
              <w:rPr>
                <w:rFonts w:asciiTheme="minorHAnsi" w:hAnsiTheme="minorHAnsi" w:cstheme="minorHAnsi"/>
                <w:szCs w:val="20"/>
              </w:rPr>
            </w:rPrChange>
          </w:rPr>
          <w:t xml:space="preserve"> as the source of truth for channels’ consumption</w:t>
        </w:r>
      </w:ins>
    </w:p>
    <w:p w14:paraId="1EF7CF09" w14:textId="293FC6EF" w:rsidR="00E55651" w:rsidRDefault="00337C2D" w:rsidP="00E55651">
      <w:pPr>
        <w:pStyle w:val="ListParagraph"/>
        <w:numPr>
          <w:ilvl w:val="1"/>
          <w:numId w:val="11"/>
        </w:numPr>
        <w:spacing w:before="120"/>
        <w:jc w:val="both"/>
        <w:rPr>
          <w:ins w:id="117" w:author="Kelvin Wong Kin" w:date="2023-01-30T11:52:00Z"/>
          <w:rFonts w:asciiTheme="minorHAnsi" w:hAnsiTheme="minorHAnsi" w:cstheme="minorHAnsi"/>
          <w:szCs w:val="20"/>
        </w:rPr>
      </w:pPr>
      <w:ins w:id="118" w:author="Kelvin Wong Kin" w:date="2023-01-30T11:49:00Z">
        <w:r w:rsidRPr="00337C2D">
          <w:rPr>
            <w:rFonts w:asciiTheme="minorHAnsi" w:hAnsiTheme="minorHAnsi" w:cstheme="minorHAnsi"/>
            <w:b/>
            <w:bCs/>
            <w:szCs w:val="20"/>
            <w:rPrChange w:id="119" w:author="Kelvin Wong Kin" w:date="2023-01-30T11:52:00Z">
              <w:rPr>
                <w:rFonts w:asciiTheme="minorHAnsi" w:hAnsiTheme="minorHAnsi" w:cstheme="minorHAnsi"/>
                <w:szCs w:val="20"/>
              </w:rPr>
            </w:rPrChange>
          </w:rPr>
          <w:t>Exist</w:t>
        </w:r>
      </w:ins>
      <w:ins w:id="120" w:author="Kelvin Wong Kin" w:date="2023-01-30T11:50:00Z">
        <w:r w:rsidRPr="00337C2D">
          <w:rPr>
            <w:rFonts w:asciiTheme="minorHAnsi" w:hAnsiTheme="minorHAnsi" w:cstheme="minorHAnsi"/>
            <w:b/>
            <w:bCs/>
            <w:szCs w:val="20"/>
            <w:rPrChange w:id="121" w:author="Kelvin Wong Kin" w:date="2023-01-30T11:52:00Z">
              <w:rPr>
                <w:rFonts w:asciiTheme="minorHAnsi" w:hAnsiTheme="minorHAnsi" w:cstheme="minorHAnsi"/>
                <w:szCs w:val="20"/>
              </w:rPr>
            </w:rPrChange>
          </w:rPr>
          <w:t xml:space="preserve">ing </w:t>
        </w:r>
      </w:ins>
      <w:ins w:id="122" w:author="Kelvin Wong Kin" w:date="2023-01-30T11:45:00Z">
        <w:r w:rsidR="00E55651" w:rsidRPr="00337C2D">
          <w:rPr>
            <w:rFonts w:asciiTheme="minorHAnsi" w:hAnsiTheme="minorHAnsi" w:cstheme="minorHAnsi"/>
            <w:b/>
            <w:bCs/>
            <w:szCs w:val="20"/>
            <w:rPrChange w:id="123" w:author="Kelvin Wong Kin" w:date="2023-01-30T11:52:00Z">
              <w:rPr>
                <w:rFonts w:asciiTheme="minorHAnsi" w:hAnsiTheme="minorHAnsi" w:cstheme="minorHAnsi"/>
                <w:szCs w:val="20"/>
              </w:rPr>
            </w:rPrChange>
          </w:rPr>
          <w:t>Real-time data services requirements</w:t>
        </w:r>
      </w:ins>
      <w:ins w:id="124" w:author="Kelvin Wong Kin" w:date="2023-01-30T11:46:00Z">
        <w:r w:rsidR="00E55651" w:rsidRPr="00337C2D">
          <w:rPr>
            <w:rFonts w:asciiTheme="minorHAnsi" w:hAnsiTheme="minorHAnsi" w:cstheme="minorHAnsi"/>
            <w:b/>
            <w:bCs/>
            <w:szCs w:val="20"/>
            <w:rPrChange w:id="125" w:author="Kelvin Wong Kin" w:date="2023-01-30T11:52:00Z">
              <w:rPr>
                <w:rFonts w:asciiTheme="minorHAnsi" w:hAnsiTheme="minorHAnsi" w:cstheme="minorHAnsi"/>
                <w:szCs w:val="20"/>
              </w:rPr>
            </w:rPrChange>
          </w:rPr>
          <w:t>:</w:t>
        </w:r>
        <w:r w:rsidR="00E55651">
          <w:rPr>
            <w:rFonts w:asciiTheme="minorHAnsi" w:hAnsiTheme="minorHAnsi" w:cstheme="minorHAnsi"/>
            <w:szCs w:val="20"/>
          </w:rPr>
          <w:t xml:space="preserve"> </w:t>
        </w:r>
        <w:r>
          <w:rPr>
            <w:rFonts w:asciiTheme="minorHAnsi" w:hAnsiTheme="minorHAnsi" w:cstheme="minorHAnsi"/>
            <w:szCs w:val="20"/>
          </w:rPr>
          <w:t>Fulfil</w:t>
        </w:r>
      </w:ins>
      <w:ins w:id="126" w:author="Kelvin Wong Kin" w:date="2023-01-30T11:50:00Z">
        <w:r>
          <w:rPr>
            <w:rFonts w:asciiTheme="minorHAnsi" w:hAnsiTheme="minorHAnsi" w:cstheme="minorHAnsi"/>
            <w:szCs w:val="20"/>
          </w:rPr>
          <w:t xml:space="preserve"> identified inquiry services such as policy</w:t>
        </w:r>
      </w:ins>
      <w:ins w:id="127" w:author="Kelvin Wong Kin" w:date="2023-01-30T11:51:00Z">
        <w:r>
          <w:rPr>
            <w:rFonts w:asciiTheme="minorHAnsi" w:hAnsiTheme="minorHAnsi" w:cstheme="minorHAnsi"/>
            <w:szCs w:val="20"/>
          </w:rPr>
          <w:t>, customer level</w:t>
        </w:r>
      </w:ins>
      <w:ins w:id="128" w:author="Kelvin Wong Kin" w:date="2023-01-30T11:50:00Z">
        <w:r>
          <w:rPr>
            <w:rFonts w:asciiTheme="minorHAnsi" w:hAnsiTheme="minorHAnsi" w:cstheme="minorHAnsi"/>
            <w:szCs w:val="20"/>
          </w:rPr>
          <w:t xml:space="preserve"> enquiry from agency</w:t>
        </w:r>
      </w:ins>
      <w:ins w:id="129" w:author="Kelvin Wong Kin" w:date="2023-01-30T11:51:00Z">
        <w:r>
          <w:rPr>
            <w:rFonts w:asciiTheme="minorHAnsi" w:hAnsiTheme="minorHAnsi" w:cstheme="minorHAnsi"/>
            <w:szCs w:val="20"/>
          </w:rPr>
          <w:t xml:space="preserve"> (B2A)</w:t>
        </w:r>
      </w:ins>
      <w:ins w:id="130" w:author="Kelvin Wong Kin" w:date="2023-01-30T11:50:00Z">
        <w:r>
          <w:rPr>
            <w:rFonts w:asciiTheme="minorHAnsi" w:hAnsiTheme="minorHAnsi" w:cstheme="minorHAnsi"/>
            <w:szCs w:val="20"/>
          </w:rPr>
          <w:t xml:space="preserve"> / brokers</w:t>
        </w:r>
      </w:ins>
      <w:ins w:id="131" w:author="Kelvin Wong Kin" w:date="2023-01-30T11:51:00Z">
        <w:r>
          <w:rPr>
            <w:rFonts w:asciiTheme="minorHAnsi" w:hAnsiTheme="minorHAnsi" w:cstheme="minorHAnsi"/>
            <w:szCs w:val="20"/>
          </w:rPr>
          <w:t xml:space="preserve"> (B2B)</w:t>
        </w:r>
      </w:ins>
      <w:ins w:id="132" w:author="Kelvin Wong Kin" w:date="2023-01-30T11:50:00Z">
        <w:r>
          <w:rPr>
            <w:rFonts w:asciiTheme="minorHAnsi" w:hAnsiTheme="minorHAnsi" w:cstheme="minorHAnsi"/>
            <w:szCs w:val="20"/>
          </w:rPr>
          <w:t>, customer</w:t>
        </w:r>
      </w:ins>
      <w:ins w:id="133" w:author="Kelvin Wong Kin" w:date="2023-01-30T11:51:00Z">
        <w:r>
          <w:rPr>
            <w:rFonts w:asciiTheme="minorHAnsi" w:hAnsiTheme="minorHAnsi" w:cstheme="minorHAnsi"/>
            <w:szCs w:val="20"/>
          </w:rPr>
          <w:t xml:space="preserve"> (B2C)</w:t>
        </w:r>
      </w:ins>
      <w:ins w:id="134" w:author="Kelvin Wong Kin" w:date="2023-01-30T11:50:00Z">
        <w:r>
          <w:rPr>
            <w:rFonts w:asciiTheme="minorHAnsi" w:hAnsiTheme="minorHAnsi" w:cstheme="minorHAnsi"/>
            <w:szCs w:val="20"/>
          </w:rPr>
          <w:t xml:space="preserve"> and internal</w:t>
        </w:r>
      </w:ins>
      <w:ins w:id="135" w:author="Kelvin Wong Kin" w:date="2023-01-30T11:51:00Z">
        <w:r>
          <w:rPr>
            <w:rFonts w:asciiTheme="minorHAnsi" w:hAnsiTheme="minorHAnsi" w:cstheme="minorHAnsi"/>
            <w:szCs w:val="20"/>
          </w:rPr>
          <w:t xml:space="preserve"> (B2E)</w:t>
        </w:r>
      </w:ins>
      <w:ins w:id="136" w:author="Kelvin Wong Kin" w:date="2023-01-30T11:50:00Z">
        <w:r>
          <w:rPr>
            <w:rFonts w:asciiTheme="minorHAnsi" w:hAnsiTheme="minorHAnsi" w:cstheme="minorHAnsi"/>
            <w:szCs w:val="20"/>
          </w:rPr>
          <w:t xml:space="preserve"> channels</w:t>
        </w:r>
      </w:ins>
    </w:p>
    <w:p w14:paraId="0EBF9751" w14:textId="3EC34998" w:rsidR="00337C2D" w:rsidRPr="00337C2D" w:rsidRDefault="00337C2D" w:rsidP="00E55651">
      <w:pPr>
        <w:pStyle w:val="ListParagraph"/>
        <w:numPr>
          <w:ilvl w:val="1"/>
          <w:numId w:val="11"/>
        </w:numPr>
        <w:spacing w:before="120"/>
        <w:jc w:val="both"/>
        <w:rPr>
          <w:ins w:id="137" w:author="Kelvin Wong Kin" w:date="2023-01-30T11:40:00Z"/>
          <w:rFonts w:asciiTheme="minorHAnsi" w:hAnsiTheme="minorHAnsi" w:cstheme="minorHAnsi"/>
          <w:b/>
          <w:bCs/>
          <w:szCs w:val="20"/>
          <w:rPrChange w:id="138" w:author="Kelvin Wong Kin" w:date="2023-01-30T11:53:00Z">
            <w:rPr>
              <w:ins w:id="139" w:author="Kelvin Wong Kin" w:date="2023-01-30T11:40:00Z"/>
              <w:rFonts w:asciiTheme="minorHAnsi" w:hAnsiTheme="minorHAnsi" w:cstheme="minorHAnsi"/>
              <w:b/>
              <w:bCs/>
              <w:szCs w:val="20"/>
              <w:lang w:eastAsia="zh-HK"/>
            </w:rPr>
          </w:rPrChange>
        </w:rPr>
        <w:pPrChange w:id="140" w:author="Kelvin Wong Kin" w:date="2023-01-30T11:41:00Z">
          <w:pPr>
            <w:pStyle w:val="ListParagraph"/>
            <w:numPr>
              <w:numId w:val="11"/>
            </w:numPr>
            <w:spacing w:before="120"/>
            <w:ind w:hanging="360"/>
            <w:jc w:val="both"/>
          </w:pPr>
        </w:pPrChange>
      </w:pPr>
      <w:ins w:id="141" w:author="Kelvin Wong Kin" w:date="2023-01-30T11:53:00Z">
        <w:r w:rsidRPr="00337C2D">
          <w:rPr>
            <w:rFonts w:asciiTheme="minorHAnsi" w:hAnsiTheme="minorHAnsi" w:cstheme="minorHAnsi"/>
            <w:b/>
            <w:bCs/>
            <w:szCs w:val="20"/>
            <w:rPrChange w:id="142" w:author="Kelvin Wong Kin" w:date="2023-01-30T11:53:00Z">
              <w:rPr>
                <w:rFonts w:asciiTheme="minorHAnsi" w:hAnsiTheme="minorHAnsi" w:cstheme="minorHAnsi"/>
                <w:szCs w:val="20"/>
              </w:rPr>
            </w:rPrChange>
          </w:rPr>
          <w:t xml:space="preserve">Foundation for real-time </w:t>
        </w:r>
      </w:ins>
      <w:ins w:id="143" w:author="Kelvin Wong Kin" w:date="2023-01-30T11:56:00Z">
        <w:r w:rsidR="008B70F7">
          <w:rPr>
            <w:rFonts w:asciiTheme="minorHAnsi" w:hAnsiTheme="minorHAnsi" w:cstheme="minorHAnsi"/>
            <w:b/>
            <w:bCs/>
            <w:szCs w:val="20"/>
          </w:rPr>
          <w:t>event consumption</w:t>
        </w:r>
      </w:ins>
      <w:ins w:id="144" w:author="Kelvin Wong Kin" w:date="2023-01-30T11:53:00Z">
        <w:r w:rsidRPr="00337C2D">
          <w:rPr>
            <w:rFonts w:asciiTheme="minorHAnsi" w:hAnsiTheme="minorHAnsi" w:cstheme="minorHAnsi"/>
            <w:b/>
            <w:bCs/>
            <w:szCs w:val="20"/>
            <w:rPrChange w:id="145" w:author="Kelvin Wong Kin" w:date="2023-01-30T11:53:00Z">
              <w:rPr>
                <w:rFonts w:asciiTheme="minorHAnsi" w:hAnsiTheme="minorHAnsi" w:cstheme="minorHAnsi"/>
                <w:szCs w:val="20"/>
              </w:rPr>
            </w:rPrChange>
          </w:rPr>
          <w:t>:</w:t>
        </w:r>
      </w:ins>
      <w:ins w:id="146" w:author="Kelvin Wong Kin" w:date="2023-01-30T11:57:00Z">
        <w:r w:rsidR="008B70F7">
          <w:rPr>
            <w:rFonts w:asciiTheme="minorHAnsi" w:hAnsiTheme="minorHAnsi" w:cstheme="minorHAnsi"/>
            <w:b/>
            <w:bCs/>
            <w:szCs w:val="20"/>
          </w:rPr>
          <w:t xml:space="preserve"> </w:t>
        </w:r>
        <w:r w:rsidR="008B70F7">
          <w:rPr>
            <w:rFonts w:asciiTheme="minorHAnsi" w:hAnsiTheme="minorHAnsi" w:cstheme="minorHAnsi"/>
            <w:szCs w:val="20"/>
          </w:rPr>
          <w:t xml:space="preserve">Fulfil the consumption of </w:t>
        </w:r>
      </w:ins>
      <w:ins w:id="147" w:author="Kelvin Wong Kin" w:date="2023-01-30T11:58:00Z">
        <w:r w:rsidR="008B70F7">
          <w:rPr>
            <w:rFonts w:asciiTheme="minorHAnsi" w:hAnsiTheme="minorHAnsi" w:cstheme="minorHAnsi"/>
            <w:szCs w:val="20"/>
          </w:rPr>
          <w:t>data</w:t>
        </w:r>
      </w:ins>
      <w:ins w:id="148" w:author="Kelvin Wong Kin" w:date="2023-01-30T11:57:00Z">
        <w:r w:rsidR="008B70F7">
          <w:rPr>
            <w:rFonts w:asciiTheme="minorHAnsi" w:hAnsiTheme="minorHAnsi" w:cstheme="minorHAnsi"/>
            <w:szCs w:val="20"/>
          </w:rPr>
          <w:t xml:space="preserve"> event</w:t>
        </w:r>
      </w:ins>
      <w:ins w:id="149" w:author="Kelvin Wong Kin" w:date="2023-01-30T11:58:00Z">
        <w:r w:rsidR="008B70F7">
          <w:rPr>
            <w:rFonts w:asciiTheme="minorHAnsi" w:hAnsiTheme="minorHAnsi" w:cstheme="minorHAnsi"/>
            <w:szCs w:val="20"/>
          </w:rPr>
          <w:t>s</w:t>
        </w:r>
      </w:ins>
      <w:ins w:id="150" w:author="Kelvin Wong Kin" w:date="2023-01-30T11:57:00Z">
        <w:r w:rsidR="008B70F7">
          <w:rPr>
            <w:rFonts w:asciiTheme="minorHAnsi" w:hAnsiTheme="minorHAnsi" w:cstheme="minorHAnsi"/>
            <w:szCs w:val="20"/>
          </w:rPr>
          <w:t xml:space="preserve"> (such as customer’s b</w:t>
        </w:r>
      </w:ins>
      <w:ins w:id="151" w:author="Kelvin Wong Kin" w:date="2023-01-30T11:58:00Z">
        <w:r w:rsidR="008B70F7">
          <w:rPr>
            <w:rFonts w:asciiTheme="minorHAnsi" w:hAnsiTheme="minorHAnsi" w:cstheme="minorHAnsi"/>
            <w:szCs w:val="20"/>
          </w:rPr>
          <w:t>irthday reminder, policy payment due date reminder)</w:t>
        </w:r>
      </w:ins>
      <w:ins w:id="152" w:author="Kelvin Wong Kin" w:date="2023-01-30T11:53:00Z">
        <w:r>
          <w:rPr>
            <w:rFonts w:asciiTheme="minorHAnsi" w:hAnsiTheme="minorHAnsi" w:cstheme="minorHAnsi"/>
            <w:b/>
            <w:bCs/>
            <w:szCs w:val="20"/>
          </w:rPr>
          <w:t xml:space="preserve"> </w:t>
        </w:r>
      </w:ins>
      <w:ins w:id="153" w:author="Kelvin Wong Kin" w:date="2023-01-30T11:58:00Z">
        <w:r w:rsidR="008B70F7">
          <w:rPr>
            <w:rFonts w:asciiTheme="minorHAnsi" w:hAnsiTheme="minorHAnsi" w:cstheme="minorHAnsi"/>
            <w:szCs w:val="20"/>
          </w:rPr>
          <w:t xml:space="preserve">in real-time basis </w:t>
        </w:r>
      </w:ins>
      <w:ins w:id="154" w:author="Kelvin Wong Kin" w:date="2023-01-30T11:59:00Z">
        <w:r w:rsidR="008B70F7">
          <w:rPr>
            <w:rFonts w:asciiTheme="minorHAnsi" w:hAnsiTheme="minorHAnsi" w:cstheme="minorHAnsi"/>
            <w:szCs w:val="20"/>
          </w:rPr>
          <w:t>from</w:t>
        </w:r>
      </w:ins>
      <w:ins w:id="155" w:author="Kelvin Wong Kin" w:date="2023-01-30T11:58:00Z">
        <w:r w:rsidR="008B70F7">
          <w:rPr>
            <w:rFonts w:asciiTheme="minorHAnsi" w:hAnsiTheme="minorHAnsi" w:cstheme="minorHAnsi"/>
            <w:szCs w:val="20"/>
          </w:rPr>
          <w:t xml:space="preserve"> omni channels</w:t>
        </w:r>
      </w:ins>
      <w:ins w:id="156" w:author="Kelvin Wong Kin" w:date="2023-01-30T11:59:00Z">
        <w:r w:rsidR="008B70F7">
          <w:rPr>
            <w:rFonts w:asciiTheme="minorHAnsi" w:hAnsiTheme="minorHAnsi" w:cstheme="minorHAnsi"/>
            <w:szCs w:val="20"/>
          </w:rPr>
          <w:t xml:space="preserve"> with event driven architecture</w:t>
        </w:r>
      </w:ins>
    </w:p>
    <w:p w14:paraId="4E41C19C" w14:textId="349C33A9" w:rsidR="00635051" w:rsidRPr="00585B2E" w:rsidRDefault="006721DD" w:rsidP="00635051">
      <w:pPr>
        <w:pStyle w:val="ListParagraph"/>
        <w:numPr>
          <w:ilvl w:val="0"/>
          <w:numId w:val="11"/>
        </w:numPr>
        <w:spacing w:before="120"/>
        <w:jc w:val="both"/>
        <w:rPr>
          <w:rFonts w:asciiTheme="minorHAnsi" w:hAnsiTheme="minorHAnsi" w:cstheme="minorHAnsi"/>
          <w:szCs w:val="20"/>
        </w:rPr>
      </w:pPr>
      <w:r w:rsidRPr="006721DD">
        <w:rPr>
          <w:rFonts w:asciiTheme="minorHAnsi" w:hAnsiTheme="minorHAnsi" w:cstheme="minorHAnsi"/>
          <w:b/>
          <w:bCs/>
          <w:szCs w:val="20"/>
          <w:lang w:eastAsia="zh-HK"/>
        </w:rPr>
        <w:t>Architecture</w:t>
      </w:r>
      <w:r w:rsidRPr="006721DD">
        <w:rPr>
          <w:rFonts w:asciiTheme="minorHAnsi" w:hAnsiTheme="minorHAnsi" w:cstheme="minorHAnsi"/>
          <w:szCs w:val="20"/>
          <w:lang w:eastAsia="zh-HK"/>
        </w:rPr>
        <w:t xml:space="preserve">: </w:t>
      </w:r>
      <w:r w:rsidR="009A307D" w:rsidRPr="006721DD">
        <w:rPr>
          <w:rFonts w:asciiTheme="minorHAnsi" w:hAnsiTheme="minorHAnsi" w:cstheme="minorHAnsi"/>
          <w:szCs w:val="20"/>
          <w:lang w:eastAsia="zh-HK"/>
        </w:rPr>
        <w:t>Suggest architecture design and data flow of</w:t>
      </w:r>
      <w:ins w:id="157" w:author="Kelvin Wong Kin" w:date="2023-01-30T12:06:00Z">
        <w:r w:rsidR="00B24AB9">
          <w:rPr>
            <w:rFonts w:asciiTheme="minorHAnsi" w:hAnsiTheme="minorHAnsi" w:cstheme="minorHAnsi"/>
            <w:szCs w:val="20"/>
            <w:lang w:eastAsia="zh-HK"/>
          </w:rPr>
          <w:t xml:space="preserve"> data platform including</w:t>
        </w:r>
      </w:ins>
      <w:r w:rsidR="009A307D" w:rsidRPr="006721DD">
        <w:rPr>
          <w:rFonts w:asciiTheme="minorHAnsi" w:hAnsiTheme="minorHAnsi" w:cstheme="minorHAnsi"/>
          <w:szCs w:val="20"/>
          <w:lang w:eastAsia="zh-HK"/>
        </w:rPr>
        <w:t xml:space="preserve"> EDW / data lake</w:t>
      </w:r>
      <w:ins w:id="158" w:author="Kelvin Wong Kin" w:date="2023-01-30T12:03:00Z">
        <w:r w:rsidR="004533AE">
          <w:rPr>
            <w:rFonts w:asciiTheme="minorHAnsi" w:hAnsiTheme="minorHAnsi" w:cstheme="minorHAnsi"/>
            <w:szCs w:val="20"/>
            <w:lang w:eastAsia="zh-HK"/>
          </w:rPr>
          <w:t>, Operational Data Store, Cust</w:t>
        </w:r>
      </w:ins>
      <w:ins w:id="159" w:author="Kelvin Wong Kin" w:date="2023-01-30T12:04:00Z">
        <w:r w:rsidR="004533AE">
          <w:rPr>
            <w:rFonts w:asciiTheme="minorHAnsi" w:hAnsiTheme="minorHAnsi" w:cstheme="minorHAnsi"/>
            <w:szCs w:val="20"/>
            <w:lang w:eastAsia="zh-HK"/>
          </w:rPr>
          <w:t>omer 360 Data Store</w:t>
        </w:r>
      </w:ins>
      <w:r w:rsidR="009A307D" w:rsidRPr="006721DD">
        <w:rPr>
          <w:rFonts w:asciiTheme="minorHAnsi" w:hAnsiTheme="minorHAnsi" w:cstheme="minorHAnsi"/>
          <w:szCs w:val="20"/>
          <w:lang w:eastAsia="zh-HK"/>
        </w:rPr>
        <w:t xml:space="preserve"> for insurance</w:t>
      </w:r>
      <w:r w:rsidRPr="006721DD">
        <w:rPr>
          <w:rFonts w:asciiTheme="minorHAnsi" w:hAnsiTheme="minorHAnsi" w:cstheme="minorHAnsi"/>
          <w:szCs w:val="20"/>
          <w:lang w:eastAsia="zh-HK"/>
        </w:rPr>
        <w:t xml:space="preserve">. </w:t>
      </w:r>
      <w:r w:rsidR="002E2E42" w:rsidRPr="006721DD">
        <w:rPr>
          <w:rFonts w:asciiTheme="minorHAnsi" w:hAnsiTheme="minorHAnsi" w:cstheme="minorHAnsi"/>
          <w:szCs w:val="20"/>
          <w:lang w:eastAsia="zh-HK"/>
        </w:rPr>
        <w:t xml:space="preserve">Design and </w:t>
      </w:r>
      <w:del w:id="160" w:author="Kelvin Wong Kin" w:date="2023-01-30T12:08:00Z">
        <w:r w:rsidR="002E2E42" w:rsidRPr="006721DD" w:rsidDel="00B24AB9">
          <w:rPr>
            <w:rFonts w:asciiTheme="minorHAnsi" w:hAnsiTheme="minorHAnsi" w:cstheme="minorHAnsi"/>
            <w:szCs w:val="20"/>
            <w:lang w:eastAsia="zh-HK"/>
          </w:rPr>
          <w:delText>Implement</w:delText>
        </w:r>
      </w:del>
      <w:ins w:id="161" w:author="Kelvin Wong Kin" w:date="2023-01-30T12:08:00Z">
        <w:r w:rsidR="00B24AB9" w:rsidRPr="006721DD">
          <w:rPr>
            <w:rFonts w:asciiTheme="minorHAnsi" w:hAnsiTheme="minorHAnsi" w:cstheme="minorHAnsi"/>
            <w:szCs w:val="20"/>
            <w:lang w:eastAsia="zh-HK"/>
          </w:rPr>
          <w:t>implement</w:t>
        </w:r>
      </w:ins>
      <w:r w:rsidR="002E2E42" w:rsidRPr="006721DD">
        <w:rPr>
          <w:rFonts w:asciiTheme="minorHAnsi" w:hAnsiTheme="minorHAnsi" w:cstheme="minorHAnsi"/>
          <w:szCs w:val="20"/>
          <w:lang w:eastAsia="zh-HK"/>
        </w:rPr>
        <w:t xml:space="preserve"> </w:t>
      </w:r>
      <w:del w:id="162" w:author="Kelvin Wong Kin" w:date="2023-01-30T12:07:00Z">
        <w:r w:rsidRPr="006721DD" w:rsidDel="00B24AB9">
          <w:rPr>
            <w:rFonts w:asciiTheme="minorHAnsi" w:hAnsiTheme="minorHAnsi" w:cstheme="minorHAnsi"/>
            <w:szCs w:val="20"/>
            <w:lang w:eastAsia="zh-HK"/>
          </w:rPr>
          <w:delText>EDW</w:delText>
        </w:r>
        <w:r w:rsidR="00EC3955" w:rsidDel="00B24AB9">
          <w:rPr>
            <w:rFonts w:asciiTheme="minorHAnsi" w:hAnsiTheme="minorHAnsi" w:cstheme="minorHAnsi"/>
            <w:szCs w:val="20"/>
            <w:lang w:eastAsia="zh-HK"/>
          </w:rPr>
          <w:delText xml:space="preserve"> </w:delText>
        </w:r>
        <w:r w:rsidRPr="006721DD" w:rsidDel="00B24AB9">
          <w:rPr>
            <w:rFonts w:asciiTheme="minorHAnsi" w:hAnsiTheme="minorHAnsi" w:cstheme="minorHAnsi"/>
            <w:szCs w:val="20"/>
            <w:lang w:eastAsia="zh-HK"/>
          </w:rPr>
          <w:delText>/</w:delText>
        </w:r>
        <w:r w:rsidR="00EC3955" w:rsidDel="00B24AB9">
          <w:rPr>
            <w:rFonts w:asciiTheme="minorHAnsi" w:hAnsiTheme="minorHAnsi" w:cstheme="minorHAnsi"/>
            <w:szCs w:val="20"/>
            <w:lang w:eastAsia="zh-HK"/>
          </w:rPr>
          <w:delText xml:space="preserve"> </w:delText>
        </w:r>
        <w:r w:rsidRPr="006721DD" w:rsidDel="00B24AB9">
          <w:rPr>
            <w:rFonts w:asciiTheme="minorHAnsi" w:hAnsiTheme="minorHAnsi" w:cstheme="minorHAnsi"/>
            <w:szCs w:val="20"/>
            <w:lang w:eastAsia="zh-HK"/>
          </w:rPr>
          <w:delText>data lake</w:delText>
        </w:r>
      </w:del>
      <w:ins w:id="163" w:author="Kelvin Wong Kin" w:date="2023-01-30T12:07:00Z">
        <w:r w:rsidR="00B24AB9">
          <w:rPr>
            <w:rFonts w:asciiTheme="minorHAnsi" w:hAnsiTheme="minorHAnsi" w:cstheme="minorHAnsi"/>
            <w:szCs w:val="20"/>
            <w:lang w:eastAsia="zh-HK"/>
          </w:rPr>
          <w:t>the data platform</w:t>
        </w:r>
      </w:ins>
      <w:r w:rsidRPr="006721DD">
        <w:rPr>
          <w:rFonts w:asciiTheme="minorHAnsi" w:hAnsiTheme="minorHAnsi" w:cstheme="minorHAnsi"/>
          <w:szCs w:val="20"/>
          <w:lang w:eastAsia="zh-HK"/>
        </w:rPr>
        <w:t xml:space="preserve"> (hybrid approach of </w:t>
      </w:r>
      <w:proofErr w:type="gramStart"/>
      <w:r w:rsidRPr="006721DD">
        <w:rPr>
          <w:rFonts w:asciiTheme="minorHAnsi" w:hAnsiTheme="minorHAnsi" w:cstheme="minorHAnsi"/>
          <w:szCs w:val="20"/>
          <w:lang w:eastAsia="zh-HK"/>
        </w:rPr>
        <w:t>On-Premise</w:t>
      </w:r>
      <w:proofErr w:type="gramEnd"/>
      <w:r w:rsidRPr="006721DD">
        <w:rPr>
          <w:rFonts w:asciiTheme="minorHAnsi" w:hAnsiTheme="minorHAnsi" w:cstheme="minorHAnsi"/>
          <w:szCs w:val="20"/>
          <w:lang w:eastAsia="zh-HK"/>
        </w:rPr>
        <w:t xml:space="preserve"> and cloud)</w:t>
      </w:r>
      <w:r w:rsidR="002E2E42" w:rsidRPr="006721DD">
        <w:rPr>
          <w:rFonts w:asciiTheme="minorHAnsi" w:hAnsiTheme="minorHAnsi" w:cstheme="minorHAnsi"/>
          <w:szCs w:val="20"/>
          <w:lang w:eastAsia="zh-HK"/>
        </w:rPr>
        <w:t xml:space="preserve"> including </w:t>
      </w:r>
      <w:r w:rsidRPr="006721DD">
        <w:rPr>
          <w:rFonts w:asciiTheme="minorHAnsi" w:hAnsiTheme="minorHAnsi" w:cstheme="minorHAnsi"/>
          <w:szCs w:val="20"/>
          <w:lang w:eastAsia="zh-HK"/>
        </w:rPr>
        <w:t>data</w:t>
      </w:r>
      <w:r w:rsidR="007701DE" w:rsidRPr="006721DD">
        <w:rPr>
          <w:rFonts w:asciiTheme="minorHAnsi" w:hAnsiTheme="minorHAnsi" w:cstheme="minorHAnsi"/>
          <w:szCs w:val="20"/>
          <w:lang w:eastAsia="zh-HK"/>
        </w:rPr>
        <w:t xml:space="preserve"> </w:t>
      </w:r>
      <w:r w:rsidRPr="006721DD">
        <w:rPr>
          <w:rFonts w:asciiTheme="minorHAnsi" w:hAnsiTheme="minorHAnsi" w:cstheme="minorHAnsi"/>
          <w:szCs w:val="20"/>
          <w:lang w:eastAsia="zh-HK"/>
        </w:rPr>
        <w:t>model,</w:t>
      </w:r>
      <w:r w:rsidR="007701DE" w:rsidRPr="006721DD">
        <w:rPr>
          <w:rFonts w:asciiTheme="minorHAnsi" w:hAnsiTheme="minorHAnsi" w:cstheme="minorHAnsi"/>
          <w:szCs w:val="20"/>
          <w:lang w:eastAsia="zh-HK"/>
        </w:rPr>
        <w:t xml:space="preserve"> </w:t>
      </w:r>
      <w:r w:rsidRPr="006721DD">
        <w:rPr>
          <w:rFonts w:asciiTheme="minorHAnsi" w:hAnsiTheme="minorHAnsi" w:cstheme="minorHAnsi"/>
          <w:szCs w:val="20"/>
          <w:lang w:eastAsia="zh-HK"/>
        </w:rPr>
        <w:t>data</w:t>
      </w:r>
      <w:r w:rsidR="007701DE" w:rsidRPr="006721DD">
        <w:rPr>
          <w:rFonts w:asciiTheme="minorHAnsi" w:hAnsiTheme="minorHAnsi" w:cstheme="minorHAnsi"/>
          <w:szCs w:val="20"/>
          <w:lang w:eastAsia="zh-HK"/>
        </w:rPr>
        <w:t xml:space="preserve"> ingestion, ETL, Change Data Capture (CDC), </w:t>
      </w:r>
      <w:r w:rsidRPr="006721DD">
        <w:rPr>
          <w:rFonts w:asciiTheme="minorHAnsi" w:hAnsiTheme="minorHAnsi" w:cstheme="minorHAnsi"/>
          <w:szCs w:val="20"/>
          <w:lang w:eastAsia="zh-HK"/>
        </w:rPr>
        <w:t>d</w:t>
      </w:r>
      <w:r w:rsidR="007701DE" w:rsidRPr="006721DD">
        <w:rPr>
          <w:rFonts w:asciiTheme="minorHAnsi" w:hAnsiTheme="minorHAnsi" w:cstheme="minorHAnsi"/>
          <w:szCs w:val="20"/>
          <w:lang w:eastAsia="zh-HK"/>
        </w:rPr>
        <w:t xml:space="preserve">ata </w:t>
      </w:r>
      <w:r w:rsidRPr="006721DD">
        <w:rPr>
          <w:rFonts w:asciiTheme="minorHAnsi" w:hAnsiTheme="minorHAnsi" w:cstheme="minorHAnsi"/>
          <w:szCs w:val="20"/>
          <w:lang w:eastAsia="zh-HK"/>
        </w:rPr>
        <w:t>t</w:t>
      </w:r>
      <w:r w:rsidR="007701DE" w:rsidRPr="006721DD">
        <w:rPr>
          <w:rFonts w:asciiTheme="minorHAnsi" w:hAnsiTheme="minorHAnsi" w:cstheme="minorHAnsi"/>
          <w:szCs w:val="20"/>
          <w:lang w:eastAsia="zh-HK"/>
        </w:rPr>
        <w:t>ransformation</w:t>
      </w:r>
      <w:r w:rsidRPr="006721DD">
        <w:rPr>
          <w:rFonts w:asciiTheme="minorHAnsi" w:hAnsiTheme="minorHAnsi" w:cstheme="minorHAnsi"/>
          <w:szCs w:val="20"/>
          <w:lang w:eastAsia="zh-HK"/>
        </w:rPr>
        <w:t>, data analytics</w:t>
      </w:r>
      <w:ins w:id="164" w:author="Kelvin Wong Kin" w:date="2023-01-30T14:03:00Z">
        <w:r w:rsidR="005233D3">
          <w:rPr>
            <w:rFonts w:asciiTheme="minorHAnsi" w:hAnsiTheme="minorHAnsi" w:cstheme="minorHAnsi"/>
            <w:szCs w:val="20"/>
            <w:lang w:eastAsia="zh-HK"/>
          </w:rPr>
          <w:t>, data servicing/consumption</w:t>
        </w:r>
      </w:ins>
      <w:r w:rsidR="007701DE" w:rsidRPr="006721DD">
        <w:rPr>
          <w:rFonts w:asciiTheme="minorHAnsi" w:hAnsiTheme="minorHAnsi" w:cstheme="minorHAnsi"/>
          <w:szCs w:val="20"/>
          <w:lang w:eastAsia="zh-HK"/>
        </w:rPr>
        <w:t xml:space="preserve"> and </w:t>
      </w:r>
      <w:r w:rsidRPr="006721DD">
        <w:rPr>
          <w:rFonts w:asciiTheme="minorHAnsi" w:hAnsiTheme="minorHAnsi" w:cstheme="minorHAnsi"/>
          <w:szCs w:val="20"/>
          <w:lang w:eastAsia="zh-HK"/>
        </w:rPr>
        <w:t>v</w:t>
      </w:r>
      <w:r w:rsidR="007701DE" w:rsidRPr="006721DD">
        <w:rPr>
          <w:rFonts w:asciiTheme="minorHAnsi" w:hAnsiTheme="minorHAnsi" w:cstheme="minorHAnsi"/>
          <w:szCs w:val="20"/>
          <w:lang w:eastAsia="zh-HK"/>
        </w:rPr>
        <w:t xml:space="preserve">isualization </w:t>
      </w:r>
      <w:r w:rsidR="00EC3955">
        <w:rPr>
          <w:rFonts w:asciiTheme="minorHAnsi" w:hAnsiTheme="minorHAnsi" w:cstheme="minorHAnsi"/>
          <w:szCs w:val="20"/>
          <w:lang w:eastAsia="zh-HK"/>
        </w:rPr>
        <w:t>dashboards</w:t>
      </w:r>
      <w:r w:rsidRPr="006721DD">
        <w:rPr>
          <w:rFonts w:asciiTheme="minorHAnsi" w:hAnsiTheme="minorHAnsi" w:cstheme="minorHAnsi"/>
          <w:szCs w:val="20"/>
          <w:lang w:eastAsia="zh-HK"/>
        </w:rPr>
        <w:t xml:space="preserve">. </w:t>
      </w:r>
    </w:p>
    <w:p w14:paraId="6CAC4732" w14:textId="77777777" w:rsidR="00585B2E" w:rsidRDefault="00585B2E" w:rsidP="00635051">
      <w:pPr>
        <w:spacing w:before="120"/>
        <w:jc w:val="both"/>
        <w:rPr>
          <w:rFonts w:asciiTheme="minorHAnsi" w:hAnsiTheme="minorHAnsi" w:cstheme="minorHAnsi"/>
          <w:szCs w:val="20"/>
        </w:rPr>
      </w:pPr>
    </w:p>
    <w:p w14:paraId="0DB70A10" w14:textId="16099BFB" w:rsidR="00635051" w:rsidRPr="006721DD" w:rsidRDefault="00635051" w:rsidP="00635051">
      <w:pPr>
        <w:jc w:val="both"/>
        <w:rPr>
          <w:rFonts w:asciiTheme="minorHAnsi" w:hAnsiTheme="minorHAnsi" w:cstheme="minorHAnsi"/>
          <w:b/>
          <w:bCs/>
          <w:szCs w:val="20"/>
        </w:rPr>
      </w:pPr>
      <w:r w:rsidRPr="006721DD">
        <w:rPr>
          <w:rFonts w:asciiTheme="minorHAnsi" w:hAnsiTheme="minorHAnsi" w:cstheme="minorHAnsi"/>
          <w:b/>
          <w:bCs/>
          <w:szCs w:val="20"/>
        </w:rPr>
        <w:t xml:space="preserve">Part </w:t>
      </w:r>
      <w:r>
        <w:rPr>
          <w:rFonts w:asciiTheme="minorHAnsi" w:hAnsiTheme="minorHAnsi" w:cstheme="minorHAnsi"/>
          <w:b/>
          <w:bCs/>
          <w:szCs w:val="20"/>
        </w:rPr>
        <w:t>2</w:t>
      </w:r>
      <w:r w:rsidRPr="006721DD">
        <w:rPr>
          <w:rFonts w:asciiTheme="minorHAnsi" w:hAnsiTheme="minorHAnsi" w:cstheme="minorHAnsi"/>
          <w:b/>
          <w:bCs/>
          <w:szCs w:val="20"/>
        </w:rPr>
        <w:t xml:space="preserve">: Data </w:t>
      </w:r>
      <w:r>
        <w:rPr>
          <w:rFonts w:asciiTheme="minorHAnsi" w:hAnsiTheme="minorHAnsi" w:cstheme="minorHAnsi"/>
          <w:b/>
          <w:bCs/>
          <w:szCs w:val="20"/>
        </w:rPr>
        <w:t>governance</w:t>
      </w:r>
    </w:p>
    <w:p w14:paraId="6330D207" w14:textId="09F8B0B9" w:rsidR="00635051" w:rsidRDefault="00635051" w:rsidP="00635051">
      <w:pPr>
        <w:pStyle w:val="ListParagraph"/>
        <w:numPr>
          <w:ilvl w:val="0"/>
          <w:numId w:val="29"/>
        </w:numPr>
        <w:spacing w:before="120"/>
        <w:jc w:val="both"/>
        <w:rPr>
          <w:rFonts w:asciiTheme="minorHAnsi" w:hAnsiTheme="minorHAnsi" w:cstheme="minorHAnsi"/>
          <w:szCs w:val="20"/>
        </w:rPr>
      </w:pPr>
      <w:r>
        <w:rPr>
          <w:rFonts w:asciiTheme="minorHAnsi" w:hAnsiTheme="minorHAnsi" w:cstheme="minorHAnsi"/>
          <w:b/>
          <w:bCs/>
          <w:szCs w:val="20"/>
        </w:rPr>
        <w:t>Governance a</w:t>
      </w:r>
      <w:r w:rsidRPr="00635051">
        <w:rPr>
          <w:rFonts w:asciiTheme="minorHAnsi" w:hAnsiTheme="minorHAnsi" w:cstheme="minorHAnsi"/>
          <w:b/>
          <w:bCs/>
          <w:szCs w:val="20"/>
        </w:rPr>
        <w:t>pproach</w:t>
      </w:r>
      <w:r>
        <w:rPr>
          <w:rFonts w:asciiTheme="minorHAnsi" w:hAnsiTheme="minorHAnsi" w:cstheme="minorHAnsi"/>
          <w:szCs w:val="20"/>
        </w:rPr>
        <w:t xml:space="preserve">: Propose a data governance approach that can operationalize the workflow &amp; process to deliver both sensitive and non-sensitive data with approvals for various audiences across the organization. </w:t>
      </w:r>
    </w:p>
    <w:p w14:paraId="4E21AF8C" w14:textId="784FF5B9" w:rsidR="00635051" w:rsidRDefault="00635051" w:rsidP="00635051">
      <w:pPr>
        <w:pStyle w:val="ListParagraph"/>
        <w:numPr>
          <w:ilvl w:val="0"/>
          <w:numId w:val="29"/>
        </w:numPr>
        <w:spacing w:before="120"/>
        <w:jc w:val="both"/>
        <w:rPr>
          <w:rFonts w:asciiTheme="minorHAnsi" w:hAnsiTheme="minorHAnsi" w:cstheme="minorHAnsi"/>
          <w:szCs w:val="20"/>
        </w:rPr>
      </w:pPr>
      <w:r w:rsidRPr="00635051">
        <w:rPr>
          <w:rFonts w:asciiTheme="minorHAnsi" w:hAnsiTheme="minorHAnsi" w:cstheme="minorHAnsi"/>
          <w:b/>
          <w:bCs/>
          <w:szCs w:val="20"/>
        </w:rPr>
        <w:t>Data glossary and dictionary</w:t>
      </w:r>
      <w:r>
        <w:rPr>
          <w:rFonts w:asciiTheme="minorHAnsi" w:hAnsiTheme="minorHAnsi" w:cstheme="minorHAnsi"/>
          <w:szCs w:val="20"/>
        </w:rPr>
        <w:t>: Define data terminology to standardize the language across the organization.</w:t>
      </w:r>
    </w:p>
    <w:p w14:paraId="28F735EB" w14:textId="1E8A0AEB" w:rsidR="00635051" w:rsidRDefault="00635051" w:rsidP="00635051">
      <w:pPr>
        <w:pStyle w:val="ListParagraph"/>
        <w:numPr>
          <w:ilvl w:val="0"/>
          <w:numId w:val="29"/>
        </w:numPr>
        <w:spacing w:before="120"/>
        <w:jc w:val="both"/>
        <w:rPr>
          <w:rFonts w:asciiTheme="minorHAnsi" w:hAnsiTheme="minorHAnsi" w:cstheme="minorHAnsi"/>
          <w:szCs w:val="20"/>
        </w:rPr>
      </w:pPr>
      <w:r w:rsidRPr="00635051">
        <w:rPr>
          <w:rFonts w:asciiTheme="minorHAnsi" w:hAnsiTheme="minorHAnsi" w:cstheme="minorHAnsi"/>
          <w:b/>
          <w:bCs/>
          <w:szCs w:val="20"/>
        </w:rPr>
        <w:t>Risks</w:t>
      </w:r>
      <w:r>
        <w:rPr>
          <w:rFonts w:asciiTheme="minorHAnsi" w:hAnsiTheme="minorHAnsi" w:cstheme="minorHAnsi"/>
          <w:szCs w:val="20"/>
        </w:rPr>
        <w:t xml:space="preserve">: </w:t>
      </w:r>
      <w:r w:rsidRPr="00635051">
        <w:rPr>
          <w:rFonts w:asciiTheme="minorHAnsi" w:hAnsiTheme="minorHAnsi" w:cstheme="minorHAnsi"/>
          <w:szCs w:val="20"/>
        </w:rPr>
        <w:t>Ensure compliance and mitigate risks</w:t>
      </w:r>
    </w:p>
    <w:p w14:paraId="1E92A8C4" w14:textId="0F07A965" w:rsidR="00635051" w:rsidRDefault="00635051" w:rsidP="00585B2E">
      <w:pPr>
        <w:spacing w:before="120"/>
        <w:jc w:val="both"/>
        <w:rPr>
          <w:rFonts w:asciiTheme="minorHAnsi" w:hAnsiTheme="minorHAnsi" w:cstheme="minorHAnsi"/>
          <w:szCs w:val="20"/>
        </w:rPr>
      </w:pPr>
    </w:p>
    <w:p w14:paraId="22E4C4F9" w14:textId="4DFAA068" w:rsidR="00585B2E" w:rsidRDefault="00585B2E" w:rsidP="00585B2E">
      <w:pPr>
        <w:spacing w:before="120"/>
        <w:jc w:val="both"/>
        <w:rPr>
          <w:rFonts w:asciiTheme="minorHAnsi" w:hAnsiTheme="minorHAnsi" w:cstheme="minorHAnsi"/>
          <w:b/>
          <w:bCs/>
          <w:szCs w:val="20"/>
          <w:lang w:eastAsia="zh-HK"/>
        </w:rPr>
      </w:pPr>
      <w:r w:rsidRPr="00635051">
        <w:rPr>
          <w:rFonts w:asciiTheme="minorHAnsi" w:hAnsiTheme="minorHAnsi" w:cstheme="minorHAnsi"/>
          <w:b/>
          <w:bCs/>
          <w:szCs w:val="20"/>
          <w:lang w:eastAsia="zh-HK"/>
        </w:rPr>
        <w:t xml:space="preserve">Part 3: </w:t>
      </w:r>
      <w:r>
        <w:rPr>
          <w:rFonts w:asciiTheme="minorHAnsi" w:hAnsiTheme="minorHAnsi" w:cstheme="minorHAnsi"/>
          <w:b/>
          <w:bCs/>
          <w:szCs w:val="20"/>
          <w:lang w:eastAsia="zh-HK"/>
        </w:rPr>
        <w:t>New World eco system</w:t>
      </w:r>
    </w:p>
    <w:p w14:paraId="73EC9DFF" w14:textId="54D09989" w:rsidR="00585B2E" w:rsidRPr="00585B2E" w:rsidRDefault="00585B2E" w:rsidP="00585B2E">
      <w:pPr>
        <w:spacing w:before="120"/>
        <w:jc w:val="both"/>
        <w:rPr>
          <w:rFonts w:asciiTheme="minorHAnsi" w:hAnsiTheme="minorHAnsi" w:cstheme="minorHAnsi"/>
          <w:szCs w:val="20"/>
          <w:lang w:eastAsia="zh-HK"/>
        </w:rPr>
      </w:pPr>
      <w:r w:rsidRPr="00585B2E">
        <w:rPr>
          <w:rFonts w:asciiTheme="minorHAnsi" w:hAnsiTheme="minorHAnsi" w:cstheme="minorHAnsi"/>
          <w:szCs w:val="20"/>
          <w:lang w:eastAsia="zh-HK"/>
        </w:rPr>
        <w:t xml:space="preserve">The </w:t>
      </w:r>
      <w:del w:id="165" w:author="Kelvin Wong Kin" w:date="2023-01-31T10:36:00Z">
        <w:r w:rsidRPr="00585B2E" w:rsidDel="00806233">
          <w:rPr>
            <w:rFonts w:asciiTheme="minorHAnsi" w:hAnsiTheme="minorHAnsi" w:cstheme="minorHAnsi"/>
            <w:szCs w:val="20"/>
            <w:lang w:eastAsia="zh-HK"/>
          </w:rPr>
          <w:delText>EDW/data lake</w:delText>
        </w:r>
      </w:del>
      <w:ins w:id="166" w:author="Kelvin Wong Kin" w:date="2023-01-31T10:36:00Z">
        <w:r w:rsidR="00806233">
          <w:rPr>
            <w:rFonts w:asciiTheme="minorHAnsi" w:hAnsiTheme="minorHAnsi" w:cstheme="minorHAnsi"/>
            <w:szCs w:val="20"/>
            <w:lang w:eastAsia="zh-HK"/>
          </w:rPr>
          <w:t>target data platform</w:t>
        </w:r>
      </w:ins>
      <w:r w:rsidRPr="00585B2E">
        <w:rPr>
          <w:rFonts w:asciiTheme="minorHAnsi" w:hAnsiTheme="minorHAnsi" w:cstheme="minorHAnsi"/>
          <w:szCs w:val="20"/>
          <w:lang w:eastAsia="zh-HK"/>
        </w:rPr>
        <w:t xml:space="preserve"> </w:t>
      </w:r>
      <w:del w:id="167" w:author="Kelvin Wong Kin" w:date="2023-01-30T14:13:00Z">
        <w:r w:rsidRPr="00585B2E" w:rsidDel="00EE0EC1">
          <w:rPr>
            <w:rFonts w:asciiTheme="minorHAnsi" w:hAnsiTheme="minorHAnsi" w:cstheme="minorHAnsi"/>
            <w:szCs w:val="20"/>
            <w:lang w:eastAsia="zh-HK"/>
          </w:rPr>
          <w:delText xml:space="preserve">should </w:delText>
        </w:r>
      </w:del>
      <w:ins w:id="168" w:author="Kelvin Wong Kin" w:date="2023-01-30T14:13:00Z">
        <w:r w:rsidR="00EE0EC1">
          <w:rPr>
            <w:rFonts w:asciiTheme="minorHAnsi" w:hAnsiTheme="minorHAnsi" w:cstheme="minorHAnsi"/>
            <w:szCs w:val="20"/>
            <w:lang w:eastAsia="zh-HK"/>
          </w:rPr>
          <w:t>shall</w:t>
        </w:r>
        <w:r w:rsidR="00EE0EC1" w:rsidRPr="00585B2E">
          <w:rPr>
            <w:rFonts w:asciiTheme="minorHAnsi" w:hAnsiTheme="minorHAnsi" w:cstheme="minorHAnsi"/>
            <w:szCs w:val="20"/>
            <w:lang w:eastAsia="zh-HK"/>
          </w:rPr>
          <w:t xml:space="preserve"> </w:t>
        </w:r>
      </w:ins>
      <w:r w:rsidRPr="00585B2E">
        <w:rPr>
          <w:rFonts w:asciiTheme="minorHAnsi" w:hAnsiTheme="minorHAnsi" w:cstheme="minorHAnsi"/>
          <w:szCs w:val="20"/>
          <w:lang w:eastAsia="zh-HK"/>
        </w:rPr>
        <w:t xml:space="preserve">be able to exchange data with our group, New World to discover the </w:t>
      </w:r>
      <w:del w:id="169" w:author="Kelvin Wong Kin" w:date="2023-01-30T14:13:00Z">
        <w:r w:rsidRPr="00585B2E" w:rsidDel="00EE0EC1">
          <w:rPr>
            <w:rFonts w:asciiTheme="minorHAnsi" w:hAnsiTheme="minorHAnsi" w:cstheme="minorHAnsi"/>
            <w:szCs w:val="20"/>
            <w:lang w:eastAsia="zh-HK"/>
          </w:rPr>
          <w:delText>cross sell</w:delText>
        </w:r>
      </w:del>
      <w:ins w:id="170" w:author="Kelvin Wong Kin" w:date="2023-01-30T14:13:00Z">
        <w:r w:rsidR="00EE0EC1" w:rsidRPr="00585B2E">
          <w:rPr>
            <w:rFonts w:asciiTheme="minorHAnsi" w:hAnsiTheme="minorHAnsi" w:cstheme="minorHAnsi"/>
            <w:szCs w:val="20"/>
            <w:lang w:eastAsia="zh-HK"/>
          </w:rPr>
          <w:t>cross-sell</w:t>
        </w:r>
      </w:ins>
      <w:r w:rsidRPr="00585B2E">
        <w:rPr>
          <w:rFonts w:asciiTheme="minorHAnsi" w:hAnsiTheme="minorHAnsi" w:cstheme="minorHAnsi"/>
          <w:szCs w:val="20"/>
          <w:lang w:eastAsia="zh-HK"/>
        </w:rPr>
        <w:t xml:space="preserve"> potential</w:t>
      </w:r>
      <w:ins w:id="171" w:author="Kelvin Wong Kin" w:date="2023-02-01T09:35:00Z">
        <w:r w:rsidR="00A17D0A">
          <w:rPr>
            <w:rFonts w:asciiTheme="minorHAnsi" w:hAnsiTheme="minorHAnsi" w:cstheme="minorHAnsi"/>
            <w:szCs w:val="20"/>
            <w:lang w:eastAsia="zh-HK"/>
          </w:rPr>
          <w:t xml:space="preserve">, </w:t>
        </w:r>
      </w:ins>
      <w:del w:id="172" w:author="Kelvin Wong Kin" w:date="2023-02-01T09:35:00Z">
        <w:r w:rsidRPr="00585B2E" w:rsidDel="00A17D0A">
          <w:rPr>
            <w:rFonts w:asciiTheme="minorHAnsi" w:hAnsiTheme="minorHAnsi" w:cstheme="minorHAnsi"/>
            <w:szCs w:val="20"/>
            <w:lang w:eastAsia="zh-HK"/>
          </w:rPr>
          <w:delText xml:space="preserve"> and </w:delText>
        </w:r>
      </w:del>
      <w:r w:rsidRPr="00585B2E">
        <w:rPr>
          <w:rFonts w:asciiTheme="minorHAnsi" w:hAnsiTheme="minorHAnsi" w:cstheme="minorHAnsi"/>
          <w:szCs w:val="20"/>
          <w:lang w:eastAsia="zh-HK"/>
        </w:rPr>
        <w:t>lead generation</w:t>
      </w:r>
      <w:ins w:id="173" w:author="Kelvin Wong Kin" w:date="2023-02-01T09:35:00Z">
        <w:r w:rsidR="00A17D0A">
          <w:rPr>
            <w:rFonts w:asciiTheme="minorHAnsi" w:hAnsiTheme="minorHAnsi" w:cstheme="minorHAnsi"/>
            <w:szCs w:val="20"/>
            <w:lang w:eastAsia="zh-HK"/>
          </w:rPr>
          <w:t xml:space="preserve"> as</w:t>
        </w:r>
      </w:ins>
      <w:ins w:id="174" w:author="Kelvin Wong Kin" w:date="2023-02-01T09:36:00Z">
        <w:r w:rsidR="00A17D0A">
          <w:rPr>
            <w:rFonts w:asciiTheme="minorHAnsi" w:hAnsiTheme="minorHAnsi" w:cstheme="minorHAnsi"/>
            <w:szCs w:val="20"/>
            <w:lang w:eastAsia="zh-HK"/>
          </w:rPr>
          <w:t xml:space="preserve"> well as </w:t>
        </w:r>
      </w:ins>
      <w:ins w:id="175" w:author="Kelvin Wong Kin" w:date="2023-02-01T10:24:00Z">
        <w:r w:rsidR="00982D2A">
          <w:rPr>
            <w:rFonts w:asciiTheme="minorHAnsi" w:hAnsiTheme="minorHAnsi" w:cstheme="minorHAnsi"/>
            <w:szCs w:val="20"/>
            <w:lang w:eastAsia="zh-HK"/>
          </w:rPr>
          <w:t>other</w:t>
        </w:r>
      </w:ins>
      <w:ins w:id="176" w:author="Kelvin Wong Kin" w:date="2023-02-01T10:23:00Z">
        <w:r w:rsidR="00982D2A">
          <w:rPr>
            <w:rFonts w:asciiTheme="minorHAnsi" w:hAnsiTheme="minorHAnsi" w:cstheme="minorHAnsi"/>
            <w:szCs w:val="20"/>
            <w:lang w:eastAsia="zh-HK"/>
          </w:rPr>
          <w:t xml:space="preserve"> initiatives to </w:t>
        </w:r>
      </w:ins>
      <w:ins w:id="177" w:author="Kelvin Wong Kin" w:date="2023-02-01T10:24:00Z">
        <w:r w:rsidR="00982D2A">
          <w:rPr>
            <w:rFonts w:asciiTheme="minorHAnsi" w:hAnsiTheme="minorHAnsi" w:cstheme="minorHAnsi"/>
            <w:szCs w:val="20"/>
            <w:lang w:eastAsia="zh-HK"/>
          </w:rPr>
          <w:t>provide value-added services to existing and potential customers</w:t>
        </w:r>
      </w:ins>
      <w:del w:id="178" w:author="Kelvin Wong Kin" w:date="2023-02-01T09:35:00Z">
        <w:r w:rsidRPr="00585B2E" w:rsidDel="00A17D0A">
          <w:rPr>
            <w:rFonts w:asciiTheme="minorHAnsi" w:hAnsiTheme="minorHAnsi" w:cstheme="minorHAnsi"/>
            <w:szCs w:val="20"/>
            <w:lang w:eastAsia="zh-HK"/>
          </w:rPr>
          <w:delText>.</w:delText>
        </w:r>
      </w:del>
    </w:p>
    <w:p w14:paraId="65BEC237" w14:textId="77777777" w:rsidR="00585B2E" w:rsidRPr="00585B2E" w:rsidRDefault="00585B2E" w:rsidP="00585B2E">
      <w:pPr>
        <w:spacing w:before="120"/>
        <w:jc w:val="both"/>
        <w:rPr>
          <w:rFonts w:asciiTheme="minorHAnsi" w:hAnsiTheme="minorHAnsi" w:cstheme="minorHAnsi"/>
          <w:szCs w:val="20"/>
        </w:rPr>
      </w:pPr>
    </w:p>
    <w:p w14:paraId="0FABADD7" w14:textId="5E1793AA" w:rsidR="006721DD" w:rsidRPr="00635051" w:rsidRDefault="006721DD" w:rsidP="006721DD">
      <w:pPr>
        <w:spacing w:before="120"/>
        <w:jc w:val="both"/>
        <w:rPr>
          <w:rFonts w:asciiTheme="minorHAnsi" w:hAnsiTheme="minorHAnsi" w:cstheme="minorHAnsi"/>
          <w:b/>
          <w:bCs/>
          <w:szCs w:val="20"/>
          <w:lang w:eastAsia="zh-HK"/>
        </w:rPr>
      </w:pPr>
      <w:r w:rsidRPr="00635051">
        <w:rPr>
          <w:rFonts w:asciiTheme="minorHAnsi" w:hAnsiTheme="minorHAnsi" w:cstheme="minorHAnsi"/>
          <w:b/>
          <w:bCs/>
          <w:szCs w:val="20"/>
          <w:lang w:eastAsia="zh-HK"/>
        </w:rPr>
        <w:t xml:space="preserve">Part </w:t>
      </w:r>
      <w:r w:rsidR="00585B2E">
        <w:rPr>
          <w:rFonts w:asciiTheme="minorHAnsi" w:hAnsiTheme="minorHAnsi" w:cstheme="minorHAnsi"/>
          <w:b/>
          <w:bCs/>
          <w:szCs w:val="20"/>
          <w:lang w:eastAsia="zh-HK"/>
        </w:rPr>
        <w:t>4</w:t>
      </w:r>
      <w:r w:rsidRPr="00635051">
        <w:rPr>
          <w:rFonts w:asciiTheme="minorHAnsi" w:hAnsiTheme="minorHAnsi" w:cstheme="minorHAnsi"/>
          <w:b/>
          <w:bCs/>
          <w:szCs w:val="20"/>
          <w:lang w:eastAsia="zh-HK"/>
        </w:rPr>
        <w:t>: Target Operation Model (TOM)</w:t>
      </w:r>
    </w:p>
    <w:p w14:paraId="58C924A9" w14:textId="2428D771" w:rsidR="006721DD" w:rsidRDefault="00635051" w:rsidP="00635051">
      <w:pPr>
        <w:pStyle w:val="ListParagraph"/>
        <w:numPr>
          <w:ilvl w:val="0"/>
          <w:numId w:val="28"/>
        </w:numPr>
        <w:spacing w:before="120"/>
        <w:jc w:val="both"/>
        <w:rPr>
          <w:rFonts w:asciiTheme="minorHAnsi" w:hAnsiTheme="minorHAnsi" w:cstheme="minorHAnsi"/>
          <w:szCs w:val="20"/>
          <w:lang w:eastAsia="zh-HK"/>
        </w:rPr>
      </w:pPr>
      <w:r>
        <w:rPr>
          <w:rFonts w:asciiTheme="minorHAnsi" w:hAnsiTheme="minorHAnsi" w:cstheme="minorHAnsi"/>
          <w:szCs w:val="20"/>
          <w:lang w:eastAsia="zh-HK"/>
        </w:rPr>
        <w:t xml:space="preserve">Propose </w:t>
      </w:r>
      <w:r w:rsidR="006A13B7">
        <w:rPr>
          <w:rFonts w:asciiTheme="minorHAnsi" w:hAnsiTheme="minorHAnsi" w:cstheme="minorHAnsi"/>
          <w:szCs w:val="20"/>
          <w:lang w:eastAsia="zh-HK"/>
        </w:rPr>
        <w:t>and set up</w:t>
      </w:r>
      <w:r>
        <w:rPr>
          <w:rFonts w:asciiTheme="minorHAnsi" w:hAnsiTheme="minorHAnsi" w:cstheme="minorHAnsi"/>
          <w:szCs w:val="20"/>
          <w:lang w:eastAsia="zh-HK"/>
        </w:rPr>
        <w:t xml:space="preserve"> TOM of project phase</w:t>
      </w:r>
    </w:p>
    <w:p w14:paraId="07B97F58" w14:textId="4DDDDAE6" w:rsidR="00635051" w:rsidRPr="00635051" w:rsidRDefault="00635051" w:rsidP="00635051">
      <w:pPr>
        <w:pStyle w:val="ListParagraph"/>
        <w:numPr>
          <w:ilvl w:val="0"/>
          <w:numId w:val="28"/>
        </w:numPr>
        <w:spacing w:before="120"/>
        <w:jc w:val="both"/>
        <w:rPr>
          <w:rFonts w:asciiTheme="minorHAnsi" w:hAnsiTheme="minorHAnsi" w:cstheme="minorHAnsi"/>
          <w:szCs w:val="20"/>
          <w:lang w:eastAsia="zh-HK"/>
        </w:rPr>
      </w:pPr>
      <w:r>
        <w:rPr>
          <w:rFonts w:asciiTheme="minorHAnsi" w:hAnsiTheme="minorHAnsi" w:cstheme="minorHAnsi"/>
          <w:szCs w:val="20"/>
          <w:lang w:eastAsia="zh-HK"/>
        </w:rPr>
        <w:t xml:space="preserve">Suggest a transition method from the project TOM to </w:t>
      </w:r>
      <w:r w:rsidR="006A13B7">
        <w:rPr>
          <w:rFonts w:asciiTheme="minorHAnsi" w:hAnsiTheme="minorHAnsi" w:cstheme="minorHAnsi"/>
          <w:szCs w:val="20"/>
          <w:lang w:eastAsia="zh-HK"/>
        </w:rPr>
        <w:t xml:space="preserve">ongoing running </w:t>
      </w:r>
      <w:r>
        <w:rPr>
          <w:rFonts w:asciiTheme="minorHAnsi" w:hAnsiTheme="minorHAnsi" w:cstheme="minorHAnsi"/>
          <w:szCs w:val="20"/>
          <w:lang w:eastAsia="zh-HK"/>
        </w:rPr>
        <w:t>(i.e., BAU) phase</w:t>
      </w:r>
    </w:p>
    <w:p w14:paraId="4FDA7325" w14:textId="77777777" w:rsidR="006721DD" w:rsidRDefault="006721DD" w:rsidP="006721DD">
      <w:pPr>
        <w:jc w:val="both"/>
        <w:rPr>
          <w:rFonts w:asciiTheme="minorHAnsi" w:hAnsiTheme="minorHAnsi" w:cstheme="minorHAnsi"/>
          <w:szCs w:val="20"/>
        </w:rPr>
      </w:pPr>
    </w:p>
    <w:p w14:paraId="0A802A09" w14:textId="02D73B55" w:rsidR="006721DD" w:rsidRPr="00635051" w:rsidRDefault="006721DD" w:rsidP="006721DD">
      <w:pPr>
        <w:jc w:val="both"/>
        <w:rPr>
          <w:rFonts w:asciiTheme="minorHAnsi" w:hAnsiTheme="minorHAnsi" w:cstheme="minorHAnsi"/>
          <w:b/>
          <w:bCs/>
          <w:szCs w:val="20"/>
        </w:rPr>
      </w:pPr>
      <w:r w:rsidRPr="00635051">
        <w:rPr>
          <w:rFonts w:asciiTheme="minorHAnsi" w:hAnsiTheme="minorHAnsi" w:cstheme="minorHAnsi"/>
          <w:b/>
          <w:bCs/>
          <w:szCs w:val="20"/>
        </w:rPr>
        <w:t xml:space="preserve">Part </w:t>
      </w:r>
      <w:r w:rsidR="00585B2E">
        <w:rPr>
          <w:rFonts w:asciiTheme="minorHAnsi" w:hAnsiTheme="minorHAnsi" w:cstheme="minorHAnsi"/>
          <w:b/>
          <w:bCs/>
          <w:szCs w:val="20"/>
        </w:rPr>
        <w:t>5</w:t>
      </w:r>
      <w:r w:rsidRPr="00635051">
        <w:rPr>
          <w:rFonts w:asciiTheme="minorHAnsi" w:hAnsiTheme="minorHAnsi" w:cstheme="minorHAnsi"/>
          <w:b/>
          <w:bCs/>
          <w:szCs w:val="20"/>
        </w:rPr>
        <w:t xml:space="preserve">: </w:t>
      </w:r>
      <w:r w:rsidRPr="00635051">
        <w:rPr>
          <w:rFonts w:asciiTheme="minorHAnsi" w:hAnsiTheme="minorHAnsi" w:cstheme="minorHAnsi"/>
          <w:b/>
          <w:bCs/>
          <w:szCs w:val="20"/>
          <w:lang w:eastAsia="zh-HK"/>
        </w:rPr>
        <w:t>Delivery approach</w:t>
      </w:r>
    </w:p>
    <w:p w14:paraId="2251143F" w14:textId="53238305" w:rsidR="006721DD" w:rsidRDefault="006721DD" w:rsidP="006721DD">
      <w:pPr>
        <w:pStyle w:val="ListParagraph"/>
        <w:numPr>
          <w:ilvl w:val="0"/>
          <w:numId w:val="27"/>
        </w:numPr>
        <w:rPr>
          <w:rFonts w:asciiTheme="minorHAnsi" w:hAnsiTheme="minorHAnsi" w:cstheme="minorHAnsi"/>
          <w:szCs w:val="20"/>
          <w:lang w:eastAsia="zh-HK"/>
        </w:rPr>
      </w:pPr>
      <w:r w:rsidRPr="006721DD">
        <w:rPr>
          <w:rFonts w:asciiTheme="minorHAnsi" w:hAnsiTheme="minorHAnsi" w:cstheme="minorHAnsi"/>
          <w:szCs w:val="20"/>
          <w:lang w:eastAsia="zh-HK"/>
        </w:rPr>
        <w:t xml:space="preserve">Delivery approach should be in Agile </w:t>
      </w:r>
      <w:r w:rsidR="00635051">
        <w:rPr>
          <w:rFonts w:asciiTheme="minorHAnsi" w:hAnsiTheme="minorHAnsi" w:cstheme="minorHAnsi"/>
          <w:szCs w:val="20"/>
          <w:lang w:eastAsia="zh-HK"/>
        </w:rPr>
        <w:t>way of working and</w:t>
      </w:r>
      <w:r w:rsidRPr="006721DD">
        <w:rPr>
          <w:rFonts w:asciiTheme="minorHAnsi" w:hAnsiTheme="minorHAnsi" w:cstheme="minorHAnsi"/>
          <w:szCs w:val="20"/>
          <w:lang w:eastAsia="zh-HK"/>
        </w:rPr>
        <w:t xml:space="preserve"> </w:t>
      </w:r>
      <w:r w:rsidR="006A13B7">
        <w:rPr>
          <w:rFonts w:asciiTheme="minorHAnsi" w:hAnsiTheme="minorHAnsi" w:cstheme="minorHAnsi"/>
          <w:szCs w:val="20"/>
          <w:lang w:eastAsia="zh-HK"/>
        </w:rPr>
        <w:t>there shall be focus in delivering an initial</w:t>
      </w:r>
      <w:r w:rsidRPr="006721DD">
        <w:rPr>
          <w:rFonts w:asciiTheme="minorHAnsi" w:hAnsiTheme="minorHAnsi" w:cstheme="minorHAnsi"/>
          <w:szCs w:val="20"/>
          <w:lang w:eastAsia="zh-HK"/>
        </w:rPr>
        <w:t xml:space="preserve"> </w:t>
      </w:r>
      <w:r w:rsidR="00D55FFE">
        <w:rPr>
          <w:rFonts w:asciiTheme="minorHAnsi" w:hAnsiTheme="minorHAnsi" w:cstheme="minorHAnsi"/>
          <w:szCs w:val="20"/>
          <w:lang w:eastAsia="zh-HK"/>
        </w:rPr>
        <w:t>MVP</w:t>
      </w:r>
      <w:r w:rsidR="006A13B7">
        <w:rPr>
          <w:rFonts w:asciiTheme="minorHAnsi" w:hAnsiTheme="minorHAnsi" w:cstheme="minorHAnsi"/>
          <w:szCs w:val="20"/>
          <w:lang w:eastAsia="zh-HK"/>
        </w:rPr>
        <w:t xml:space="preserve"> and beyond.</w:t>
      </w:r>
    </w:p>
    <w:p w14:paraId="5212FF9C" w14:textId="1C135902" w:rsidR="00333F30" w:rsidRPr="009D3110" w:rsidRDefault="0021430C" w:rsidP="009D3110">
      <w:pPr>
        <w:pStyle w:val="ListParagraph"/>
        <w:numPr>
          <w:ilvl w:val="0"/>
          <w:numId w:val="27"/>
        </w:numPr>
        <w:rPr>
          <w:rFonts w:asciiTheme="minorHAnsi" w:hAnsiTheme="minorHAnsi" w:cstheme="minorHAnsi"/>
          <w:szCs w:val="20"/>
          <w:lang w:eastAsia="zh-HK"/>
        </w:rPr>
      </w:pPr>
      <w:r>
        <w:rPr>
          <w:rFonts w:asciiTheme="minorHAnsi" w:hAnsiTheme="minorHAnsi" w:cstheme="minorHAnsi"/>
          <w:szCs w:val="20"/>
          <w:lang w:eastAsia="zh-HK"/>
        </w:rPr>
        <w:t>Scope is suggested by phase together with the delivery approach and target sunset systems.</w:t>
      </w:r>
    </w:p>
    <w:p w14:paraId="23A6B043" w14:textId="77777777" w:rsidR="00333F30" w:rsidRPr="00630F39" w:rsidRDefault="00333F30" w:rsidP="0081557B">
      <w:pPr>
        <w:pStyle w:val="ListParagraph"/>
        <w:ind w:left="1080"/>
        <w:jc w:val="both"/>
        <w:rPr>
          <w:rFonts w:asciiTheme="minorHAnsi" w:hAnsiTheme="minorHAnsi" w:cstheme="minorHAnsi"/>
          <w:szCs w:val="20"/>
        </w:rPr>
      </w:pPr>
    </w:p>
    <w:p w14:paraId="2ACC3097" w14:textId="77777777" w:rsidR="00AD5709" w:rsidRPr="00630F39" w:rsidRDefault="00AD5709" w:rsidP="00AD5709">
      <w:pPr>
        <w:pStyle w:val="Heading1"/>
        <w:rPr>
          <w:rFonts w:asciiTheme="minorHAnsi" w:hAnsiTheme="minorHAnsi" w:cstheme="minorHAnsi"/>
        </w:rPr>
      </w:pPr>
      <w:bookmarkStart w:id="179" w:name="_Toc122524172"/>
      <w:bookmarkEnd w:id="71"/>
      <w:r w:rsidRPr="00630F39">
        <w:rPr>
          <w:rFonts w:asciiTheme="minorHAnsi" w:hAnsiTheme="minorHAnsi" w:cstheme="minorHAnsi"/>
        </w:rPr>
        <w:t>2. Requirements</w:t>
      </w:r>
      <w:bookmarkEnd w:id="179"/>
    </w:p>
    <w:p w14:paraId="7670D3EA" w14:textId="77777777" w:rsidR="00470FCB" w:rsidRPr="00630F39" w:rsidRDefault="00470FCB">
      <w:pPr>
        <w:rPr>
          <w:rFonts w:asciiTheme="minorHAnsi" w:hAnsiTheme="minorHAnsi" w:cstheme="minorHAnsi"/>
        </w:rPr>
      </w:pPr>
    </w:p>
    <w:p w14:paraId="2C9B1D48" w14:textId="10F78BBB" w:rsidR="006E5F7B" w:rsidRPr="00630F39" w:rsidRDefault="006E5F7B" w:rsidP="006E5F7B">
      <w:pPr>
        <w:pStyle w:val="Heading2"/>
        <w:rPr>
          <w:rFonts w:asciiTheme="minorHAnsi" w:hAnsiTheme="minorHAnsi" w:cstheme="minorHAnsi"/>
        </w:rPr>
      </w:pPr>
      <w:bookmarkStart w:id="180" w:name="_Toc122524173"/>
      <w:bookmarkStart w:id="181" w:name="_Ref83023572"/>
      <w:bookmarkStart w:id="182" w:name="_Ref95310542"/>
      <w:bookmarkStart w:id="183" w:name="_Ref82183594"/>
      <w:r w:rsidRPr="00630F39">
        <w:rPr>
          <w:rFonts w:asciiTheme="minorHAnsi" w:hAnsiTheme="minorHAnsi" w:cstheme="minorHAnsi"/>
        </w:rPr>
        <w:t>2.</w:t>
      </w:r>
      <w:r>
        <w:rPr>
          <w:rFonts w:asciiTheme="minorHAnsi" w:hAnsiTheme="minorHAnsi" w:cstheme="minorHAnsi"/>
        </w:rPr>
        <w:t>1</w:t>
      </w:r>
      <w:r w:rsidRPr="00630F39">
        <w:rPr>
          <w:rFonts w:asciiTheme="minorHAnsi" w:hAnsiTheme="minorHAnsi" w:cstheme="minorHAnsi"/>
        </w:rPr>
        <w:t xml:space="preserve"> Business Needs</w:t>
      </w:r>
      <w:bookmarkEnd w:id="180"/>
    </w:p>
    <w:p w14:paraId="11EACF1D" w14:textId="5B89EEC9" w:rsidR="005233D3" w:rsidRPr="005233D3" w:rsidRDefault="00B01D39" w:rsidP="006E5F7B">
      <w:pPr>
        <w:rPr>
          <w:ins w:id="184" w:author="Kelvin Wong Kin" w:date="2023-01-30T14:10:00Z"/>
          <w:rFonts w:asciiTheme="minorHAnsi" w:eastAsia="Times New Roman" w:hAnsiTheme="minorHAnsi" w:cstheme="minorHAnsi"/>
          <w:szCs w:val="20"/>
          <w:u w:val="single"/>
          <w:lang w:val="en-US" w:eastAsia="zh-CN"/>
        </w:rPr>
      </w:pPr>
      <w:ins w:id="185" w:author="Kelvin Wong Kin" w:date="2023-02-01T11:56:00Z">
        <w:r>
          <w:rPr>
            <w:rFonts w:asciiTheme="minorHAnsi" w:eastAsia="Times New Roman" w:hAnsiTheme="minorHAnsi" w:cstheme="minorHAnsi"/>
            <w:szCs w:val="20"/>
            <w:u w:val="single"/>
            <w:lang w:val="en-US" w:eastAsia="zh-CN"/>
          </w:rPr>
          <w:t xml:space="preserve">Data Services enablement with </w:t>
        </w:r>
      </w:ins>
      <w:ins w:id="186" w:author="Kelvin Wong Kin" w:date="2023-01-30T14:26:00Z">
        <w:r w:rsidR="00143E52">
          <w:rPr>
            <w:rFonts w:asciiTheme="minorHAnsi" w:eastAsia="Times New Roman" w:hAnsiTheme="minorHAnsi" w:cstheme="minorHAnsi"/>
            <w:szCs w:val="20"/>
            <w:u w:val="single"/>
            <w:lang w:val="en-US" w:eastAsia="zh-CN"/>
          </w:rPr>
          <w:t xml:space="preserve">7x24 </w:t>
        </w:r>
      </w:ins>
      <w:ins w:id="187" w:author="Kelvin Wong Kin" w:date="2023-01-30T14:10:00Z">
        <w:r w:rsidR="005233D3" w:rsidRPr="005233D3">
          <w:rPr>
            <w:rFonts w:asciiTheme="minorHAnsi" w:eastAsia="Times New Roman" w:hAnsiTheme="minorHAnsi" w:cstheme="minorHAnsi"/>
            <w:szCs w:val="20"/>
            <w:u w:val="single"/>
            <w:lang w:val="en-US" w:eastAsia="zh-CN"/>
          </w:rPr>
          <w:t>Operational Data Store</w:t>
        </w:r>
      </w:ins>
    </w:p>
    <w:p w14:paraId="576CE18B" w14:textId="26BFFFFA" w:rsidR="005233D3" w:rsidRDefault="005233D3" w:rsidP="006E5F7B">
      <w:pPr>
        <w:rPr>
          <w:ins w:id="188" w:author="Kelvin Wong Kin" w:date="2023-01-30T14:10:00Z"/>
          <w:rFonts w:asciiTheme="minorHAnsi" w:eastAsia="Times New Roman" w:hAnsiTheme="minorHAnsi" w:cstheme="minorHAnsi"/>
          <w:szCs w:val="20"/>
          <w:u w:val="single"/>
          <w:lang w:val="en-US" w:eastAsia="zh-CN"/>
        </w:rPr>
      </w:pPr>
      <w:ins w:id="189" w:author="Kelvin Wong Kin" w:date="2023-01-30T14:10:00Z">
        <w:r>
          <w:rPr>
            <w:rFonts w:asciiTheme="minorHAnsi" w:eastAsia="Times New Roman" w:hAnsiTheme="minorHAnsi" w:cstheme="minorHAnsi"/>
            <w:szCs w:val="20"/>
            <w:lang w:val="en-US" w:eastAsia="zh-CN"/>
          </w:rPr>
          <w:t>The service provider s</w:t>
        </w:r>
      </w:ins>
      <w:ins w:id="190" w:author="Kelvin Wong Kin" w:date="2023-01-30T14:13:00Z">
        <w:r w:rsidR="00EE0EC1">
          <w:rPr>
            <w:rFonts w:asciiTheme="minorHAnsi" w:eastAsia="Times New Roman" w:hAnsiTheme="minorHAnsi" w:cstheme="minorHAnsi"/>
            <w:szCs w:val="20"/>
            <w:lang w:val="en-US" w:eastAsia="zh-CN"/>
          </w:rPr>
          <w:t>hall</w:t>
        </w:r>
      </w:ins>
      <w:ins w:id="191" w:author="Kelvin Wong Kin" w:date="2023-01-30T14:18:00Z">
        <w:r w:rsidR="00EE0EC1">
          <w:rPr>
            <w:rFonts w:asciiTheme="minorHAnsi" w:eastAsia="Times New Roman" w:hAnsiTheme="minorHAnsi" w:cstheme="minorHAnsi"/>
            <w:szCs w:val="20"/>
            <w:lang w:val="en-US" w:eastAsia="zh-CN"/>
          </w:rPr>
          <w:t xml:space="preserve"> design and</w:t>
        </w:r>
      </w:ins>
      <w:ins w:id="192" w:author="Kelvin Wong Kin" w:date="2023-01-30T14:13:00Z">
        <w:r w:rsidR="00EE0EC1">
          <w:rPr>
            <w:rFonts w:asciiTheme="minorHAnsi" w:eastAsia="Times New Roman" w:hAnsiTheme="minorHAnsi" w:cstheme="minorHAnsi"/>
            <w:szCs w:val="20"/>
            <w:lang w:val="en-US" w:eastAsia="zh-CN"/>
          </w:rPr>
          <w:t xml:space="preserve"> </w:t>
        </w:r>
      </w:ins>
      <w:ins w:id="193" w:author="Kelvin Wong Kin" w:date="2023-01-30T14:18:00Z">
        <w:r w:rsidR="00EE0EC1">
          <w:rPr>
            <w:rFonts w:asciiTheme="minorHAnsi" w:eastAsia="Times New Roman" w:hAnsiTheme="minorHAnsi" w:cstheme="minorHAnsi"/>
            <w:szCs w:val="20"/>
            <w:lang w:val="en-US" w:eastAsia="zh-CN"/>
          </w:rPr>
          <w:t>implement Operational Data Store</w:t>
        </w:r>
      </w:ins>
      <w:ins w:id="194" w:author="Kelvin Wong Kin" w:date="2023-01-30T14:21:00Z">
        <w:r w:rsidR="00EE0EC1">
          <w:rPr>
            <w:rFonts w:asciiTheme="minorHAnsi" w:eastAsia="Times New Roman" w:hAnsiTheme="minorHAnsi" w:cstheme="minorHAnsi"/>
            <w:szCs w:val="20"/>
            <w:lang w:val="en-US" w:eastAsia="zh-CN"/>
          </w:rPr>
          <w:t xml:space="preserve"> (ODS)</w:t>
        </w:r>
      </w:ins>
      <w:ins w:id="195" w:author="Kelvin Wong Kin" w:date="2023-01-30T14:19:00Z">
        <w:r w:rsidR="00EE0EC1">
          <w:rPr>
            <w:rFonts w:asciiTheme="minorHAnsi" w:eastAsia="Times New Roman" w:hAnsiTheme="minorHAnsi" w:cstheme="minorHAnsi"/>
            <w:szCs w:val="20"/>
            <w:lang w:val="en-US" w:eastAsia="zh-CN"/>
          </w:rPr>
          <w:t xml:space="preserve"> as source of truth for Agency, Broker, Customer and internal channels</w:t>
        </w:r>
      </w:ins>
      <w:ins w:id="196" w:author="Kelvin Wong Kin" w:date="2023-01-30T14:20:00Z">
        <w:r w:rsidR="00EE0EC1">
          <w:rPr>
            <w:rFonts w:asciiTheme="minorHAnsi" w:eastAsia="Times New Roman" w:hAnsiTheme="minorHAnsi" w:cstheme="minorHAnsi"/>
            <w:szCs w:val="20"/>
            <w:lang w:val="en-US" w:eastAsia="zh-CN"/>
          </w:rPr>
          <w:t>’ applications</w:t>
        </w:r>
      </w:ins>
      <w:ins w:id="197" w:author="Kelvin Wong Kin" w:date="2023-01-30T14:19:00Z">
        <w:r w:rsidR="00EE0EC1">
          <w:rPr>
            <w:rFonts w:asciiTheme="minorHAnsi" w:eastAsia="Times New Roman" w:hAnsiTheme="minorHAnsi" w:cstheme="minorHAnsi"/>
            <w:szCs w:val="20"/>
            <w:lang w:val="en-US" w:eastAsia="zh-CN"/>
          </w:rPr>
          <w:t xml:space="preserve"> to inquiry policy, agent, customer, claim level d</w:t>
        </w:r>
      </w:ins>
      <w:ins w:id="198" w:author="Kelvin Wong Kin" w:date="2023-01-30T14:20:00Z">
        <w:r w:rsidR="00EE0EC1">
          <w:rPr>
            <w:rFonts w:asciiTheme="minorHAnsi" w:eastAsia="Times New Roman" w:hAnsiTheme="minorHAnsi" w:cstheme="minorHAnsi"/>
            <w:szCs w:val="20"/>
            <w:lang w:val="en-US" w:eastAsia="zh-CN"/>
          </w:rPr>
          <w:t>ata</w:t>
        </w:r>
      </w:ins>
      <w:ins w:id="199" w:author="Kelvin Wong Kin" w:date="2023-01-30T14:21:00Z">
        <w:r w:rsidR="00EE0EC1">
          <w:rPr>
            <w:rFonts w:asciiTheme="minorHAnsi" w:eastAsia="Times New Roman" w:hAnsiTheme="minorHAnsi" w:cstheme="minorHAnsi"/>
            <w:szCs w:val="20"/>
            <w:lang w:val="en-US" w:eastAsia="zh-CN"/>
          </w:rPr>
          <w:t xml:space="preserve"> via various means (e.g., APIs)</w:t>
        </w:r>
      </w:ins>
      <w:ins w:id="200" w:author="Kelvin Wong Kin" w:date="2023-01-30T14:20:00Z">
        <w:r w:rsidR="00EE0EC1">
          <w:rPr>
            <w:rFonts w:asciiTheme="minorHAnsi" w:eastAsia="Times New Roman" w:hAnsiTheme="minorHAnsi" w:cstheme="minorHAnsi"/>
            <w:szCs w:val="20"/>
            <w:lang w:val="en-US" w:eastAsia="zh-CN"/>
          </w:rPr>
          <w:t xml:space="preserve">. Standard data model shall be applied in </w:t>
        </w:r>
        <w:proofErr w:type="gramStart"/>
        <w:r w:rsidR="00EE0EC1">
          <w:rPr>
            <w:rFonts w:asciiTheme="minorHAnsi" w:eastAsia="Times New Roman" w:hAnsiTheme="minorHAnsi" w:cstheme="minorHAnsi"/>
            <w:szCs w:val="20"/>
            <w:lang w:val="en-US" w:eastAsia="zh-CN"/>
          </w:rPr>
          <w:t>ODS</w:t>
        </w:r>
      </w:ins>
      <w:proofErr w:type="gramEnd"/>
      <w:ins w:id="201" w:author="Kelvin Wong Kin" w:date="2023-01-30T14:21:00Z">
        <w:r w:rsidR="00EE0EC1">
          <w:rPr>
            <w:rFonts w:asciiTheme="minorHAnsi" w:eastAsia="Times New Roman" w:hAnsiTheme="minorHAnsi" w:cstheme="minorHAnsi"/>
            <w:szCs w:val="20"/>
            <w:lang w:val="en-US" w:eastAsia="zh-CN"/>
          </w:rPr>
          <w:t xml:space="preserve"> and data shall be synchronized from difference source systems (e.g. </w:t>
        </w:r>
      </w:ins>
      <w:ins w:id="202" w:author="Kelvin Wong Kin" w:date="2023-01-30T14:22:00Z">
        <w:r w:rsidR="00EE0EC1">
          <w:rPr>
            <w:rFonts w:asciiTheme="minorHAnsi" w:eastAsia="Times New Roman" w:hAnsiTheme="minorHAnsi" w:cstheme="minorHAnsi"/>
            <w:szCs w:val="20"/>
            <w:lang w:val="en-US" w:eastAsia="zh-CN"/>
          </w:rPr>
          <w:t xml:space="preserve">Core System) in real-time </w:t>
        </w:r>
      </w:ins>
      <w:ins w:id="203" w:author="Kelvin Wong Kin" w:date="2023-02-01T11:52:00Z">
        <w:r w:rsidR="00B01D39">
          <w:rPr>
            <w:rFonts w:asciiTheme="minorHAnsi" w:eastAsia="Times New Roman" w:hAnsiTheme="minorHAnsi" w:cstheme="minorHAnsi"/>
            <w:szCs w:val="20"/>
            <w:lang w:val="en-US" w:eastAsia="zh-CN"/>
          </w:rPr>
          <w:t xml:space="preserve">or </w:t>
        </w:r>
      </w:ins>
      <w:ins w:id="204" w:author="Kelvin Wong Kin" w:date="2023-01-30T14:25:00Z">
        <w:r w:rsidR="00143E52">
          <w:rPr>
            <w:rFonts w:asciiTheme="minorHAnsi" w:eastAsia="Times New Roman" w:hAnsiTheme="minorHAnsi" w:cstheme="minorHAnsi"/>
            <w:szCs w:val="20"/>
            <w:lang w:val="en-US" w:eastAsia="zh-CN"/>
          </w:rPr>
          <w:t xml:space="preserve">near real-time </w:t>
        </w:r>
      </w:ins>
      <w:ins w:id="205" w:author="Kelvin Wong Kin" w:date="2023-01-30T14:22:00Z">
        <w:r w:rsidR="00EE0EC1">
          <w:rPr>
            <w:rFonts w:asciiTheme="minorHAnsi" w:eastAsia="Times New Roman" w:hAnsiTheme="minorHAnsi" w:cstheme="minorHAnsi"/>
            <w:szCs w:val="20"/>
            <w:lang w:val="en-US" w:eastAsia="zh-CN"/>
          </w:rPr>
          <w:t>manner</w:t>
        </w:r>
      </w:ins>
    </w:p>
    <w:p w14:paraId="37D663EA" w14:textId="77777777" w:rsidR="005233D3" w:rsidRDefault="005233D3" w:rsidP="006E5F7B">
      <w:pPr>
        <w:rPr>
          <w:ins w:id="206" w:author="Kelvin Wong Kin" w:date="2023-01-30T14:10:00Z"/>
          <w:rFonts w:asciiTheme="minorHAnsi" w:eastAsia="Times New Roman" w:hAnsiTheme="minorHAnsi" w:cstheme="minorHAnsi"/>
          <w:szCs w:val="20"/>
          <w:u w:val="single"/>
          <w:lang w:val="en-US" w:eastAsia="zh-CN"/>
        </w:rPr>
      </w:pPr>
    </w:p>
    <w:p w14:paraId="21D624B6" w14:textId="77777777" w:rsidR="00BC2B6E" w:rsidRDefault="00BC2B6E" w:rsidP="006E5F7B">
      <w:pPr>
        <w:rPr>
          <w:ins w:id="207" w:author="Kelvin Wong Kin" w:date="2023-01-31T11:58:00Z"/>
          <w:rFonts w:asciiTheme="minorHAnsi" w:eastAsia="Times New Roman" w:hAnsiTheme="minorHAnsi" w:cstheme="minorHAnsi"/>
          <w:szCs w:val="20"/>
          <w:u w:val="single"/>
          <w:lang w:val="en-US" w:eastAsia="zh-CN"/>
        </w:rPr>
      </w:pPr>
    </w:p>
    <w:p w14:paraId="6FF033E2" w14:textId="1BE05FEC" w:rsidR="00BC2B6E" w:rsidRPr="00D81088" w:rsidRDefault="00B01D39" w:rsidP="006E5F7B">
      <w:pPr>
        <w:rPr>
          <w:ins w:id="208" w:author="Kelvin Wong Kin" w:date="2023-02-01T10:25:00Z"/>
          <w:rFonts w:asciiTheme="minorHAnsi" w:eastAsia="Times New Roman" w:hAnsiTheme="minorHAnsi" w:cstheme="minorHAnsi"/>
          <w:szCs w:val="20"/>
          <w:u w:val="single"/>
          <w:lang w:val="en-US" w:eastAsia="zh-CN"/>
        </w:rPr>
      </w:pPr>
      <w:ins w:id="209" w:author="Kelvin Wong Kin" w:date="2023-02-01T11:57:00Z">
        <w:r>
          <w:rPr>
            <w:rFonts w:asciiTheme="minorHAnsi" w:eastAsia="Times New Roman" w:hAnsiTheme="minorHAnsi" w:cstheme="minorHAnsi"/>
            <w:szCs w:val="20"/>
            <w:u w:val="single"/>
            <w:lang w:val="en-US" w:eastAsia="zh-CN"/>
          </w:rPr>
          <w:t xml:space="preserve">Customer Centricity with </w:t>
        </w:r>
      </w:ins>
      <w:ins w:id="210" w:author="Kelvin Wong Kin" w:date="2023-01-31T11:59:00Z">
        <w:r w:rsidR="00BC2B6E" w:rsidRPr="00D81088">
          <w:rPr>
            <w:rFonts w:asciiTheme="minorHAnsi" w:eastAsia="Times New Roman" w:hAnsiTheme="minorHAnsi" w:cstheme="minorHAnsi"/>
            <w:szCs w:val="20"/>
            <w:u w:val="single"/>
            <w:lang w:val="en-US" w:eastAsia="zh-CN"/>
          </w:rPr>
          <w:t>Customer 360 View Data Store</w:t>
        </w:r>
      </w:ins>
    </w:p>
    <w:p w14:paraId="2DD448E7" w14:textId="09EDE1C0" w:rsidR="00982D2A" w:rsidRPr="00982D2A" w:rsidRDefault="00982D2A" w:rsidP="006E5F7B">
      <w:pPr>
        <w:rPr>
          <w:ins w:id="211" w:author="Kelvin Wong Kin" w:date="2023-01-31T11:59:00Z"/>
          <w:rFonts w:asciiTheme="minorHAnsi" w:eastAsia="Times New Roman" w:hAnsiTheme="minorHAnsi" w:cstheme="minorHAnsi"/>
          <w:szCs w:val="20"/>
          <w:lang w:val="en-US" w:eastAsia="zh-CN"/>
          <w:rPrChange w:id="212" w:author="Kelvin Wong Kin" w:date="2023-02-01T10:25:00Z">
            <w:rPr>
              <w:ins w:id="213" w:author="Kelvin Wong Kin" w:date="2023-01-31T11:59:00Z"/>
              <w:rFonts w:asciiTheme="minorHAnsi" w:eastAsia="Times New Roman" w:hAnsiTheme="minorHAnsi" w:cstheme="minorHAnsi"/>
              <w:szCs w:val="20"/>
              <w:u w:val="single"/>
              <w:lang w:val="en-US" w:eastAsia="zh-CN"/>
            </w:rPr>
          </w:rPrChange>
        </w:rPr>
      </w:pPr>
      <w:ins w:id="214" w:author="Kelvin Wong Kin" w:date="2023-02-01T10:25:00Z">
        <w:r w:rsidRPr="00982D2A">
          <w:rPr>
            <w:rFonts w:asciiTheme="minorHAnsi" w:eastAsia="Times New Roman" w:hAnsiTheme="minorHAnsi" w:cstheme="minorHAnsi"/>
            <w:szCs w:val="20"/>
            <w:lang w:val="en-US" w:eastAsia="zh-CN"/>
            <w:rPrChange w:id="215" w:author="Kelvin Wong Kin" w:date="2023-02-01T10:25:00Z">
              <w:rPr>
                <w:rFonts w:asciiTheme="minorHAnsi" w:eastAsia="Times New Roman" w:hAnsiTheme="minorHAnsi" w:cstheme="minorHAnsi"/>
                <w:szCs w:val="20"/>
                <w:u w:val="single"/>
                <w:lang w:val="en-US" w:eastAsia="zh-CN"/>
              </w:rPr>
            </w:rPrChange>
          </w:rPr>
          <w:lastRenderedPageBreak/>
          <w:t>The</w:t>
        </w:r>
      </w:ins>
      <w:ins w:id="216" w:author="Kelvin Wong Kin" w:date="2023-02-01T10:26:00Z">
        <w:r>
          <w:rPr>
            <w:rFonts w:asciiTheme="minorHAnsi" w:eastAsia="Times New Roman" w:hAnsiTheme="minorHAnsi" w:cstheme="minorHAnsi"/>
            <w:szCs w:val="20"/>
            <w:lang w:val="en-US" w:eastAsia="zh-CN"/>
          </w:rPr>
          <w:t xml:space="preserve"> service provide shall </w:t>
        </w:r>
      </w:ins>
      <w:ins w:id="217" w:author="Kelvin Wong Kin" w:date="2023-02-01T11:31:00Z">
        <w:r w:rsidR="00D81088">
          <w:rPr>
            <w:rFonts w:asciiTheme="minorHAnsi" w:eastAsia="Times New Roman" w:hAnsiTheme="minorHAnsi" w:cstheme="minorHAnsi"/>
            <w:szCs w:val="20"/>
            <w:lang w:val="en-US" w:eastAsia="zh-CN"/>
          </w:rPr>
          <w:t>design and implement Customer 360 View Data Store</w:t>
        </w:r>
      </w:ins>
      <w:ins w:id="218" w:author="Kelvin Wong Kin" w:date="2023-02-01T11:38:00Z">
        <w:r w:rsidR="00D81088">
          <w:rPr>
            <w:rFonts w:asciiTheme="minorHAnsi" w:eastAsia="Times New Roman" w:hAnsiTheme="minorHAnsi" w:cstheme="minorHAnsi"/>
            <w:szCs w:val="20"/>
            <w:lang w:val="en-US" w:eastAsia="zh-CN"/>
          </w:rPr>
          <w:t xml:space="preserve"> </w:t>
        </w:r>
      </w:ins>
      <w:ins w:id="219" w:author="Kelvin Wong Kin" w:date="2023-02-01T18:08:00Z">
        <w:r w:rsidR="00DC7B29">
          <w:rPr>
            <w:rFonts w:asciiTheme="minorHAnsi" w:eastAsia="Times New Roman" w:hAnsiTheme="minorHAnsi" w:cstheme="minorHAnsi"/>
            <w:szCs w:val="20"/>
            <w:lang w:val="en-US" w:eastAsia="zh-CN"/>
          </w:rPr>
          <w:t xml:space="preserve">as part of the target data platform </w:t>
        </w:r>
      </w:ins>
      <w:ins w:id="220" w:author="Kelvin Wong Kin" w:date="2023-02-01T11:38:00Z">
        <w:r w:rsidR="00D81088">
          <w:rPr>
            <w:rFonts w:asciiTheme="minorHAnsi" w:eastAsia="Times New Roman" w:hAnsiTheme="minorHAnsi" w:cstheme="minorHAnsi"/>
            <w:szCs w:val="20"/>
            <w:lang w:val="en-US" w:eastAsia="zh-CN"/>
          </w:rPr>
          <w:t xml:space="preserve">which </w:t>
        </w:r>
      </w:ins>
      <w:ins w:id="221" w:author="Kelvin Wong Kin" w:date="2023-02-01T11:43:00Z">
        <w:r w:rsidR="006A1211">
          <w:rPr>
            <w:rFonts w:asciiTheme="minorHAnsi" w:eastAsia="Times New Roman" w:hAnsiTheme="minorHAnsi" w:cstheme="minorHAnsi"/>
            <w:szCs w:val="20"/>
            <w:lang w:val="en-US" w:eastAsia="zh-CN"/>
          </w:rPr>
          <w:t>provide</w:t>
        </w:r>
      </w:ins>
      <w:ins w:id="222" w:author="Kelvin Wong Kin" w:date="2023-02-01T11:38:00Z">
        <w:r w:rsidR="00D81088">
          <w:rPr>
            <w:rFonts w:asciiTheme="minorHAnsi" w:eastAsia="Times New Roman" w:hAnsiTheme="minorHAnsi" w:cstheme="minorHAnsi"/>
            <w:szCs w:val="20"/>
            <w:lang w:val="en-US" w:eastAsia="zh-CN"/>
          </w:rPr>
          <w:t>s</w:t>
        </w:r>
      </w:ins>
      <w:ins w:id="223" w:author="Kelvin Wong Kin" w:date="2023-02-01T11:43:00Z">
        <w:r w:rsidR="006A1211">
          <w:rPr>
            <w:rFonts w:asciiTheme="minorHAnsi" w:eastAsia="Times New Roman" w:hAnsiTheme="minorHAnsi" w:cstheme="minorHAnsi"/>
            <w:szCs w:val="20"/>
            <w:lang w:val="en-US" w:eastAsia="zh-CN"/>
          </w:rPr>
          <w:t xml:space="preserve"> a</w:t>
        </w:r>
      </w:ins>
      <w:ins w:id="224" w:author="Kelvin Wong Kin" w:date="2023-02-01T11:38:00Z">
        <w:r w:rsidR="00D81088">
          <w:rPr>
            <w:rFonts w:asciiTheme="minorHAnsi" w:eastAsia="Times New Roman" w:hAnsiTheme="minorHAnsi" w:cstheme="minorHAnsi"/>
            <w:szCs w:val="20"/>
            <w:lang w:val="en-US" w:eastAsia="zh-CN"/>
          </w:rPr>
          <w:t xml:space="preserve"> </w:t>
        </w:r>
      </w:ins>
      <w:ins w:id="225" w:author="Kelvin Wong Kin" w:date="2023-02-01T11:40:00Z">
        <w:r w:rsidR="00D81088">
          <w:rPr>
            <w:rFonts w:asciiTheme="minorHAnsi" w:eastAsia="Times New Roman" w:hAnsiTheme="minorHAnsi" w:cstheme="minorHAnsi"/>
            <w:szCs w:val="20"/>
            <w:lang w:val="en-US" w:eastAsia="zh-CN"/>
          </w:rPr>
          <w:t>customer</w:t>
        </w:r>
      </w:ins>
      <w:ins w:id="226" w:author="Kelvin Wong Kin" w:date="2023-02-01T11:58:00Z">
        <w:r w:rsidR="00B01D39">
          <w:rPr>
            <w:rFonts w:asciiTheme="minorHAnsi" w:eastAsia="Times New Roman" w:hAnsiTheme="minorHAnsi" w:cstheme="minorHAnsi"/>
            <w:szCs w:val="20"/>
            <w:lang w:val="en-US" w:eastAsia="zh-CN"/>
          </w:rPr>
          <w:t xml:space="preserve"> (or potential customers) </w:t>
        </w:r>
      </w:ins>
      <w:ins w:id="227" w:author="Kelvin Wong Kin" w:date="2023-02-01T11:40:00Z">
        <w:r w:rsidR="00D81088">
          <w:rPr>
            <w:rFonts w:asciiTheme="minorHAnsi" w:eastAsia="Times New Roman" w:hAnsiTheme="minorHAnsi" w:cstheme="minorHAnsi"/>
            <w:szCs w:val="20"/>
            <w:lang w:val="en-US" w:eastAsia="zh-CN"/>
          </w:rPr>
          <w:t>centric view on their demographic, transaction, behavio</w:t>
        </w:r>
      </w:ins>
      <w:ins w:id="228" w:author="Kelvin Wong Kin" w:date="2023-02-01T11:41:00Z">
        <w:r w:rsidR="00D81088">
          <w:rPr>
            <w:rFonts w:asciiTheme="minorHAnsi" w:eastAsia="Times New Roman" w:hAnsiTheme="minorHAnsi" w:cstheme="minorHAnsi"/>
            <w:szCs w:val="20"/>
            <w:lang w:val="en-US" w:eastAsia="zh-CN"/>
          </w:rPr>
          <w:t>r</w:t>
        </w:r>
        <w:r w:rsidR="006A1211">
          <w:rPr>
            <w:rFonts w:asciiTheme="minorHAnsi" w:eastAsia="Times New Roman" w:hAnsiTheme="minorHAnsi" w:cstheme="minorHAnsi"/>
            <w:szCs w:val="20"/>
            <w:lang w:val="en-US" w:eastAsia="zh-CN"/>
          </w:rPr>
          <w:t xml:space="preserve"> and interaction</w:t>
        </w:r>
        <w:r w:rsidR="00D81088">
          <w:rPr>
            <w:rFonts w:asciiTheme="minorHAnsi" w:eastAsia="Times New Roman" w:hAnsiTheme="minorHAnsi" w:cstheme="minorHAnsi"/>
            <w:szCs w:val="20"/>
            <w:lang w:val="en-US" w:eastAsia="zh-CN"/>
          </w:rPr>
          <w:t xml:space="preserve"> </w:t>
        </w:r>
        <w:r w:rsidR="006A1211">
          <w:rPr>
            <w:rFonts w:asciiTheme="minorHAnsi" w:eastAsia="Times New Roman" w:hAnsiTheme="minorHAnsi" w:cstheme="minorHAnsi"/>
            <w:szCs w:val="20"/>
            <w:lang w:val="en-US" w:eastAsia="zh-CN"/>
          </w:rPr>
          <w:t>data</w:t>
        </w:r>
      </w:ins>
      <w:ins w:id="229" w:author="Kelvin Wong Kin" w:date="2023-02-01T11:42:00Z">
        <w:r w:rsidR="006A1211">
          <w:rPr>
            <w:rFonts w:asciiTheme="minorHAnsi" w:eastAsia="Times New Roman" w:hAnsiTheme="minorHAnsi" w:cstheme="minorHAnsi"/>
            <w:szCs w:val="20"/>
            <w:lang w:val="en-US" w:eastAsia="zh-CN"/>
          </w:rPr>
          <w:t xml:space="preserve">. This </w:t>
        </w:r>
      </w:ins>
      <w:ins w:id="230" w:author="Kelvin Wong Kin" w:date="2023-02-01T18:08:00Z">
        <w:r w:rsidR="00DC7B29">
          <w:rPr>
            <w:rFonts w:asciiTheme="minorHAnsi" w:eastAsia="Times New Roman" w:hAnsiTheme="minorHAnsi" w:cstheme="minorHAnsi"/>
            <w:szCs w:val="20"/>
            <w:lang w:val="en-US" w:eastAsia="zh-CN"/>
          </w:rPr>
          <w:t>shall be</w:t>
        </w:r>
      </w:ins>
      <w:ins w:id="231" w:author="Kelvin Wong Kin" w:date="2023-02-01T11:42:00Z">
        <w:r w:rsidR="006A1211">
          <w:rPr>
            <w:rFonts w:asciiTheme="minorHAnsi" w:eastAsia="Times New Roman" w:hAnsiTheme="minorHAnsi" w:cstheme="minorHAnsi"/>
            <w:szCs w:val="20"/>
            <w:lang w:val="en-US" w:eastAsia="zh-CN"/>
          </w:rPr>
          <w:t xml:space="preserve"> </w:t>
        </w:r>
      </w:ins>
      <w:ins w:id="232" w:author="Kelvin Wong Kin" w:date="2023-02-01T11:33:00Z">
        <w:r w:rsidR="00D81088">
          <w:rPr>
            <w:rFonts w:asciiTheme="minorHAnsi" w:eastAsia="Times New Roman" w:hAnsiTheme="minorHAnsi" w:cstheme="minorHAnsi"/>
            <w:szCs w:val="20"/>
            <w:lang w:val="en-US" w:eastAsia="zh-CN"/>
          </w:rPr>
          <w:t>align</w:t>
        </w:r>
      </w:ins>
      <w:ins w:id="233" w:author="Kelvin Wong Kin" w:date="2023-02-01T11:42:00Z">
        <w:r w:rsidR="006A1211">
          <w:rPr>
            <w:rFonts w:asciiTheme="minorHAnsi" w:eastAsia="Times New Roman" w:hAnsiTheme="minorHAnsi" w:cstheme="minorHAnsi"/>
            <w:szCs w:val="20"/>
            <w:lang w:val="en-US" w:eastAsia="zh-CN"/>
          </w:rPr>
          <w:t>ed</w:t>
        </w:r>
      </w:ins>
      <w:ins w:id="234" w:author="Kelvin Wong Kin" w:date="2023-02-01T11:33:00Z">
        <w:r w:rsidR="00D81088">
          <w:rPr>
            <w:rFonts w:asciiTheme="minorHAnsi" w:eastAsia="Times New Roman" w:hAnsiTheme="minorHAnsi" w:cstheme="minorHAnsi"/>
            <w:szCs w:val="20"/>
            <w:lang w:val="en-US" w:eastAsia="zh-CN"/>
          </w:rPr>
          <w:t xml:space="preserve"> with New World eco system’s One CRM Strategy</w:t>
        </w:r>
      </w:ins>
    </w:p>
    <w:p w14:paraId="2B18BDBB" w14:textId="77777777" w:rsidR="00BC2B6E" w:rsidRPr="00BC2B6E" w:rsidRDefault="00BC2B6E" w:rsidP="006E5F7B">
      <w:pPr>
        <w:rPr>
          <w:ins w:id="235" w:author="Kelvin Wong Kin" w:date="2023-01-31T11:58:00Z"/>
          <w:rFonts w:asciiTheme="minorHAnsi" w:eastAsia="Times New Roman" w:hAnsiTheme="minorHAnsi" w:cstheme="minorHAnsi"/>
          <w:szCs w:val="20"/>
          <w:u w:val="single"/>
          <w:lang w:val="en-US" w:eastAsia="zh-CN"/>
        </w:rPr>
      </w:pPr>
    </w:p>
    <w:p w14:paraId="36B3EEB0" w14:textId="77777777" w:rsidR="00BC2B6E" w:rsidRDefault="00BC2B6E" w:rsidP="006E5F7B">
      <w:pPr>
        <w:rPr>
          <w:ins w:id="236" w:author="Kelvin Wong Kin" w:date="2023-01-31T11:58:00Z"/>
          <w:rFonts w:asciiTheme="minorHAnsi" w:eastAsia="Times New Roman" w:hAnsiTheme="minorHAnsi" w:cstheme="minorHAnsi"/>
          <w:szCs w:val="20"/>
          <w:u w:val="single"/>
          <w:lang w:val="en-US" w:eastAsia="zh-CN"/>
        </w:rPr>
      </w:pPr>
    </w:p>
    <w:p w14:paraId="2F7F3F2E" w14:textId="77777777" w:rsidR="005233D3" w:rsidRPr="005233D3" w:rsidRDefault="005233D3" w:rsidP="006E5F7B">
      <w:pPr>
        <w:rPr>
          <w:ins w:id="237" w:author="Kelvin Wong Kin" w:date="2023-01-30T14:09:00Z"/>
          <w:rFonts w:asciiTheme="minorHAnsi" w:eastAsia="Times New Roman" w:hAnsiTheme="minorHAnsi" w:cstheme="minorHAnsi"/>
          <w:szCs w:val="20"/>
          <w:u w:val="single"/>
          <w:lang w:val="en-US" w:eastAsia="zh-CN"/>
          <w:rPrChange w:id="238" w:author="Kelvin Wong Kin" w:date="2023-01-30T14:10:00Z">
            <w:rPr>
              <w:ins w:id="239" w:author="Kelvin Wong Kin" w:date="2023-01-30T14:09:00Z"/>
              <w:rFonts w:asciiTheme="minorHAnsi" w:eastAsia="Times New Roman" w:hAnsiTheme="minorHAnsi" w:cstheme="minorHAnsi"/>
              <w:szCs w:val="20"/>
              <w:lang w:val="en-US" w:eastAsia="zh-CN"/>
            </w:rPr>
          </w:rPrChange>
        </w:rPr>
      </w:pPr>
      <w:ins w:id="240" w:author="Kelvin Wong Kin" w:date="2023-01-30T14:10:00Z">
        <w:r w:rsidRPr="005233D3">
          <w:rPr>
            <w:rFonts w:asciiTheme="minorHAnsi" w:eastAsia="Times New Roman" w:hAnsiTheme="minorHAnsi" w:cstheme="minorHAnsi"/>
            <w:szCs w:val="20"/>
            <w:u w:val="single"/>
            <w:lang w:val="en-US" w:eastAsia="zh-CN"/>
            <w:rPrChange w:id="241" w:author="Kelvin Wong Kin" w:date="2023-01-30T14:10:00Z">
              <w:rPr>
                <w:rFonts w:asciiTheme="minorHAnsi" w:eastAsia="Times New Roman" w:hAnsiTheme="minorHAnsi" w:cstheme="minorHAnsi"/>
                <w:szCs w:val="20"/>
                <w:lang w:val="en-US" w:eastAsia="zh-CN"/>
              </w:rPr>
            </w:rPrChange>
          </w:rPr>
          <w:t xml:space="preserve">Reporting &amp; </w:t>
        </w:r>
      </w:ins>
      <w:ins w:id="242" w:author="Kelvin Wong Kin" w:date="2023-01-30T14:09:00Z">
        <w:r w:rsidRPr="005233D3">
          <w:rPr>
            <w:rFonts w:asciiTheme="minorHAnsi" w:eastAsia="Times New Roman" w:hAnsiTheme="minorHAnsi" w:cstheme="minorHAnsi"/>
            <w:szCs w:val="20"/>
            <w:u w:val="single"/>
            <w:lang w:val="en-US" w:eastAsia="zh-CN"/>
            <w:rPrChange w:id="243" w:author="Kelvin Wong Kin" w:date="2023-01-30T14:10:00Z">
              <w:rPr>
                <w:rFonts w:asciiTheme="minorHAnsi" w:eastAsia="Times New Roman" w:hAnsiTheme="minorHAnsi" w:cstheme="minorHAnsi"/>
                <w:szCs w:val="20"/>
                <w:lang w:val="en-US" w:eastAsia="zh-CN"/>
              </w:rPr>
            </w:rPrChange>
          </w:rPr>
          <w:t>Analytics</w:t>
        </w:r>
      </w:ins>
    </w:p>
    <w:p w14:paraId="782C1C2C" w14:textId="26A5866B" w:rsidR="006E5F7B" w:rsidRPr="00630F39" w:rsidRDefault="006E5F7B" w:rsidP="006E5F7B">
      <w:pPr>
        <w:rPr>
          <w:rFonts w:asciiTheme="minorHAnsi" w:eastAsia="Times New Roman" w:hAnsiTheme="minorHAnsi" w:cstheme="minorHAnsi"/>
          <w:sz w:val="22"/>
          <w:szCs w:val="22"/>
          <w:lang w:val="en-US" w:eastAsia="zh-CN"/>
        </w:rPr>
      </w:pPr>
      <w:r>
        <w:rPr>
          <w:rFonts w:asciiTheme="minorHAnsi" w:eastAsia="Times New Roman" w:hAnsiTheme="minorHAnsi" w:cstheme="minorHAnsi"/>
          <w:szCs w:val="20"/>
          <w:lang w:val="en-US" w:eastAsia="zh-CN"/>
        </w:rPr>
        <w:t xml:space="preserve">The service provider </w:t>
      </w:r>
      <w:del w:id="244" w:author="Kelvin Wong Kin" w:date="2023-01-30T14:13:00Z">
        <w:r w:rsidDel="00EE0EC1">
          <w:rPr>
            <w:rFonts w:asciiTheme="minorHAnsi" w:eastAsia="Times New Roman" w:hAnsiTheme="minorHAnsi" w:cstheme="minorHAnsi"/>
            <w:szCs w:val="20"/>
            <w:lang w:val="en-US" w:eastAsia="zh-CN"/>
          </w:rPr>
          <w:delText xml:space="preserve">should </w:delText>
        </w:r>
      </w:del>
      <w:ins w:id="245" w:author="Kelvin Wong Kin" w:date="2023-01-30T14:13:00Z">
        <w:r w:rsidR="00EE0EC1">
          <w:rPr>
            <w:rFonts w:asciiTheme="minorHAnsi" w:eastAsia="Times New Roman" w:hAnsiTheme="minorHAnsi" w:cstheme="minorHAnsi"/>
            <w:szCs w:val="20"/>
            <w:lang w:val="en-US" w:eastAsia="zh-CN"/>
          </w:rPr>
          <w:t>shall</w:t>
        </w:r>
        <w:r w:rsidR="00EE0EC1">
          <w:rPr>
            <w:rFonts w:asciiTheme="minorHAnsi" w:eastAsia="Times New Roman" w:hAnsiTheme="minorHAnsi" w:cstheme="minorHAnsi"/>
            <w:szCs w:val="20"/>
            <w:lang w:val="en-US" w:eastAsia="zh-CN"/>
          </w:rPr>
          <w:t xml:space="preserve"> </w:t>
        </w:r>
      </w:ins>
      <w:r>
        <w:rPr>
          <w:rFonts w:asciiTheme="minorHAnsi" w:eastAsia="Times New Roman" w:hAnsiTheme="minorHAnsi" w:cstheme="minorHAnsi"/>
          <w:szCs w:val="20"/>
          <w:lang w:val="en-US" w:eastAsia="zh-CN"/>
        </w:rPr>
        <w:t xml:space="preserve">help to discover business needs from existing reports, reviewing </w:t>
      </w:r>
      <w:r w:rsidR="00687C22">
        <w:rPr>
          <w:rFonts w:asciiTheme="minorHAnsi" w:eastAsia="Times New Roman" w:hAnsiTheme="minorHAnsi" w:cstheme="minorHAnsi"/>
          <w:szCs w:val="20"/>
          <w:lang w:val="en-US" w:eastAsia="zh-CN"/>
        </w:rPr>
        <w:t>existing</w:t>
      </w:r>
      <w:r>
        <w:rPr>
          <w:rFonts w:asciiTheme="minorHAnsi" w:eastAsia="Times New Roman" w:hAnsiTheme="minorHAnsi" w:cstheme="minorHAnsi"/>
          <w:szCs w:val="20"/>
          <w:lang w:val="en-US" w:eastAsia="zh-CN"/>
        </w:rPr>
        <w:t xml:space="preserve"> code or interviewing business user during project phase. The business needs include </w:t>
      </w:r>
      <w:r>
        <w:rPr>
          <w:rFonts w:asciiTheme="minorHAnsi" w:hAnsiTheme="minorHAnsi" w:cstheme="minorHAnsi"/>
          <w:szCs w:val="20"/>
          <w:lang w:eastAsia="zh-HK"/>
        </w:rPr>
        <w:t xml:space="preserve">but not limit to agency and partnership sales, </w:t>
      </w:r>
      <w:r w:rsidR="00D512CB">
        <w:rPr>
          <w:rFonts w:asciiTheme="minorHAnsi" w:hAnsiTheme="minorHAnsi" w:cstheme="minorHAnsi"/>
          <w:szCs w:val="20"/>
          <w:lang w:eastAsia="zh-HK"/>
        </w:rPr>
        <w:t>agency awards</w:t>
      </w:r>
      <w:r>
        <w:rPr>
          <w:rFonts w:asciiTheme="minorHAnsi" w:hAnsiTheme="minorHAnsi" w:cstheme="minorHAnsi"/>
          <w:szCs w:val="20"/>
          <w:lang w:eastAsia="zh-HK"/>
        </w:rPr>
        <w:t>, persistency, indicators of identifying high risk agents, claims, product sales and analysis and customer analytics.</w:t>
      </w:r>
    </w:p>
    <w:p w14:paraId="4F41ACA9" w14:textId="77777777" w:rsidR="006E5F7B" w:rsidRPr="00630F39" w:rsidRDefault="006E5F7B" w:rsidP="006E5F7B">
      <w:pPr>
        <w:rPr>
          <w:rFonts w:asciiTheme="minorHAnsi" w:eastAsia="Times New Roman" w:hAnsiTheme="minorHAnsi" w:cstheme="minorHAnsi"/>
          <w:sz w:val="22"/>
          <w:szCs w:val="22"/>
          <w:lang w:val="en-US" w:eastAsia="zh-CN"/>
        </w:rPr>
      </w:pPr>
    </w:p>
    <w:p w14:paraId="4C32B423" w14:textId="77777777" w:rsidR="005233D3" w:rsidRDefault="005233D3">
      <w:pPr>
        <w:rPr>
          <w:ins w:id="246" w:author="Kelvin Wong Kin" w:date="2023-01-30T14:07:00Z"/>
          <w:rFonts w:asciiTheme="minorHAnsi" w:hAnsiTheme="minorHAnsi" w:cstheme="minorHAnsi"/>
          <w:b/>
          <w:lang w:val="en-US" w:eastAsia="zh-CN"/>
        </w:rPr>
      </w:pPr>
      <w:bookmarkStart w:id="247" w:name="_Toc122524174"/>
      <w:ins w:id="248" w:author="Kelvin Wong Kin" w:date="2023-01-30T14:07:00Z">
        <w:r>
          <w:rPr>
            <w:rFonts w:asciiTheme="minorHAnsi" w:hAnsiTheme="minorHAnsi" w:cstheme="minorHAnsi"/>
            <w:lang w:eastAsia="zh-CN"/>
          </w:rPr>
          <w:br w:type="page"/>
        </w:r>
      </w:ins>
    </w:p>
    <w:p w14:paraId="5EE67CA7" w14:textId="225866C5" w:rsidR="00B01D39" w:rsidRPr="00143E52" w:rsidRDefault="00B01D39" w:rsidP="00B01D39">
      <w:pPr>
        <w:pStyle w:val="Heading3"/>
        <w:rPr>
          <w:ins w:id="249" w:author="Kelvin Wong Kin" w:date="2023-02-01T11:59:00Z"/>
        </w:rPr>
      </w:pPr>
      <w:ins w:id="250" w:author="Kelvin Wong Kin" w:date="2023-02-01T11:59:00Z">
        <w:r w:rsidRPr="00630F39">
          <w:lastRenderedPageBreak/>
          <w:t>2.</w:t>
        </w:r>
        <w:r>
          <w:t>1</w:t>
        </w:r>
        <w:r w:rsidRPr="00630F39">
          <w:t xml:space="preserve">.1 </w:t>
        </w:r>
        <w:r>
          <w:t>Reports/Dashboards Requirements</w:t>
        </w:r>
      </w:ins>
    </w:p>
    <w:p w14:paraId="7F40400F" w14:textId="77777777" w:rsidR="00B01D39" w:rsidRDefault="00B01D39" w:rsidP="00143E52">
      <w:pPr>
        <w:pStyle w:val="Heading3"/>
        <w:rPr>
          <w:ins w:id="251" w:author="Kelvin Wong Kin" w:date="2023-02-01T11:59:00Z"/>
        </w:rPr>
      </w:pPr>
    </w:p>
    <w:p w14:paraId="1CEE89FF" w14:textId="6C51A227" w:rsidR="00143E52" w:rsidRPr="00143E52" w:rsidRDefault="006E5F7B" w:rsidP="00B01D39">
      <w:pPr>
        <w:pStyle w:val="Heading4"/>
        <w:pPrChange w:id="252" w:author="Kelvin Wong Kin" w:date="2023-02-01T12:00:00Z">
          <w:pPr>
            <w:pStyle w:val="Heading3"/>
          </w:pPr>
        </w:pPrChange>
      </w:pPr>
      <w:r w:rsidRPr="00630F39">
        <w:t>2.</w:t>
      </w:r>
      <w:r>
        <w:t>1</w:t>
      </w:r>
      <w:r w:rsidRPr="00630F39">
        <w:t>.1</w:t>
      </w:r>
      <w:ins w:id="253" w:author="Kelvin Wong Kin" w:date="2023-02-01T12:00:00Z">
        <w:r w:rsidR="00B01D39">
          <w:t>.1</w:t>
        </w:r>
      </w:ins>
      <w:r w:rsidRPr="00630F39">
        <w:t xml:space="preserve"> </w:t>
      </w:r>
      <w:r>
        <w:t>Agency Dashboards</w:t>
      </w:r>
      <w:bookmarkEnd w:id="247"/>
    </w:p>
    <w:p w14:paraId="37E0F8C4" w14:textId="77777777" w:rsidR="006E5F7B" w:rsidRPr="006E5F7B" w:rsidRDefault="006E5F7B" w:rsidP="006E5F7B">
      <w:pPr>
        <w:rPr>
          <w:lang w:val="en-US" w:eastAsia="zh-CN"/>
        </w:rPr>
      </w:pPr>
    </w:p>
    <w:p w14:paraId="4E2EEE3C" w14:textId="1BD4856B" w:rsidR="006E5F7B" w:rsidRPr="00725CCD" w:rsidRDefault="006E5F7B" w:rsidP="006E5F7B">
      <w:pP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Agency Performance Dashboard</w:t>
      </w:r>
      <w:r>
        <w:rPr>
          <w:rFonts w:asciiTheme="minorHAnsi" w:eastAsia="Times New Roman" w:hAnsiTheme="minorHAnsi" w:cstheme="minorHAnsi"/>
          <w:szCs w:val="20"/>
          <w:lang w:val="en-US" w:eastAsia="zh-CN"/>
        </w:rPr>
        <w:t>s have been develop</w:t>
      </w:r>
      <w:r w:rsidR="00687C22">
        <w:rPr>
          <w:rFonts w:asciiTheme="minorHAnsi" w:eastAsia="Times New Roman" w:hAnsiTheme="minorHAnsi" w:cstheme="minorHAnsi"/>
          <w:szCs w:val="20"/>
          <w:lang w:val="en-US" w:eastAsia="zh-CN"/>
        </w:rPr>
        <w:t>ing</w:t>
      </w:r>
      <w:r>
        <w:rPr>
          <w:rFonts w:asciiTheme="minorHAnsi" w:eastAsia="Times New Roman" w:hAnsiTheme="minorHAnsi" w:cstheme="minorHAnsi"/>
          <w:szCs w:val="20"/>
          <w:lang w:val="en-US" w:eastAsia="zh-CN"/>
        </w:rPr>
        <w:t xml:space="preserve"> </w:t>
      </w:r>
      <w:r w:rsidR="00687C22">
        <w:rPr>
          <w:rFonts w:asciiTheme="minorHAnsi" w:eastAsia="Times New Roman" w:hAnsiTheme="minorHAnsi" w:cstheme="minorHAnsi"/>
          <w:szCs w:val="20"/>
          <w:lang w:val="en-US" w:eastAsia="zh-CN"/>
        </w:rPr>
        <w:t>by</w:t>
      </w:r>
      <w:r>
        <w:rPr>
          <w:rFonts w:asciiTheme="minorHAnsi" w:eastAsia="Times New Roman" w:hAnsiTheme="minorHAnsi" w:cstheme="minorHAnsi"/>
          <w:szCs w:val="20"/>
          <w:lang w:val="en-US" w:eastAsia="zh-CN"/>
        </w:rPr>
        <w:t xml:space="preserve"> existing data warehouse in </w:t>
      </w:r>
      <w:proofErr w:type="spellStart"/>
      <w:r>
        <w:rPr>
          <w:rFonts w:asciiTheme="minorHAnsi" w:eastAsia="Times New Roman" w:hAnsiTheme="minorHAnsi" w:cstheme="minorHAnsi"/>
          <w:szCs w:val="20"/>
          <w:lang w:val="en-US" w:eastAsia="zh-CN"/>
        </w:rPr>
        <w:t>FTLife</w:t>
      </w:r>
      <w:proofErr w:type="spellEnd"/>
      <w:r w:rsidRPr="00725CCD">
        <w:rPr>
          <w:rFonts w:asciiTheme="minorHAnsi" w:eastAsia="Times New Roman" w:hAnsiTheme="minorHAnsi" w:cstheme="minorHAnsi"/>
          <w:szCs w:val="20"/>
          <w:lang w:val="en-US" w:eastAsia="zh-CN"/>
        </w:rPr>
        <w:t>. The service provider is required to develop dashboard</w:t>
      </w:r>
      <w:r w:rsidR="00BC0EEA">
        <w:rPr>
          <w:rFonts w:asciiTheme="minorHAnsi" w:eastAsia="Times New Roman" w:hAnsiTheme="minorHAnsi" w:cstheme="minorHAnsi"/>
          <w:szCs w:val="20"/>
          <w:lang w:val="en-US" w:eastAsia="zh-CN"/>
        </w:rPr>
        <w:t>s</w:t>
      </w:r>
      <w:r w:rsidRPr="00725CCD">
        <w:rPr>
          <w:rFonts w:asciiTheme="minorHAnsi" w:eastAsia="Times New Roman" w:hAnsiTheme="minorHAnsi" w:cstheme="minorHAnsi"/>
          <w:szCs w:val="20"/>
          <w:lang w:val="en-US" w:eastAsia="zh-CN"/>
        </w:rPr>
        <w:t xml:space="preserve"> </w:t>
      </w:r>
      <w:r w:rsidR="00BC0EEA">
        <w:rPr>
          <w:rFonts w:asciiTheme="minorHAnsi" w:eastAsia="Times New Roman" w:hAnsiTheme="minorHAnsi" w:cstheme="minorHAnsi"/>
          <w:szCs w:val="20"/>
          <w:lang w:val="en-US" w:eastAsia="zh-CN"/>
        </w:rPr>
        <w:t xml:space="preserve">on </w:t>
      </w:r>
      <w:r w:rsidR="00687C22">
        <w:rPr>
          <w:rFonts w:asciiTheme="minorHAnsi" w:eastAsia="Times New Roman" w:hAnsiTheme="minorHAnsi" w:cstheme="minorHAnsi"/>
          <w:szCs w:val="20"/>
          <w:lang w:val="en-US" w:eastAsia="zh-CN"/>
        </w:rPr>
        <w:t xml:space="preserve">new created </w:t>
      </w:r>
      <w:r w:rsidRPr="00725CCD">
        <w:rPr>
          <w:rFonts w:asciiTheme="minorHAnsi" w:eastAsia="Times New Roman" w:hAnsiTheme="minorHAnsi" w:cstheme="minorHAnsi"/>
          <w:szCs w:val="20"/>
          <w:lang w:val="en-US" w:eastAsia="zh-CN"/>
        </w:rPr>
        <w:t xml:space="preserve">EDW </w:t>
      </w:r>
      <w:r w:rsidR="00687C22">
        <w:rPr>
          <w:rFonts w:asciiTheme="minorHAnsi" w:eastAsia="Times New Roman" w:hAnsiTheme="minorHAnsi" w:cstheme="minorHAnsi"/>
          <w:szCs w:val="20"/>
          <w:lang w:val="en-US" w:eastAsia="zh-CN"/>
        </w:rPr>
        <w:t xml:space="preserve">/ data lake </w:t>
      </w:r>
      <w:r>
        <w:rPr>
          <w:rFonts w:asciiTheme="minorHAnsi" w:eastAsia="Times New Roman" w:hAnsiTheme="minorHAnsi" w:cstheme="minorHAnsi"/>
          <w:szCs w:val="20"/>
          <w:lang w:val="en-US" w:eastAsia="zh-CN"/>
        </w:rPr>
        <w:t>based on new data model</w:t>
      </w:r>
      <w:r w:rsidRPr="00725CCD">
        <w:rPr>
          <w:rFonts w:asciiTheme="minorHAnsi" w:eastAsia="Times New Roman" w:hAnsiTheme="minorHAnsi" w:cstheme="minorHAnsi"/>
          <w:szCs w:val="20"/>
          <w:lang w:val="en-US" w:eastAsia="zh-CN"/>
        </w:rPr>
        <w:t xml:space="preserve">. The following shows the list of existing dashboards (For reference only – subject to change during </w:t>
      </w:r>
      <w:r w:rsidR="00687C22">
        <w:rPr>
          <w:rFonts w:asciiTheme="minorHAnsi" w:eastAsia="Times New Roman" w:hAnsiTheme="minorHAnsi" w:cstheme="minorHAnsi"/>
          <w:szCs w:val="20"/>
          <w:lang w:val="en-US" w:eastAsia="zh-CN"/>
        </w:rPr>
        <w:t xml:space="preserve">actual implementation </w:t>
      </w:r>
      <w:r w:rsidRPr="00725CCD">
        <w:rPr>
          <w:rFonts w:asciiTheme="minorHAnsi" w:eastAsia="Times New Roman" w:hAnsiTheme="minorHAnsi" w:cstheme="minorHAnsi"/>
          <w:szCs w:val="20"/>
          <w:lang w:val="en-US" w:eastAsia="zh-CN"/>
        </w:rPr>
        <w:t>phase)</w:t>
      </w:r>
      <w:r w:rsidR="005B30FF">
        <w:rPr>
          <w:rFonts w:asciiTheme="minorHAnsi" w:eastAsia="Times New Roman" w:hAnsiTheme="minorHAnsi" w:cstheme="minorHAnsi"/>
          <w:szCs w:val="20"/>
          <w:lang w:val="en-US" w:eastAsia="zh-CN"/>
        </w:rPr>
        <w:t>.</w:t>
      </w:r>
    </w:p>
    <w:p w14:paraId="79764996" w14:textId="77777777" w:rsidR="006E5F7B" w:rsidRPr="00725CCD" w:rsidRDefault="006E5F7B" w:rsidP="006E5F7B">
      <w:pPr>
        <w:rPr>
          <w:rFonts w:asciiTheme="minorHAnsi" w:eastAsia="Times New Roman" w:hAnsiTheme="minorHAnsi" w:cstheme="minorHAnsi"/>
          <w:szCs w:val="20"/>
          <w:lang w:val="en-US" w:eastAsia="zh-CN"/>
        </w:rPr>
      </w:pPr>
    </w:p>
    <w:tbl>
      <w:tblPr>
        <w:tblStyle w:val="TableGrid"/>
        <w:tblW w:w="0" w:type="auto"/>
        <w:tblLook w:val="04A0" w:firstRow="1" w:lastRow="0" w:firstColumn="1" w:lastColumn="0" w:noHBand="0" w:noVBand="1"/>
      </w:tblPr>
      <w:tblGrid>
        <w:gridCol w:w="837"/>
        <w:gridCol w:w="4469"/>
        <w:gridCol w:w="4172"/>
      </w:tblGrid>
      <w:tr w:rsidR="00BC0EEA" w:rsidRPr="00725CCD" w14:paraId="11642CD6" w14:textId="7E5412DB" w:rsidTr="006F164F">
        <w:trPr>
          <w:tblHeader/>
        </w:trPr>
        <w:tc>
          <w:tcPr>
            <w:tcW w:w="837" w:type="dxa"/>
            <w:shd w:val="clear" w:color="auto" w:fill="BDD6EE" w:themeFill="accent1" w:themeFillTint="66"/>
          </w:tcPr>
          <w:p w14:paraId="49F1FEDF" w14:textId="77777777" w:rsidR="00BC0EEA" w:rsidRPr="00083F32" w:rsidRDefault="00BC0EEA" w:rsidP="00182A0B">
            <w:pPr>
              <w:rPr>
                <w:rFonts w:asciiTheme="minorHAnsi" w:eastAsia="Times New Roman" w:hAnsiTheme="minorHAnsi" w:cstheme="minorHAnsi"/>
                <w:b/>
                <w:bCs/>
                <w:sz w:val="16"/>
                <w:szCs w:val="16"/>
                <w:lang w:val="en-US" w:eastAsia="zh-CN"/>
              </w:rPr>
            </w:pPr>
            <w:r w:rsidRPr="00083F32">
              <w:rPr>
                <w:rFonts w:asciiTheme="minorHAnsi" w:eastAsia="Times New Roman" w:hAnsiTheme="minorHAnsi" w:cstheme="minorHAnsi"/>
                <w:b/>
                <w:bCs/>
                <w:sz w:val="16"/>
                <w:szCs w:val="16"/>
                <w:lang w:val="en-US" w:eastAsia="zh-CN"/>
              </w:rPr>
              <w:t>#</w:t>
            </w:r>
          </w:p>
        </w:tc>
        <w:tc>
          <w:tcPr>
            <w:tcW w:w="4469" w:type="dxa"/>
            <w:shd w:val="clear" w:color="auto" w:fill="BDD6EE" w:themeFill="accent1" w:themeFillTint="66"/>
          </w:tcPr>
          <w:p w14:paraId="63CB82C2" w14:textId="77777777" w:rsidR="00BC0EEA" w:rsidRPr="00083F32" w:rsidRDefault="00BC0EEA" w:rsidP="00182A0B">
            <w:pPr>
              <w:rPr>
                <w:rFonts w:asciiTheme="minorHAnsi" w:eastAsia="Times New Roman" w:hAnsiTheme="minorHAnsi" w:cstheme="minorHAnsi"/>
                <w:b/>
                <w:bCs/>
                <w:sz w:val="16"/>
                <w:szCs w:val="16"/>
                <w:lang w:val="en-US" w:eastAsia="zh-CN"/>
              </w:rPr>
            </w:pPr>
            <w:r w:rsidRPr="00083F32">
              <w:rPr>
                <w:rFonts w:asciiTheme="minorHAnsi" w:eastAsia="Times New Roman" w:hAnsiTheme="minorHAnsi" w:cstheme="minorHAnsi"/>
                <w:b/>
                <w:bCs/>
                <w:sz w:val="16"/>
                <w:szCs w:val="16"/>
                <w:lang w:val="en-US" w:eastAsia="zh-CN"/>
              </w:rPr>
              <w:t>Dashboard Name</w:t>
            </w:r>
          </w:p>
        </w:tc>
        <w:tc>
          <w:tcPr>
            <w:tcW w:w="4172" w:type="dxa"/>
            <w:shd w:val="clear" w:color="auto" w:fill="BDD6EE" w:themeFill="accent1" w:themeFillTint="66"/>
          </w:tcPr>
          <w:p w14:paraId="7A6457A3" w14:textId="5644DE5E" w:rsidR="00BC0EEA" w:rsidRPr="00083F32" w:rsidRDefault="00083F32" w:rsidP="00182A0B">
            <w:pPr>
              <w:rPr>
                <w:rFonts w:asciiTheme="minorHAnsi" w:eastAsia="Times New Roman" w:hAnsiTheme="minorHAnsi" w:cstheme="minorHAnsi"/>
                <w:b/>
                <w:bCs/>
                <w:sz w:val="16"/>
                <w:szCs w:val="16"/>
                <w:lang w:val="en-US" w:eastAsia="zh-CN"/>
              </w:rPr>
            </w:pPr>
            <w:r>
              <w:rPr>
                <w:rFonts w:asciiTheme="minorHAnsi" w:eastAsia="Times New Roman" w:hAnsiTheme="minorHAnsi" w:cstheme="minorHAnsi"/>
                <w:b/>
                <w:bCs/>
                <w:sz w:val="16"/>
                <w:szCs w:val="16"/>
                <w:lang w:val="en-US" w:eastAsia="zh-CN"/>
              </w:rPr>
              <w:t>Examples</w:t>
            </w:r>
          </w:p>
        </w:tc>
      </w:tr>
      <w:tr w:rsidR="00083F32" w:rsidRPr="00725CCD" w14:paraId="6AC384D2" w14:textId="7683009F" w:rsidTr="00BC0EEA">
        <w:tc>
          <w:tcPr>
            <w:tcW w:w="837" w:type="dxa"/>
          </w:tcPr>
          <w:p w14:paraId="4B18D7D9"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1</w:t>
            </w:r>
          </w:p>
        </w:tc>
        <w:tc>
          <w:tcPr>
            <w:tcW w:w="4469" w:type="dxa"/>
          </w:tcPr>
          <w:p w14:paraId="131D6BF6" w14:textId="3B3EF824"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 xml:space="preserve">Overall performance of Agency </w:t>
            </w:r>
          </w:p>
        </w:tc>
        <w:tc>
          <w:tcPr>
            <w:tcW w:w="4172" w:type="dxa"/>
            <w:vMerge w:val="restart"/>
          </w:tcPr>
          <w:p w14:paraId="0BC47EF6" w14:textId="37A1793C" w:rsidR="00083F32" w:rsidRPr="00083F32" w:rsidRDefault="00083F32" w:rsidP="00083F32">
            <w:pPr>
              <w:rPr>
                <w:rFonts w:asciiTheme="minorHAnsi" w:eastAsia="Times New Roman" w:hAnsiTheme="minorHAnsi" w:cstheme="minorHAnsi"/>
                <w:sz w:val="16"/>
                <w:szCs w:val="16"/>
                <w:lang w:val="en-US" w:eastAsia="zh-CN"/>
              </w:rPr>
            </w:pPr>
            <w:r>
              <w:rPr>
                <w:rFonts w:asciiTheme="minorHAnsi" w:eastAsia="Times New Roman" w:hAnsiTheme="minorHAnsi" w:cstheme="minorHAnsi"/>
                <w:sz w:val="16"/>
                <w:szCs w:val="16"/>
                <w:lang w:val="en-US" w:eastAsia="zh-CN"/>
              </w:rPr>
              <w:t>By region, district, unit and agent level,</w:t>
            </w:r>
          </w:p>
          <w:p w14:paraId="59F48908" w14:textId="23DD8B74" w:rsidR="00083F32" w:rsidRDefault="00083F32" w:rsidP="00622D80">
            <w:pPr>
              <w:pStyle w:val="ListParagraph"/>
              <w:numPr>
                <w:ilvl w:val="0"/>
                <w:numId w:val="30"/>
              </w:numPr>
              <w:spacing w:after="0" w:line="240" w:lineRule="auto"/>
              <w:ind w:left="504"/>
              <w:rPr>
                <w:rFonts w:asciiTheme="minorHAnsi" w:eastAsia="Times New Roman" w:hAnsiTheme="minorHAnsi" w:cstheme="minorHAnsi"/>
                <w:sz w:val="16"/>
                <w:szCs w:val="16"/>
                <w:lang w:val="en-US" w:eastAsia="zh-CN"/>
              </w:rPr>
            </w:pPr>
            <w:r>
              <w:rPr>
                <w:rFonts w:asciiTheme="minorHAnsi" w:eastAsia="Times New Roman" w:hAnsiTheme="minorHAnsi" w:cstheme="minorHAnsi"/>
                <w:sz w:val="16"/>
                <w:szCs w:val="16"/>
                <w:lang w:val="en-US" w:eastAsia="zh-CN"/>
              </w:rPr>
              <w:t>MTD and YTD manpower</w:t>
            </w:r>
          </w:p>
          <w:p w14:paraId="6C9FCDEB" w14:textId="1C9D4F36" w:rsidR="00083F32" w:rsidRDefault="00083F32" w:rsidP="00622D80">
            <w:pPr>
              <w:pStyle w:val="ListParagraph"/>
              <w:numPr>
                <w:ilvl w:val="0"/>
                <w:numId w:val="30"/>
              </w:numPr>
              <w:spacing w:after="0" w:line="240" w:lineRule="auto"/>
              <w:ind w:left="504"/>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MTD and YTD APE submitted and approved</w:t>
            </w:r>
          </w:p>
          <w:p w14:paraId="1DB72F24" w14:textId="33A9326B" w:rsidR="00083F32" w:rsidRDefault="00083F32" w:rsidP="00622D80">
            <w:pPr>
              <w:pStyle w:val="ListParagraph"/>
              <w:numPr>
                <w:ilvl w:val="0"/>
                <w:numId w:val="30"/>
              </w:numPr>
              <w:spacing w:after="0" w:line="240" w:lineRule="auto"/>
              <w:ind w:left="504"/>
              <w:rPr>
                <w:rFonts w:asciiTheme="minorHAnsi" w:eastAsia="Times New Roman" w:hAnsiTheme="minorHAnsi" w:cstheme="minorHAnsi"/>
                <w:sz w:val="16"/>
                <w:szCs w:val="16"/>
                <w:lang w:val="en-US" w:eastAsia="zh-CN"/>
              </w:rPr>
            </w:pPr>
            <w:r>
              <w:rPr>
                <w:rFonts w:asciiTheme="minorHAnsi" w:eastAsia="Times New Roman" w:hAnsiTheme="minorHAnsi" w:cstheme="minorHAnsi"/>
                <w:sz w:val="16"/>
                <w:szCs w:val="16"/>
                <w:lang w:val="en-US" w:eastAsia="zh-CN"/>
              </w:rPr>
              <w:t>MTD and YTD case submitted and approved</w:t>
            </w:r>
          </w:p>
          <w:p w14:paraId="7CFFFC39" w14:textId="02521B3F" w:rsidR="00083F32" w:rsidRDefault="00083F32" w:rsidP="00622D80">
            <w:pPr>
              <w:pStyle w:val="ListParagraph"/>
              <w:numPr>
                <w:ilvl w:val="0"/>
                <w:numId w:val="30"/>
              </w:numPr>
              <w:spacing w:after="0" w:line="240" w:lineRule="auto"/>
              <w:ind w:left="504"/>
              <w:rPr>
                <w:rFonts w:asciiTheme="minorHAnsi" w:eastAsia="Times New Roman" w:hAnsiTheme="minorHAnsi" w:cstheme="minorHAnsi"/>
                <w:sz w:val="16"/>
                <w:szCs w:val="16"/>
                <w:lang w:val="en-US" w:eastAsia="zh-CN"/>
              </w:rPr>
            </w:pPr>
            <w:r>
              <w:rPr>
                <w:rFonts w:asciiTheme="minorHAnsi" w:eastAsia="Times New Roman" w:hAnsiTheme="minorHAnsi" w:cstheme="minorHAnsi"/>
                <w:sz w:val="16"/>
                <w:szCs w:val="16"/>
                <w:lang w:val="en-US" w:eastAsia="zh-CN"/>
              </w:rPr>
              <w:t>MTD and YTD AFYC submitted and approved</w:t>
            </w:r>
          </w:p>
          <w:p w14:paraId="3A1E90C8" w14:textId="22EBF6F6" w:rsidR="00083F32" w:rsidRDefault="00083F32" w:rsidP="00622D80">
            <w:pPr>
              <w:pStyle w:val="ListParagraph"/>
              <w:numPr>
                <w:ilvl w:val="0"/>
                <w:numId w:val="30"/>
              </w:numPr>
              <w:spacing w:after="0" w:line="240" w:lineRule="auto"/>
              <w:ind w:left="504"/>
              <w:rPr>
                <w:rFonts w:asciiTheme="minorHAnsi" w:eastAsia="Times New Roman" w:hAnsiTheme="minorHAnsi" w:cstheme="minorHAnsi"/>
                <w:sz w:val="16"/>
                <w:szCs w:val="16"/>
                <w:lang w:val="en-US" w:eastAsia="zh-CN"/>
              </w:rPr>
            </w:pPr>
            <w:proofErr w:type="spellStart"/>
            <w:r w:rsidRPr="00083F32">
              <w:rPr>
                <w:rFonts w:asciiTheme="minorHAnsi" w:eastAsia="Times New Roman" w:hAnsiTheme="minorHAnsi" w:cstheme="minorHAnsi"/>
                <w:sz w:val="16"/>
                <w:szCs w:val="16"/>
                <w:lang w:val="en-US" w:eastAsia="zh-CN"/>
              </w:rPr>
              <w:t>VoNB</w:t>
            </w:r>
            <w:proofErr w:type="spellEnd"/>
          </w:p>
          <w:p w14:paraId="516E0240" w14:textId="2B8DDBAE" w:rsidR="00083F32" w:rsidRDefault="00083F32" w:rsidP="00622D80">
            <w:pPr>
              <w:pStyle w:val="ListParagraph"/>
              <w:numPr>
                <w:ilvl w:val="0"/>
                <w:numId w:val="30"/>
              </w:numPr>
              <w:spacing w:after="0" w:line="240" w:lineRule="auto"/>
              <w:ind w:left="504"/>
              <w:rPr>
                <w:rFonts w:asciiTheme="minorHAnsi" w:eastAsia="Times New Roman" w:hAnsiTheme="minorHAnsi" w:cstheme="minorHAnsi"/>
                <w:sz w:val="16"/>
                <w:szCs w:val="16"/>
                <w:lang w:val="en-US" w:eastAsia="zh-CN"/>
              </w:rPr>
            </w:pPr>
            <w:r>
              <w:rPr>
                <w:rFonts w:asciiTheme="minorHAnsi" w:eastAsia="Times New Roman" w:hAnsiTheme="minorHAnsi" w:cstheme="minorHAnsi"/>
                <w:sz w:val="16"/>
                <w:szCs w:val="16"/>
                <w:lang w:val="en-US" w:eastAsia="zh-CN"/>
              </w:rPr>
              <w:t>AFYC/Case/APE growth% (YTD)</w:t>
            </w:r>
          </w:p>
          <w:p w14:paraId="3A0C9337" w14:textId="053B9EBC" w:rsidR="00083F32" w:rsidRDefault="00083F32" w:rsidP="00622D80">
            <w:pPr>
              <w:pStyle w:val="ListParagraph"/>
              <w:numPr>
                <w:ilvl w:val="0"/>
                <w:numId w:val="30"/>
              </w:numPr>
              <w:spacing w:after="0" w:line="240" w:lineRule="auto"/>
              <w:ind w:left="504"/>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Persistency (both L19 and L25)</w:t>
            </w:r>
          </w:p>
          <w:p w14:paraId="5B45519C" w14:textId="7E4D49DF" w:rsidR="00083F32" w:rsidRDefault="00083F32" w:rsidP="00622D80">
            <w:pPr>
              <w:pStyle w:val="ListParagraph"/>
              <w:numPr>
                <w:ilvl w:val="0"/>
                <w:numId w:val="30"/>
              </w:numPr>
              <w:spacing w:after="0" w:line="240" w:lineRule="auto"/>
              <w:ind w:left="504"/>
              <w:rPr>
                <w:rFonts w:asciiTheme="minorHAnsi" w:eastAsia="Times New Roman" w:hAnsiTheme="minorHAnsi" w:cstheme="minorHAnsi"/>
                <w:sz w:val="16"/>
                <w:szCs w:val="16"/>
                <w:lang w:val="en-US" w:eastAsia="zh-CN"/>
              </w:rPr>
            </w:pPr>
            <w:r>
              <w:rPr>
                <w:rFonts w:asciiTheme="minorHAnsi" w:eastAsia="Times New Roman" w:hAnsiTheme="minorHAnsi" w:cstheme="minorHAnsi"/>
                <w:sz w:val="16"/>
                <w:szCs w:val="16"/>
                <w:lang w:val="en-US" w:eastAsia="zh-CN"/>
              </w:rPr>
              <w:t>Zone 1 and Zone 2</w:t>
            </w:r>
          </w:p>
          <w:p w14:paraId="18200ED8" w14:textId="77777777" w:rsidR="00083F32" w:rsidRPr="00083F32" w:rsidRDefault="00083F32" w:rsidP="00622D80">
            <w:pPr>
              <w:pStyle w:val="ListParagraph"/>
              <w:numPr>
                <w:ilvl w:val="0"/>
                <w:numId w:val="30"/>
              </w:numPr>
              <w:spacing w:after="0" w:line="240" w:lineRule="auto"/>
              <w:ind w:left="504"/>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CYTD Issued</w:t>
            </w:r>
            <w:r w:rsidRPr="00083F32">
              <w:rPr>
                <w:rFonts w:asciiTheme="minorHAnsi" w:eastAsia="Times New Roman" w:hAnsiTheme="minorHAnsi" w:cstheme="minorHAnsi"/>
                <w:sz w:val="16"/>
                <w:szCs w:val="16"/>
                <w:lang w:val="en-US" w:eastAsia="zh-CN"/>
              </w:rPr>
              <w:tab/>
            </w:r>
          </w:p>
          <w:p w14:paraId="20E629E5" w14:textId="77777777" w:rsidR="00083F32" w:rsidRPr="00083F32" w:rsidRDefault="00083F32" w:rsidP="00622D80">
            <w:pPr>
              <w:pStyle w:val="ListParagraph"/>
              <w:numPr>
                <w:ilvl w:val="0"/>
                <w:numId w:val="30"/>
              </w:numPr>
              <w:spacing w:after="0" w:line="240" w:lineRule="auto"/>
              <w:ind w:left="504"/>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LYYTD Issued</w:t>
            </w:r>
            <w:r w:rsidRPr="00083F32">
              <w:rPr>
                <w:rFonts w:asciiTheme="minorHAnsi" w:eastAsia="Times New Roman" w:hAnsiTheme="minorHAnsi" w:cstheme="minorHAnsi"/>
                <w:sz w:val="16"/>
                <w:szCs w:val="16"/>
                <w:lang w:val="en-US" w:eastAsia="zh-CN"/>
              </w:rPr>
              <w:tab/>
            </w:r>
          </w:p>
          <w:p w14:paraId="38E1FD39" w14:textId="77777777" w:rsidR="00083F32" w:rsidRPr="00083F32" w:rsidRDefault="00083F32" w:rsidP="00622D80">
            <w:pPr>
              <w:pStyle w:val="ListParagraph"/>
              <w:numPr>
                <w:ilvl w:val="0"/>
                <w:numId w:val="30"/>
              </w:numPr>
              <w:spacing w:after="0" w:line="240" w:lineRule="auto"/>
              <w:ind w:left="504"/>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Issued Growth %</w:t>
            </w:r>
            <w:r w:rsidRPr="00083F32">
              <w:rPr>
                <w:rFonts w:asciiTheme="minorHAnsi" w:eastAsia="Times New Roman" w:hAnsiTheme="minorHAnsi" w:cstheme="minorHAnsi"/>
                <w:sz w:val="16"/>
                <w:szCs w:val="16"/>
                <w:lang w:val="en-US" w:eastAsia="zh-CN"/>
              </w:rPr>
              <w:tab/>
            </w:r>
          </w:p>
          <w:p w14:paraId="50BC550A" w14:textId="77777777" w:rsidR="00083F32" w:rsidRPr="00083F32" w:rsidRDefault="00083F32" w:rsidP="00622D80">
            <w:pPr>
              <w:pStyle w:val="ListParagraph"/>
              <w:numPr>
                <w:ilvl w:val="0"/>
                <w:numId w:val="30"/>
              </w:numPr>
              <w:spacing w:after="0" w:line="240" w:lineRule="auto"/>
              <w:ind w:left="504"/>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CYTD Submitted</w:t>
            </w:r>
            <w:r w:rsidRPr="00083F32">
              <w:rPr>
                <w:rFonts w:asciiTheme="minorHAnsi" w:eastAsia="Times New Roman" w:hAnsiTheme="minorHAnsi" w:cstheme="minorHAnsi"/>
                <w:sz w:val="16"/>
                <w:szCs w:val="16"/>
                <w:lang w:val="en-US" w:eastAsia="zh-CN"/>
              </w:rPr>
              <w:tab/>
            </w:r>
          </w:p>
          <w:p w14:paraId="64173899" w14:textId="576B9001" w:rsidR="00083F32" w:rsidRPr="00083F32" w:rsidRDefault="00083F32" w:rsidP="00622D80">
            <w:pPr>
              <w:pStyle w:val="ListParagraph"/>
              <w:numPr>
                <w:ilvl w:val="0"/>
                <w:numId w:val="30"/>
              </w:numPr>
              <w:spacing w:after="0" w:line="240" w:lineRule="auto"/>
              <w:ind w:left="504"/>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 xml:space="preserve">LYYTD </w:t>
            </w:r>
            <w:r w:rsidR="00384CF8" w:rsidRPr="00083F32">
              <w:rPr>
                <w:rFonts w:asciiTheme="minorHAnsi" w:eastAsia="Times New Roman" w:hAnsiTheme="minorHAnsi" w:cstheme="minorHAnsi"/>
                <w:sz w:val="16"/>
                <w:szCs w:val="16"/>
                <w:lang w:val="en-US" w:eastAsia="zh-CN"/>
              </w:rPr>
              <w:t>Submitted</w:t>
            </w:r>
            <w:r w:rsidRPr="00083F32">
              <w:rPr>
                <w:rFonts w:asciiTheme="minorHAnsi" w:eastAsia="Times New Roman" w:hAnsiTheme="minorHAnsi" w:cstheme="minorHAnsi"/>
                <w:sz w:val="16"/>
                <w:szCs w:val="16"/>
                <w:lang w:val="en-US" w:eastAsia="zh-CN"/>
              </w:rPr>
              <w:tab/>
            </w:r>
          </w:p>
          <w:p w14:paraId="69E328DC" w14:textId="77777777" w:rsidR="00083F32" w:rsidRPr="00083F32" w:rsidRDefault="00083F32" w:rsidP="00622D80">
            <w:pPr>
              <w:pStyle w:val="ListParagraph"/>
              <w:numPr>
                <w:ilvl w:val="0"/>
                <w:numId w:val="30"/>
              </w:numPr>
              <w:spacing w:after="0" w:line="240" w:lineRule="auto"/>
              <w:ind w:left="504"/>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Submitted Growth %</w:t>
            </w:r>
            <w:r w:rsidRPr="00083F32">
              <w:rPr>
                <w:rFonts w:asciiTheme="minorHAnsi" w:eastAsia="Times New Roman" w:hAnsiTheme="minorHAnsi" w:cstheme="minorHAnsi"/>
                <w:sz w:val="16"/>
                <w:szCs w:val="16"/>
                <w:lang w:val="en-US" w:eastAsia="zh-CN"/>
              </w:rPr>
              <w:tab/>
            </w:r>
          </w:p>
          <w:p w14:paraId="4AA3739C" w14:textId="77777777" w:rsidR="00083F32" w:rsidRPr="00083F32" w:rsidRDefault="00083F32" w:rsidP="00622D80">
            <w:pPr>
              <w:pStyle w:val="ListParagraph"/>
              <w:numPr>
                <w:ilvl w:val="0"/>
                <w:numId w:val="30"/>
              </w:numPr>
              <w:spacing w:after="0" w:line="240" w:lineRule="auto"/>
              <w:ind w:left="504"/>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CYTD Issued Case</w:t>
            </w:r>
            <w:r w:rsidRPr="00083F32">
              <w:rPr>
                <w:rFonts w:asciiTheme="minorHAnsi" w:eastAsia="Times New Roman" w:hAnsiTheme="minorHAnsi" w:cstheme="minorHAnsi"/>
                <w:sz w:val="16"/>
                <w:szCs w:val="16"/>
                <w:lang w:val="en-US" w:eastAsia="zh-CN"/>
              </w:rPr>
              <w:tab/>
            </w:r>
          </w:p>
          <w:p w14:paraId="7B9712E4" w14:textId="77777777" w:rsidR="00083F32" w:rsidRPr="00083F32" w:rsidRDefault="00083F32" w:rsidP="00622D80">
            <w:pPr>
              <w:pStyle w:val="ListParagraph"/>
              <w:numPr>
                <w:ilvl w:val="0"/>
                <w:numId w:val="30"/>
              </w:numPr>
              <w:spacing w:after="0" w:line="240" w:lineRule="auto"/>
              <w:ind w:left="504"/>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LYYTD Issued Case</w:t>
            </w:r>
            <w:r w:rsidRPr="00083F32">
              <w:rPr>
                <w:rFonts w:asciiTheme="minorHAnsi" w:eastAsia="Times New Roman" w:hAnsiTheme="minorHAnsi" w:cstheme="minorHAnsi"/>
                <w:sz w:val="16"/>
                <w:szCs w:val="16"/>
                <w:lang w:val="en-US" w:eastAsia="zh-CN"/>
              </w:rPr>
              <w:tab/>
            </w:r>
          </w:p>
          <w:p w14:paraId="6DBCB241" w14:textId="77777777" w:rsidR="00083F32" w:rsidRPr="00083F32" w:rsidRDefault="00083F32" w:rsidP="00622D80">
            <w:pPr>
              <w:pStyle w:val="ListParagraph"/>
              <w:numPr>
                <w:ilvl w:val="0"/>
                <w:numId w:val="30"/>
              </w:numPr>
              <w:spacing w:after="0" w:line="240" w:lineRule="auto"/>
              <w:ind w:left="504"/>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Issued Case Growth %</w:t>
            </w:r>
            <w:r w:rsidRPr="00083F32">
              <w:rPr>
                <w:rFonts w:asciiTheme="minorHAnsi" w:eastAsia="Times New Roman" w:hAnsiTheme="minorHAnsi" w:cstheme="minorHAnsi"/>
                <w:sz w:val="16"/>
                <w:szCs w:val="16"/>
                <w:lang w:val="en-US" w:eastAsia="zh-CN"/>
              </w:rPr>
              <w:tab/>
            </w:r>
          </w:p>
          <w:p w14:paraId="7B0F6A82" w14:textId="77777777" w:rsidR="00083F32" w:rsidRPr="00083F32" w:rsidRDefault="00083F32" w:rsidP="00622D80">
            <w:pPr>
              <w:pStyle w:val="ListParagraph"/>
              <w:numPr>
                <w:ilvl w:val="0"/>
                <w:numId w:val="30"/>
              </w:numPr>
              <w:spacing w:after="0" w:line="240" w:lineRule="auto"/>
              <w:ind w:left="504"/>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CYTD Submitted Case</w:t>
            </w:r>
            <w:r w:rsidRPr="00083F32">
              <w:rPr>
                <w:rFonts w:asciiTheme="minorHAnsi" w:eastAsia="Times New Roman" w:hAnsiTheme="minorHAnsi" w:cstheme="minorHAnsi"/>
                <w:sz w:val="16"/>
                <w:szCs w:val="16"/>
                <w:lang w:val="en-US" w:eastAsia="zh-CN"/>
              </w:rPr>
              <w:tab/>
            </w:r>
          </w:p>
          <w:p w14:paraId="19760A05" w14:textId="77777777" w:rsidR="00083F32" w:rsidRPr="00083F32" w:rsidRDefault="00083F32" w:rsidP="00622D80">
            <w:pPr>
              <w:pStyle w:val="ListParagraph"/>
              <w:numPr>
                <w:ilvl w:val="0"/>
                <w:numId w:val="30"/>
              </w:numPr>
              <w:spacing w:after="0" w:line="240" w:lineRule="auto"/>
              <w:ind w:left="504"/>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LYYTD Submitted Case</w:t>
            </w:r>
            <w:r w:rsidRPr="00083F32">
              <w:rPr>
                <w:rFonts w:asciiTheme="minorHAnsi" w:eastAsia="Times New Roman" w:hAnsiTheme="minorHAnsi" w:cstheme="minorHAnsi"/>
                <w:sz w:val="16"/>
                <w:szCs w:val="16"/>
                <w:lang w:val="en-US" w:eastAsia="zh-CN"/>
              </w:rPr>
              <w:tab/>
            </w:r>
          </w:p>
          <w:p w14:paraId="1ABBD012" w14:textId="606B20FB" w:rsidR="00083F32" w:rsidRPr="00083F32" w:rsidRDefault="00083F32" w:rsidP="00622D80">
            <w:pPr>
              <w:pStyle w:val="ListParagraph"/>
              <w:numPr>
                <w:ilvl w:val="0"/>
                <w:numId w:val="30"/>
              </w:numPr>
              <w:spacing w:after="0" w:line="240" w:lineRule="auto"/>
              <w:ind w:left="504"/>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Submitted Case Growth %</w:t>
            </w:r>
          </w:p>
        </w:tc>
      </w:tr>
      <w:tr w:rsidR="00083F32" w:rsidRPr="00725CCD" w14:paraId="05DEE399" w14:textId="322A0334" w:rsidTr="00BC0EEA">
        <w:tc>
          <w:tcPr>
            <w:tcW w:w="837" w:type="dxa"/>
          </w:tcPr>
          <w:p w14:paraId="69CB5EED"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2</w:t>
            </w:r>
          </w:p>
        </w:tc>
        <w:tc>
          <w:tcPr>
            <w:tcW w:w="4469" w:type="dxa"/>
          </w:tcPr>
          <w:p w14:paraId="3A05A6DB"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Sales Growth vs MP Growth</w:t>
            </w:r>
          </w:p>
        </w:tc>
        <w:tc>
          <w:tcPr>
            <w:tcW w:w="4172" w:type="dxa"/>
            <w:vMerge/>
          </w:tcPr>
          <w:p w14:paraId="10C9B25E" w14:textId="6840C706" w:rsidR="00083F32" w:rsidRPr="00083F32" w:rsidRDefault="00083F32" w:rsidP="00083F32">
            <w:pPr>
              <w:pStyle w:val="ListParagraph"/>
              <w:numPr>
                <w:ilvl w:val="0"/>
                <w:numId w:val="30"/>
              </w:numPr>
              <w:rPr>
                <w:rFonts w:asciiTheme="minorHAnsi" w:eastAsia="Times New Roman" w:hAnsiTheme="minorHAnsi" w:cstheme="minorHAnsi"/>
                <w:sz w:val="16"/>
                <w:szCs w:val="16"/>
                <w:lang w:val="en-US" w:eastAsia="zh-CN"/>
              </w:rPr>
            </w:pPr>
          </w:p>
        </w:tc>
      </w:tr>
      <w:tr w:rsidR="00083F32" w:rsidRPr="00725CCD" w14:paraId="3DB29F96" w14:textId="24CC76C6" w:rsidTr="00BC0EEA">
        <w:tc>
          <w:tcPr>
            <w:tcW w:w="837" w:type="dxa"/>
          </w:tcPr>
          <w:p w14:paraId="52CE155C"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3</w:t>
            </w:r>
          </w:p>
        </w:tc>
        <w:tc>
          <w:tcPr>
            <w:tcW w:w="4469" w:type="dxa"/>
          </w:tcPr>
          <w:p w14:paraId="47164DC7" w14:textId="0947614F"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Sales Trend comparing with previous year</w:t>
            </w:r>
          </w:p>
        </w:tc>
        <w:tc>
          <w:tcPr>
            <w:tcW w:w="4172" w:type="dxa"/>
            <w:vMerge/>
          </w:tcPr>
          <w:p w14:paraId="52F54D5D" w14:textId="77777777" w:rsidR="00083F32" w:rsidRPr="00083F32" w:rsidRDefault="00083F32" w:rsidP="00083F32">
            <w:pPr>
              <w:rPr>
                <w:rFonts w:asciiTheme="minorHAnsi" w:eastAsia="Times New Roman" w:hAnsiTheme="minorHAnsi" w:cstheme="minorHAnsi"/>
                <w:sz w:val="16"/>
                <w:szCs w:val="16"/>
                <w:lang w:val="en-US" w:eastAsia="zh-CN"/>
              </w:rPr>
            </w:pPr>
          </w:p>
        </w:tc>
      </w:tr>
      <w:tr w:rsidR="00083F32" w:rsidRPr="00725CCD" w14:paraId="5AA3D642" w14:textId="27A5D4E9" w:rsidTr="00BC0EEA">
        <w:tc>
          <w:tcPr>
            <w:tcW w:w="837" w:type="dxa"/>
          </w:tcPr>
          <w:p w14:paraId="08A12499"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4</w:t>
            </w:r>
          </w:p>
        </w:tc>
        <w:tc>
          <w:tcPr>
            <w:tcW w:w="4469" w:type="dxa"/>
          </w:tcPr>
          <w:p w14:paraId="2905B2A9"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Manpower Trend</w:t>
            </w:r>
          </w:p>
        </w:tc>
        <w:tc>
          <w:tcPr>
            <w:tcW w:w="4172" w:type="dxa"/>
            <w:vMerge/>
          </w:tcPr>
          <w:p w14:paraId="1FE5A63E" w14:textId="77777777" w:rsidR="00083F32" w:rsidRPr="00083F32" w:rsidRDefault="00083F32" w:rsidP="00083F32">
            <w:pPr>
              <w:rPr>
                <w:rFonts w:asciiTheme="minorHAnsi" w:eastAsia="Times New Roman" w:hAnsiTheme="minorHAnsi" w:cstheme="minorHAnsi"/>
                <w:sz w:val="16"/>
                <w:szCs w:val="16"/>
                <w:lang w:val="en-US" w:eastAsia="zh-CN"/>
              </w:rPr>
            </w:pPr>
          </w:p>
        </w:tc>
      </w:tr>
      <w:tr w:rsidR="00083F32" w:rsidRPr="00725CCD" w14:paraId="271B3D23" w14:textId="482769D2" w:rsidTr="00BC0EEA">
        <w:tc>
          <w:tcPr>
            <w:tcW w:w="837" w:type="dxa"/>
          </w:tcPr>
          <w:p w14:paraId="5A5F8C26"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5</w:t>
            </w:r>
          </w:p>
        </w:tc>
        <w:tc>
          <w:tcPr>
            <w:tcW w:w="4469" w:type="dxa"/>
          </w:tcPr>
          <w:p w14:paraId="1E907668"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Scorecard Overview</w:t>
            </w:r>
          </w:p>
        </w:tc>
        <w:tc>
          <w:tcPr>
            <w:tcW w:w="4172" w:type="dxa"/>
            <w:vMerge/>
          </w:tcPr>
          <w:p w14:paraId="2B137A34" w14:textId="77777777" w:rsidR="00083F32" w:rsidRPr="00083F32" w:rsidRDefault="00083F32" w:rsidP="00083F32">
            <w:pPr>
              <w:rPr>
                <w:rFonts w:asciiTheme="minorHAnsi" w:eastAsia="Times New Roman" w:hAnsiTheme="minorHAnsi" w:cstheme="minorHAnsi"/>
                <w:sz w:val="16"/>
                <w:szCs w:val="16"/>
                <w:lang w:val="en-US" w:eastAsia="zh-CN"/>
              </w:rPr>
            </w:pPr>
          </w:p>
        </w:tc>
      </w:tr>
      <w:tr w:rsidR="00083F32" w:rsidRPr="00725CCD" w14:paraId="06D20B1A" w14:textId="2543D95C" w:rsidTr="00BC0EEA">
        <w:tc>
          <w:tcPr>
            <w:tcW w:w="837" w:type="dxa"/>
          </w:tcPr>
          <w:p w14:paraId="5B053AE2"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6</w:t>
            </w:r>
          </w:p>
        </w:tc>
        <w:tc>
          <w:tcPr>
            <w:tcW w:w="4469" w:type="dxa"/>
          </w:tcPr>
          <w:p w14:paraId="72B0E1C4"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Sales Growth Scorecard</w:t>
            </w:r>
          </w:p>
        </w:tc>
        <w:tc>
          <w:tcPr>
            <w:tcW w:w="4172" w:type="dxa"/>
            <w:vMerge/>
          </w:tcPr>
          <w:p w14:paraId="36F6684D" w14:textId="77777777" w:rsidR="00083F32" w:rsidRPr="00083F32" w:rsidRDefault="00083F32" w:rsidP="00083F32">
            <w:pPr>
              <w:rPr>
                <w:rFonts w:asciiTheme="minorHAnsi" w:eastAsia="Times New Roman" w:hAnsiTheme="minorHAnsi" w:cstheme="minorHAnsi"/>
                <w:sz w:val="16"/>
                <w:szCs w:val="16"/>
                <w:lang w:val="en-US" w:eastAsia="zh-CN"/>
              </w:rPr>
            </w:pPr>
          </w:p>
        </w:tc>
      </w:tr>
      <w:tr w:rsidR="00083F32" w:rsidRPr="00725CCD" w14:paraId="6E54AACA" w14:textId="260C2F8F" w:rsidTr="00BC0EEA">
        <w:tc>
          <w:tcPr>
            <w:tcW w:w="837" w:type="dxa"/>
          </w:tcPr>
          <w:p w14:paraId="43009154"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7</w:t>
            </w:r>
          </w:p>
        </w:tc>
        <w:tc>
          <w:tcPr>
            <w:tcW w:w="4469" w:type="dxa"/>
          </w:tcPr>
          <w:p w14:paraId="07D415CA"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Quota Fulfillment Scorecard</w:t>
            </w:r>
          </w:p>
        </w:tc>
        <w:tc>
          <w:tcPr>
            <w:tcW w:w="4172" w:type="dxa"/>
            <w:vMerge/>
          </w:tcPr>
          <w:p w14:paraId="3C8955C5" w14:textId="77777777" w:rsidR="00083F32" w:rsidRPr="00083F32" w:rsidRDefault="00083F32" w:rsidP="00083F32">
            <w:pPr>
              <w:rPr>
                <w:rFonts w:asciiTheme="minorHAnsi" w:eastAsia="Times New Roman" w:hAnsiTheme="minorHAnsi" w:cstheme="minorHAnsi"/>
                <w:sz w:val="16"/>
                <w:szCs w:val="16"/>
                <w:lang w:val="en-US" w:eastAsia="zh-CN"/>
              </w:rPr>
            </w:pPr>
          </w:p>
        </w:tc>
      </w:tr>
      <w:tr w:rsidR="00083F32" w:rsidRPr="00725CCD" w14:paraId="1FBAEAB9" w14:textId="7BAC31B7" w:rsidTr="00BC0EEA">
        <w:tc>
          <w:tcPr>
            <w:tcW w:w="837" w:type="dxa"/>
          </w:tcPr>
          <w:p w14:paraId="4129015E"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8</w:t>
            </w:r>
          </w:p>
        </w:tc>
        <w:tc>
          <w:tcPr>
            <w:tcW w:w="4469" w:type="dxa"/>
          </w:tcPr>
          <w:p w14:paraId="5D2641E6"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Org-Recruit Per Manager Scorecard</w:t>
            </w:r>
          </w:p>
        </w:tc>
        <w:tc>
          <w:tcPr>
            <w:tcW w:w="4172" w:type="dxa"/>
            <w:vMerge/>
          </w:tcPr>
          <w:p w14:paraId="17FC40CE" w14:textId="77777777" w:rsidR="00083F32" w:rsidRPr="00083F32" w:rsidRDefault="00083F32" w:rsidP="00083F32">
            <w:pPr>
              <w:rPr>
                <w:rFonts w:asciiTheme="minorHAnsi" w:eastAsia="Times New Roman" w:hAnsiTheme="minorHAnsi" w:cstheme="minorHAnsi"/>
                <w:sz w:val="16"/>
                <w:szCs w:val="16"/>
                <w:lang w:val="en-US" w:eastAsia="zh-CN"/>
              </w:rPr>
            </w:pPr>
          </w:p>
        </w:tc>
      </w:tr>
      <w:tr w:rsidR="00083F32" w:rsidRPr="00725CCD" w14:paraId="16B671A4" w14:textId="434ED41C" w:rsidTr="00BC0EEA">
        <w:tc>
          <w:tcPr>
            <w:tcW w:w="837" w:type="dxa"/>
          </w:tcPr>
          <w:p w14:paraId="60CB90B3"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9</w:t>
            </w:r>
          </w:p>
        </w:tc>
        <w:tc>
          <w:tcPr>
            <w:tcW w:w="4469" w:type="dxa"/>
          </w:tcPr>
          <w:p w14:paraId="7C7B0687"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Business Quality Scorecard</w:t>
            </w:r>
          </w:p>
        </w:tc>
        <w:tc>
          <w:tcPr>
            <w:tcW w:w="4172" w:type="dxa"/>
            <w:vMerge/>
          </w:tcPr>
          <w:p w14:paraId="422C15A1" w14:textId="77777777" w:rsidR="00083F32" w:rsidRPr="00083F32" w:rsidRDefault="00083F32" w:rsidP="00083F32">
            <w:pPr>
              <w:rPr>
                <w:rFonts w:asciiTheme="minorHAnsi" w:eastAsia="Times New Roman" w:hAnsiTheme="minorHAnsi" w:cstheme="minorHAnsi"/>
                <w:sz w:val="16"/>
                <w:szCs w:val="16"/>
                <w:lang w:val="en-US" w:eastAsia="zh-CN"/>
              </w:rPr>
            </w:pPr>
          </w:p>
        </w:tc>
      </w:tr>
      <w:tr w:rsidR="00083F32" w:rsidRPr="00725CCD" w14:paraId="5C8D0294" w14:textId="3046AB10" w:rsidTr="00BC0EEA">
        <w:tc>
          <w:tcPr>
            <w:tcW w:w="837" w:type="dxa"/>
          </w:tcPr>
          <w:p w14:paraId="70325925"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10</w:t>
            </w:r>
          </w:p>
        </w:tc>
        <w:tc>
          <w:tcPr>
            <w:tcW w:w="4469" w:type="dxa"/>
          </w:tcPr>
          <w:p w14:paraId="5692E5F6"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Effective Agent Ratio Scorecard</w:t>
            </w:r>
          </w:p>
        </w:tc>
        <w:tc>
          <w:tcPr>
            <w:tcW w:w="4172" w:type="dxa"/>
            <w:vMerge/>
          </w:tcPr>
          <w:p w14:paraId="221D5C08" w14:textId="77777777" w:rsidR="00083F32" w:rsidRPr="00083F32" w:rsidRDefault="00083F32" w:rsidP="00083F32">
            <w:pPr>
              <w:rPr>
                <w:rFonts w:asciiTheme="minorHAnsi" w:eastAsia="Times New Roman" w:hAnsiTheme="minorHAnsi" w:cstheme="minorHAnsi"/>
                <w:sz w:val="16"/>
                <w:szCs w:val="16"/>
                <w:lang w:val="en-US" w:eastAsia="zh-CN"/>
              </w:rPr>
            </w:pPr>
          </w:p>
        </w:tc>
      </w:tr>
      <w:tr w:rsidR="00083F32" w:rsidRPr="00725CCD" w14:paraId="22F47403" w14:textId="5B6062DD" w:rsidTr="00BC0EEA">
        <w:tc>
          <w:tcPr>
            <w:tcW w:w="837" w:type="dxa"/>
          </w:tcPr>
          <w:p w14:paraId="28A8DD68"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11</w:t>
            </w:r>
          </w:p>
        </w:tc>
        <w:tc>
          <w:tcPr>
            <w:tcW w:w="4469" w:type="dxa"/>
          </w:tcPr>
          <w:p w14:paraId="714298FF" w14:textId="77777777" w:rsidR="00083F32" w:rsidRPr="00083F32" w:rsidRDefault="00083F32" w:rsidP="00182A0B">
            <w:pPr>
              <w:rPr>
                <w:rFonts w:asciiTheme="minorHAnsi" w:eastAsia="Times New Roman" w:hAnsiTheme="minorHAnsi" w:cstheme="minorHAnsi"/>
                <w:sz w:val="16"/>
                <w:szCs w:val="16"/>
                <w:lang w:val="en-US" w:eastAsia="zh-CN"/>
              </w:rPr>
            </w:pPr>
            <w:proofErr w:type="spellStart"/>
            <w:r w:rsidRPr="00083F32">
              <w:rPr>
                <w:rFonts w:asciiTheme="minorHAnsi" w:eastAsia="Times New Roman" w:hAnsiTheme="minorHAnsi" w:cstheme="minorHAnsi"/>
                <w:sz w:val="16"/>
                <w:szCs w:val="16"/>
                <w:lang w:val="en-US" w:eastAsia="zh-CN"/>
              </w:rPr>
              <w:t>Inforce</w:t>
            </w:r>
            <w:proofErr w:type="spellEnd"/>
            <w:r w:rsidRPr="00083F32">
              <w:rPr>
                <w:rFonts w:asciiTheme="minorHAnsi" w:eastAsia="Times New Roman" w:hAnsiTheme="minorHAnsi" w:cstheme="minorHAnsi"/>
                <w:sz w:val="16"/>
                <w:szCs w:val="16"/>
                <w:lang w:val="en-US" w:eastAsia="zh-CN"/>
              </w:rPr>
              <w:t xml:space="preserve"> Region – Sales Performance</w:t>
            </w:r>
          </w:p>
        </w:tc>
        <w:tc>
          <w:tcPr>
            <w:tcW w:w="4172" w:type="dxa"/>
            <w:vMerge/>
          </w:tcPr>
          <w:p w14:paraId="1BBDAED3" w14:textId="77777777" w:rsidR="00083F32" w:rsidRPr="00083F32" w:rsidRDefault="00083F32" w:rsidP="00083F32">
            <w:pPr>
              <w:rPr>
                <w:rFonts w:asciiTheme="minorHAnsi" w:eastAsia="Times New Roman" w:hAnsiTheme="minorHAnsi" w:cstheme="minorHAnsi"/>
                <w:sz w:val="16"/>
                <w:szCs w:val="16"/>
                <w:lang w:val="en-US" w:eastAsia="zh-CN"/>
              </w:rPr>
            </w:pPr>
          </w:p>
        </w:tc>
      </w:tr>
      <w:tr w:rsidR="00083F32" w:rsidRPr="00725CCD" w14:paraId="4E51FBCA" w14:textId="56E895C4" w:rsidTr="00BC0EEA">
        <w:tc>
          <w:tcPr>
            <w:tcW w:w="837" w:type="dxa"/>
          </w:tcPr>
          <w:p w14:paraId="171356DB"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12</w:t>
            </w:r>
          </w:p>
        </w:tc>
        <w:tc>
          <w:tcPr>
            <w:tcW w:w="4469" w:type="dxa"/>
          </w:tcPr>
          <w:p w14:paraId="5BF7D923"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 xml:space="preserve">Manpower, Active % and Productivity </w:t>
            </w:r>
          </w:p>
        </w:tc>
        <w:tc>
          <w:tcPr>
            <w:tcW w:w="4172" w:type="dxa"/>
            <w:vMerge/>
          </w:tcPr>
          <w:p w14:paraId="33C65420" w14:textId="77777777" w:rsidR="00083F32" w:rsidRPr="00083F32" w:rsidRDefault="00083F32" w:rsidP="00083F32">
            <w:pPr>
              <w:rPr>
                <w:rFonts w:asciiTheme="minorHAnsi" w:eastAsia="Times New Roman" w:hAnsiTheme="minorHAnsi" w:cstheme="minorHAnsi"/>
                <w:sz w:val="16"/>
                <w:szCs w:val="16"/>
                <w:lang w:val="en-US" w:eastAsia="zh-CN"/>
              </w:rPr>
            </w:pPr>
          </w:p>
        </w:tc>
      </w:tr>
      <w:tr w:rsidR="00083F32" w:rsidRPr="00725CCD" w14:paraId="460B55E6" w14:textId="5A9613E2" w:rsidTr="00BC0EEA">
        <w:tc>
          <w:tcPr>
            <w:tcW w:w="837" w:type="dxa"/>
          </w:tcPr>
          <w:p w14:paraId="3A3559B0"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13</w:t>
            </w:r>
          </w:p>
        </w:tc>
        <w:tc>
          <w:tcPr>
            <w:tcW w:w="4469" w:type="dxa"/>
          </w:tcPr>
          <w:p w14:paraId="2BBE7E98"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Product Mix</w:t>
            </w:r>
          </w:p>
        </w:tc>
        <w:tc>
          <w:tcPr>
            <w:tcW w:w="4172" w:type="dxa"/>
            <w:vMerge/>
          </w:tcPr>
          <w:p w14:paraId="4A85B126" w14:textId="77777777" w:rsidR="00083F32" w:rsidRPr="00083F32" w:rsidRDefault="00083F32" w:rsidP="00083F32">
            <w:pPr>
              <w:rPr>
                <w:rFonts w:asciiTheme="minorHAnsi" w:eastAsia="Times New Roman" w:hAnsiTheme="minorHAnsi" w:cstheme="minorHAnsi"/>
                <w:sz w:val="16"/>
                <w:szCs w:val="16"/>
                <w:lang w:val="en-US" w:eastAsia="zh-CN"/>
              </w:rPr>
            </w:pPr>
          </w:p>
        </w:tc>
      </w:tr>
      <w:tr w:rsidR="00083F32" w:rsidRPr="00725CCD" w14:paraId="4F033876" w14:textId="05E9D5CD" w:rsidTr="00BC0EEA">
        <w:tc>
          <w:tcPr>
            <w:tcW w:w="837" w:type="dxa"/>
          </w:tcPr>
          <w:p w14:paraId="3BEB39BD"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14</w:t>
            </w:r>
          </w:p>
        </w:tc>
        <w:tc>
          <w:tcPr>
            <w:tcW w:w="4469" w:type="dxa"/>
          </w:tcPr>
          <w:p w14:paraId="4A12D1B0" w14:textId="77777777" w:rsidR="00083F32" w:rsidRPr="00083F32" w:rsidRDefault="00083F32" w:rsidP="00182A0B">
            <w:pPr>
              <w:rPr>
                <w:rFonts w:asciiTheme="minorHAnsi" w:eastAsia="Times New Roman" w:hAnsiTheme="minorHAnsi" w:cstheme="minorHAnsi"/>
                <w:sz w:val="16"/>
                <w:szCs w:val="16"/>
                <w:lang w:val="en-US" w:eastAsia="zh-CN"/>
              </w:rPr>
            </w:pPr>
            <w:proofErr w:type="spellStart"/>
            <w:r w:rsidRPr="00083F32">
              <w:rPr>
                <w:rFonts w:asciiTheme="minorHAnsi" w:eastAsia="Times New Roman" w:hAnsiTheme="minorHAnsi" w:cstheme="minorHAnsi"/>
                <w:sz w:val="16"/>
                <w:szCs w:val="16"/>
                <w:lang w:val="en-US" w:eastAsia="zh-CN"/>
              </w:rPr>
              <w:t>Inforce</w:t>
            </w:r>
            <w:proofErr w:type="spellEnd"/>
            <w:r w:rsidRPr="00083F32">
              <w:rPr>
                <w:rFonts w:asciiTheme="minorHAnsi" w:eastAsia="Times New Roman" w:hAnsiTheme="minorHAnsi" w:cstheme="minorHAnsi"/>
                <w:sz w:val="16"/>
                <w:szCs w:val="16"/>
                <w:lang w:val="en-US" w:eastAsia="zh-CN"/>
              </w:rPr>
              <w:t xml:space="preserve"> Unit Productivity</w:t>
            </w:r>
          </w:p>
        </w:tc>
        <w:tc>
          <w:tcPr>
            <w:tcW w:w="4172" w:type="dxa"/>
            <w:vMerge/>
          </w:tcPr>
          <w:p w14:paraId="76BBC886" w14:textId="77777777" w:rsidR="00083F32" w:rsidRPr="00083F32" w:rsidRDefault="00083F32" w:rsidP="00083F32">
            <w:pPr>
              <w:rPr>
                <w:rFonts w:asciiTheme="minorHAnsi" w:eastAsia="Times New Roman" w:hAnsiTheme="minorHAnsi" w:cstheme="minorHAnsi"/>
                <w:sz w:val="16"/>
                <w:szCs w:val="16"/>
                <w:lang w:val="en-US" w:eastAsia="zh-CN"/>
              </w:rPr>
            </w:pPr>
          </w:p>
        </w:tc>
      </w:tr>
      <w:tr w:rsidR="00083F32" w:rsidRPr="00725CCD" w14:paraId="2BE76557" w14:textId="1D08BF95" w:rsidTr="00BC0EEA">
        <w:tc>
          <w:tcPr>
            <w:tcW w:w="837" w:type="dxa"/>
          </w:tcPr>
          <w:p w14:paraId="4999D372"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15</w:t>
            </w:r>
          </w:p>
        </w:tc>
        <w:tc>
          <w:tcPr>
            <w:tcW w:w="4469" w:type="dxa"/>
          </w:tcPr>
          <w:p w14:paraId="2D518851"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Agency Performance Segmentation</w:t>
            </w:r>
          </w:p>
        </w:tc>
        <w:tc>
          <w:tcPr>
            <w:tcW w:w="4172" w:type="dxa"/>
            <w:vMerge/>
          </w:tcPr>
          <w:p w14:paraId="73AA7731" w14:textId="77777777" w:rsidR="00083F32" w:rsidRPr="00083F32" w:rsidRDefault="00083F32" w:rsidP="00083F32">
            <w:pPr>
              <w:rPr>
                <w:rFonts w:asciiTheme="minorHAnsi" w:eastAsia="Times New Roman" w:hAnsiTheme="minorHAnsi" w:cstheme="minorHAnsi"/>
                <w:sz w:val="16"/>
                <w:szCs w:val="16"/>
                <w:lang w:val="en-US" w:eastAsia="zh-CN"/>
              </w:rPr>
            </w:pPr>
          </w:p>
        </w:tc>
      </w:tr>
      <w:tr w:rsidR="00083F32" w:rsidRPr="00725CCD" w14:paraId="2327A622" w14:textId="6DAB7840" w:rsidTr="00BC0EEA">
        <w:tc>
          <w:tcPr>
            <w:tcW w:w="837" w:type="dxa"/>
          </w:tcPr>
          <w:p w14:paraId="6727933E"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16</w:t>
            </w:r>
          </w:p>
        </w:tc>
        <w:tc>
          <w:tcPr>
            <w:tcW w:w="4469" w:type="dxa"/>
          </w:tcPr>
          <w:p w14:paraId="7448AD27"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Agency Performance (Personal)</w:t>
            </w:r>
          </w:p>
        </w:tc>
        <w:tc>
          <w:tcPr>
            <w:tcW w:w="4172" w:type="dxa"/>
            <w:vMerge/>
          </w:tcPr>
          <w:p w14:paraId="66312D5A" w14:textId="77777777" w:rsidR="00083F32" w:rsidRPr="00083F32" w:rsidRDefault="00083F32" w:rsidP="00083F32">
            <w:pPr>
              <w:rPr>
                <w:rFonts w:asciiTheme="minorHAnsi" w:eastAsia="Times New Roman" w:hAnsiTheme="minorHAnsi" w:cstheme="minorHAnsi"/>
                <w:sz w:val="16"/>
                <w:szCs w:val="16"/>
                <w:lang w:val="en-US" w:eastAsia="zh-CN"/>
              </w:rPr>
            </w:pPr>
          </w:p>
        </w:tc>
      </w:tr>
      <w:tr w:rsidR="00083F32" w:rsidRPr="00725CCD" w14:paraId="2D6255EF" w14:textId="07A5CA83" w:rsidTr="00BC0EEA">
        <w:tc>
          <w:tcPr>
            <w:tcW w:w="837" w:type="dxa"/>
          </w:tcPr>
          <w:p w14:paraId="431D2EA8"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17</w:t>
            </w:r>
          </w:p>
        </w:tc>
        <w:tc>
          <w:tcPr>
            <w:tcW w:w="4469" w:type="dxa"/>
          </w:tcPr>
          <w:p w14:paraId="5193C7BC"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AFYC Persistency - Agent</w:t>
            </w:r>
          </w:p>
        </w:tc>
        <w:tc>
          <w:tcPr>
            <w:tcW w:w="4172" w:type="dxa"/>
            <w:vMerge/>
          </w:tcPr>
          <w:p w14:paraId="7E56BDE1" w14:textId="77777777" w:rsidR="00083F32" w:rsidRPr="00083F32" w:rsidRDefault="00083F32" w:rsidP="00083F32">
            <w:pPr>
              <w:rPr>
                <w:rFonts w:asciiTheme="minorHAnsi" w:eastAsia="Times New Roman" w:hAnsiTheme="minorHAnsi" w:cstheme="minorHAnsi"/>
                <w:sz w:val="16"/>
                <w:szCs w:val="16"/>
                <w:lang w:val="en-US" w:eastAsia="zh-CN"/>
              </w:rPr>
            </w:pPr>
          </w:p>
        </w:tc>
      </w:tr>
      <w:tr w:rsidR="00083F32" w:rsidRPr="00725CCD" w14:paraId="5F693642" w14:textId="60BF6D14" w:rsidTr="00BC0EEA">
        <w:tc>
          <w:tcPr>
            <w:tcW w:w="837" w:type="dxa"/>
          </w:tcPr>
          <w:p w14:paraId="3087751C"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18</w:t>
            </w:r>
          </w:p>
        </w:tc>
        <w:tc>
          <w:tcPr>
            <w:tcW w:w="4469" w:type="dxa"/>
          </w:tcPr>
          <w:p w14:paraId="57A4915B" w14:textId="77777777" w:rsidR="00083F32" w:rsidRPr="00083F32" w:rsidRDefault="00083F32" w:rsidP="00182A0B">
            <w:pPr>
              <w:rPr>
                <w:rFonts w:asciiTheme="minorHAnsi" w:eastAsia="Times New Roman" w:hAnsiTheme="minorHAnsi" w:cstheme="minorHAnsi"/>
                <w:sz w:val="16"/>
                <w:szCs w:val="16"/>
                <w:lang w:val="en-US" w:eastAsia="zh-CN"/>
              </w:rPr>
            </w:pPr>
            <w:r w:rsidRPr="00083F32">
              <w:rPr>
                <w:rFonts w:asciiTheme="minorHAnsi" w:eastAsia="Times New Roman" w:hAnsiTheme="minorHAnsi" w:cstheme="minorHAnsi"/>
                <w:sz w:val="16"/>
                <w:szCs w:val="16"/>
                <w:lang w:val="en-US" w:eastAsia="zh-CN"/>
              </w:rPr>
              <w:t>Recruitment</w:t>
            </w:r>
          </w:p>
        </w:tc>
        <w:tc>
          <w:tcPr>
            <w:tcW w:w="4172" w:type="dxa"/>
            <w:vMerge/>
          </w:tcPr>
          <w:p w14:paraId="2AC87A59" w14:textId="77777777" w:rsidR="00083F32" w:rsidRPr="00083F32" w:rsidRDefault="00083F32" w:rsidP="00083F32">
            <w:pPr>
              <w:rPr>
                <w:rFonts w:asciiTheme="minorHAnsi" w:eastAsia="Times New Roman" w:hAnsiTheme="minorHAnsi" w:cstheme="minorHAnsi"/>
                <w:sz w:val="16"/>
                <w:szCs w:val="16"/>
                <w:lang w:val="en-US" w:eastAsia="zh-CN"/>
              </w:rPr>
            </w:pPr>
          </w:p>
        </w:tc>
      </w:tr>
    </w:tbl>
    <w:p w14:paraId="3A0351CC" w14:textId="4C847C32" w:rsidR="00140EF6" w:rsidRDefault="00140EF6" w:rsidP="006E5F7B">
      <w:pPr>
        <w:rPr>
          <w:rFonts w:asciiTheme="minorHAnsi" w:eastAsia="Times New Roman" w:hAnsiTheme="minorHAnsi" w:cstheme="minorHAnsi"/>
          <w:sz w:val="22"/>
          <w:szCs w:val="22"/>
          <w:lang w:val="en-US" w:eastAsia="zh-CN"/>
        </w:rPr>
      </w:pPr>
    </w:p>
    <w:p w14:paraId="119D68CD" w14:textId="14C17A14" w:rsidR="006324D1" w:rsidRPr="00E7242D" w:rsidRDefault="006F2B32" w:rsidP="006E5F7B">
      <w:pPr>
        <w:rPr>
          <w:rFonts w:asciiTheme="minorHAnsi" w:eastAsia="Times New Roman" w:hAnsiTheme="minorHAnsi" w:cstheme="minorHAnsi"/>
          <w:b/>
          <w:bCs/>
          <w:szCs w:val="20"/>
          <w:lang w:val="en-US" w:eastAsia="zh-CN"/>
        </w:rPr>
      </w:pPr>
      <w:r>
        <w:rPr>
          <w:rFonts w:asciiTheme="minorHAnsi" w:eastAsia="Times New Roman" w:hAnsiTheme="minorHAnsi" w:cstheme="minorHAnsi"/>
          <w:b/>
          <w:bCs/>
          <w:szCs w:val="20"/>
          <w:lang w:val="en-US" w:eastAsia="zh-CN"/>
        </w:rPr>
        <w:t>Example</w:t>
      </w:r>
      <w:r w:rsidR="006324D1" w:rsidRPr="00E7242D">
        <w:rPr>
          <w:rFonts w:asciiTheme="minorHAnsi" w:eastAsia="Times New Roman" w:hAnsiTheme="minorHAnsi" w:cstheme="minorHAnsi"/>
          <w:b/>
          <w:bCs/>
          <w:szCs w:val="20"/>
          <w:lang w:val="en-US" w:eastAsia="zh-CN"/>
        </w:rPr>
        <w:t xml:space="preserve"> of Agency Performance</w:t>
      </w:r>
      <w:r w:rsidR="00C82128" w:rsidRPr="00E7242D">
        <w:rPr>
          <w:rFonts w:asciiTheme="minorHAnsi" w:eastAsia="Times New Roman" w:hAnsiTheme="minorHAnsi" w:cstheme="minorHAnsi"/>
          <w:b/>
          <w:bCs/>
          <w:szCs w:val="20"/>
          <w:lang w:val="en-US" w:eastAsia="zh-CN"/>
        </w:rPr>
        <w:t xml:space="preserve"> Dashboard</w:t>
      </w:r>
    </w:p>
    <w:tbl>
      <w:tblPr>
        <w:tblW w:w="9445" w:type="dxa"/>
        <w:tblLook w:val="04A0" w:firstRow="1" w:lastRow="0" w:firstColumn="1" w:lastColumn="0" w:noHBand="0" w:noVBand="1"/>
      </w:tblPr>
      <w:tblGrid>
        <w:gridCol w:w="2380"/>
        <w:gridCol w:w="1665"/>
        <w:gridCol w:w="1890"/>
        <w:gridCol w:w="1800"/>
        <w:gridCol w:w="1710"/>
      </w:tblGrid>
      <w:tr w:rsidR="006324D1" w:rsidRPr="006324D1" w14:paraId="69E5B77D" w14:textId="77777777" w:rsidTr="00B66831">
        <w:trPr>
          <w:trHeight w:val="285"/>
        </w:trPr>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F4972E" w14:textId="77777777" w:rsidR="006324D1" w:rsidRPr="00E7242D" w:rsidRDefault="006324D1" w:rsidP="006324D1">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 </w:t>
            </w:r>
          </w:p>
        </w:tc>
        <w:tc>
          <w:tcPr>
            <w:tcW w:w="7065" w:type="dxa"/>
            <w:gridSpan w:val="4"/>
            <w:tcBorders>
              <w:top w:val="single" w:sz="4" w:space="0" w:color="auto"/>
              <w:left w:val="nil"/>
              <w:bottom w:val="single" w:sz="4" w:space="0" w:color="auto"/>
              <w:right w:val="single" w:sz="4" w:space="0" w:color="auto"/>
            </w:tcBorders>
            <w:shd w:val="clear" w:color="000000" w:fill="BDD7EE"/>
            <w:noWrap/>
            <w:vAlign w:val="bottom"/>
            <w:hideMark/>
          </w:tcPr>
          <w:p w14:paraId="7C587DF9" w14:textId="25C7C70D" w:rsidR="006324D1" w:rsidRPr="00E7242D" w:rsidRDefault="006324D1" w:rsidP="006324D1">
            <w:pPr>
              <w:jc w:val="cente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 xml:space="preserve">Agency </w:t>
            </w:r>
            <w:r w:rsidR="00C82128">
              <w:rPr>
                <w:rFonts w:ascii="Calibri" w:eastAsia="Times New Roman" w:hAnsi="Calibri" w:cs="Calibri"/>
                <w:color w:val="000000"/>
                <w:sz w:val="16"/>
                <w:szCs w:val="16"/>
                <w:lang w:val="en-HK" w:eastAsia="zh-CN"/>
              </w:rPr>
              <w:t>Performance</w:t>
            </w:r>
            <w:r w:rsidRPr="00E7242D">
              <w:rPr>
                <w:rFonts w:ascii="Calibri" w:eastAsia="Times New Roman" w:hAnsi="Calibri" w:cs="Calibri"/>
                <w:color w:val="000000"/>
                <w:sz w:val="16"/>
                <w:szCs w:val="16"/>
                <w:lang w:val="en-HK" w:eastAsia="zh-CN"/>
              </w:rPr>
              <w:t xml:space="preserve"> </w:t>
            </w:r>
          </w:p>
        </w:tc>
      </w:tr>
      <w:tr w:rsidR="006324D1" w:rsidRPr="006324D1" w14:paraId="62DD9E58" w14:textId="77777777" w:rsidTr="00B66831">
        <w:trPr>
          <w:trHeight w:val="285"/>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2CBD14E5" w14:textId="77777777" w:rsidR="006324D1" w:rsidRPr="00B66831" w:rsidRDefault="006324D1" w:rsidP="006324D1">
            <w:pPr>
              <w:rPr>
                <w:rFonts w:ascii="Calibri" w:eastAsia="Times New Roman" w:hAnsi="Calibri" w:cs="Calibri"/>
                <w:color w:val="000000"/>
                <w:sz w:val="16"/>
                <w:szCs w:val="16"/>
                <w:lang w:val="en-HK" w:eastAsia="zh-CN"/>
              </w:rPr>
            </w:pPr>
            <w:r w:rsidRPr="00B66831">
              <w:rPr>
                <w:rFonts w:ascii="Calibri" w:eastAsia="Times New Roman" w:hAnsi="Calibri" w:cs="Calibri"/>
                <w:color w:val="000000"/>
                <w:sz w:val="16"/>
                <w:szCs w:val="16"/>
                <w:lang w:val="en-HK" w:eastAsia="zh-CN"/>
              </w:rPr>
              <w:t> </w:t>
            </w:r>
          </w:p>
        </w:tc>
        <w:tc>
          <w:tcPr>
            <w:tcW w:w="1665" w:type="dxa"/>
            <w:tcBorders>
              <w:top w:val="nil"/>
              <w:left w:val="nil"/>
              <w:bottom w:val="single" w:sz="4" w:space="0" w:color="auto"/>
              <w:right w:val="single" w:sz="4" w:space="0" w:color="auto"/>
            </w:tcBorders>
            <w:shd w:val="clear" w:color="auto" w:fill="auto"/>
            <w:noWrap/>
            <w:vAlign w:val="bottom"/>
            <w:hideMark/>
          </w:tcPr>
          <w:p w14:paraId="6CD770E7" w14:textId="77777777" w:rsidR="006324D1" w:rsidRPr="00B66831" w:rsidRDefault="006324D1" w:rsidP="006324D1">
            <w:pPr>
              <w:jc w:val="center"/>
              <w:rPr>
                <w:rFonts w:ascii="Calibri" w:eastAsia="Times New Roman" w:hAnsi="Calibri" w:cs="Calibri"/>
                <w:color w:val="000000"/>
                <w:sz w:val="16"/>
                <w:szCs w:val="16"/>
                <w:lang w:val="en-HK" w:eastAsia="zh-CN"/>
              </w:rPr>
            </w:pPr>
            <w:r w:rsidRPr="00B66831">
              <w:rPr>
                <w:rFonts w:ascii="Calibri" w:eastAsia="Times New Roman" w:hAnsi="Calibri" w:cs="Calibri"/>
                <w:color w:val="000000"/>
                <w:sz w:val="16"/>
                <w:szCs w:val="16"/>
                <w:lang w:val="en-HK" w:eastAsia="zh-CN"/>
              </w:rPr>
              <w:t xml:space="preserve"> Last Single Day </w:t>
            </w:r>
          </w:p>
        </w:tc>
        <w:tc>
          <w:tcPr>
            <w:tcW w:w="1890" w:type="dxa"/>
            <w:tcBorders>
              <w:top w:val="nil"/>
              <w:left w:val="nil"/>
              <w:bottom w:val="single" w:sz="4" w:space="0" w:color="auto"/>
              <w:right w:val="single" w:sz="4" w:space="0" w:color="auto"/>
            </w:tcBorders>
            <w:shd w:val="clear" w:color="auto" w:fill="auto"/>
            <w:noWrap/>
            <w:vAlign w:val="bottom"/>
            <w:hideMark/>
          </w:tcPr>
          <w:p w14:paraId="2C99885A" w14:textId="77777777" w:rsidR="004543F3" w:rsidRDefault="006324D1" w:rsidP="004543F3">
            <w:pPr>
              <w:jc w:val="center"/>
              <w:rPr>
                <w:rFonts w:ascii="Calibri" w:eastAsia="Times New Roman" w:hAnsi="Calibri" w:cs="Calibri"/>
                <w:color w:val="000000"/>
                <w:sz w:val="16"/>
                <w:szCs w:val="16"/>
                <w:lang w:val="en-HK" w:eastAsia="zh-CN"/>
              </w:rPr>
            </w:pPr>
            <w:r w:rsidRPr="00B66831">
              <w:rPr>
                <w:rFonts w:ascii="Calibri" w:eastAsia="Times New Roman" w:hAnsi="Calibri" w:cs="Calibri"/>
                <w:color w:val="000000"/>
                <w:sz w:val="16"/>
                <w:szCs w:val="16"/>
                <w:lang w:val="en-HK" w:eastAsia="zh-CN"/>
              </w:rPr>
              <w:t xml:space="preserve"> MTD</w:t>
            </w:r>
            <w:r w:rsidR="004543F3">
              <w:rPr>
                <w:rFonts w:ascii="Calibri" w:eastAsia="Times New Roman" w:hAnsi="Calibri" w:cs="Calibri"/>
                <w:color w:val="000000"/>
                <w:sz w:val="16"/>
                <w:szCs w:val="16"/>
                <w:lang w:val="en-HK" w:eastAsia="zh-CN"/>
              </w:rPr>
              <w:t xml:space="preserve">, </w:t>
            </w:r>
          </w:p>
          <w:p w14:paraId="322E0229" w14:textId="77777777" w:rsidR="004543F3" w:rsidRDefault="004543F3" w:rsidP="004543F3">
            <w:pPr>
              <w:jc w:val="center"/>
              <w:rPr>
                <w:rFonts w:ascii="Calibri" w:eastAsia="Times New Roman" w:hAnsi="Calibri" w:cs="Calibri"/>
                <w:color w:val="000000"/>
                <w:sz w:val="16"/>
                <w:szCs w:val="16"/>
                <w:lang w:val="en-HK" w:eastAsia="zh-CN"/>
              </w:rPr>
            </w:pPr>
            <w:r>
              <w:rPr>
                <w:rFonts w:ascii="Calibri" w:eastAsia="Times New Roman" w:hAnsi="Calibri" w:cs="Calibri"/>
                <w:color w:val="000000"/>
                <w:sz w:val="16"/>
                <w:szCs w:val="16"/>
                <w:lang w:val="en-HK" w:eastAsia="zh-CN"/>
              </w:rPr>
              <w:t xml:space="preserve">Last Year MTD, </w:t>
            </w:r>
          </w:p>
          <w:p w14:paraId="596748E4" w14:textId="1910BCF7" w:rsidR="004543F3" w:rsidRDefault="004543F3" w:rsidP="004543F3">
            <w:pPr>
              <w:jc w:val="center"/>
              <w:rPr>
                <w:rFonts w:ascii="Calibri" w:eastAsia="Times New Roman" w:hAnsi="Calibri" w:cs="Calibri"/>
                <w:color w:val="000000"/>
                <w:sz w:val="16"/>
                <w:szCs w:val="16"/>
                <w:lang w:val="en-HK" w:eastAsia="zh-CN"/>
              </w:rPr>
            </w:pPr>
            <w:r>
              <w:rPr>
                <w:rFonts w:ascii="Calibri" w:eastAsia="Times New Roman" w:hAnsi="Calibri" w:cs="Calibri"/>
                <w:color w:val="000000"/>
                <w:sz w:val="16"/>
                <w:szCs w:val="16"/>
                <w:lang w:val="en-HK" w:eastAsia="zh-CN"/>
              </w:rPr>
              <w:t>Last Year Month end</w:t>
            </w:r>
          </w:p>
          <w:p w14:paraId="20133459" w14:textId="76D4169F" w:rsidR="004543F3" w:rsidRPr="00B66831" w:rsidRDefault="004543F3" w:rsidP="006324D1">
            <w:pPr>
              <w:jc w:val="center"/>
              <w:rPr>
                <w:rFonts w:ascii="Calibri" w:eastAsia="Times New Roman" w:hAnsi="Calibri" w:cs="Calibri"/>
                <w:color w:val="000000"/>
                <w:sz w:val="16"/>
                <w:szCs w:val="16"/>
                <w:lang w:val="en-HK" w:eastAsia="zh-CN"/>
              </w:rPr>
            </w:pPr>
          </w:p>
        </w:tc>
        <w:tc>
          <w:tcPr>
            <w:tcW w:w="1800" w:type="dxa"/>
            <w:tcBorders>
              <w:top w:val="nil"/>
              <w:left w:val="nil"/>
              <w:bottom w:val="single" w:sz="4" w:space="0" w:color="auto"/>
              <w:right w:val="single" w:sz="4" w:space="0" w:color="auto"/>
            </w:tcBorders>
            <w:shd w:val="clear" w:color="auto" w:fill="auto"/>
            <w:noWrap/>
            <w:vAlign w:val="bottom"/>
            <w:hideMark/>
          </w:tcPr>
          <w:p w14:paraId="361750CC" w14:textId="77777777" w:rsidR="006324D1" w:rsidRDefault="006324D1" w:rsidP="006324D1">
            <w:pPr>
              <w:jc w:val="center"/>
              <w:rPr>
                <w:rFonts w:ascii="Calibri" w:eastAsia="Times New Roman" w:hAnsi="Calibri" w:cs="Calibri"/>
                <w:color w:val="000000"/>
                <w:sz w:val="16"/>
                <w:szCs w:val="16"/>
                <w:lang w:val="en-HK" w:eastAsia="zh-CN"/>
              </w:rPr>
            </w:pPr>
            <w:r w:rsidRPr="00B66831">
              <w:rPr>
                <w:rFonts w:ascii="Calibri" w:eastAsia="Times New Roman" w:hAnsi="Calibri" w:cs="Calibri"/>
                <w:color w:val="000000"/>
                <w:sz w:val="16"/>
                <w:szCs w:val="16"/>
                <w:lang w:val="en-HK" w:eastAsia="zh-CN"/>
              </w:rPr>
              <w:t>YTD</w:t>
            </w:r>
            <w:r w:rsidR="004543F3">
              <w:rPr>
                <w:rFonts w:ascii="Calibri" w:eastAsia="Times New Roman" w:hAnsi="Calibri" w:cs="Calibri"/>
                <w:color w:val="000000"/>
                <w:sz w:val="16"/>
                <w:szCs w:val="16"/>
                <w:lang w:val="en-HK" w:eastAsia="zh-CN"/>
              </w:rPr>
              <w:t>,</w:t>
            </w:r>
          </w:p>
          <w:p w14:paraId="4141CD41" w14:textId="77777777" w:rsidR="004543F3" w:rsidRDefault="004543F3" w:rsidP="006324D1">
            <w:pPr>
              <w:jc w:val="center"/>
              <w:rPr>
                <w:rFonts w:ascii="Calibri" w:eastAsia="Times New Roman" w:hAnsi="Calibri" w:cs="Calibri"/>
                <w:color w:val="000000"/>
                <w:sz w:val="16"/>
                <w:szCs w:val="16"/>
                <w:lang w:val="en-HK" w:eastAsia="zh-CN"/>
              </w:rPr>
            </w:pPr>
            <w:r>
              <w:rPr>
                <w:rFonts w:ascii="Calibri" w:eastAsia="Times New Roman" w:hAnsi="Calibri" w:cs="Calibri"/>
                <w:color w:val="000000"/>
                <w:sz w:val="16"/>
                <w:szCs w:val="16"/>
                <w:lang w:val="en-HK" w:eastAsia="zh-CN"/>
              </w:rPr>
              <w:t>Last Year YTD,</w:t>
            </w:r>
          </w:p>
          <w:p w14:paraId="1BCBF980" w14:textId="02ED17BF" w:rsidR="004543F3" w:rsidRPr="00B66831" w:rsidRDefault="004543F3" w:rsidP="006324D1">
            <w:pPr>
              <w:jc w:val="center"/>
              <w:rPr>
                <w:rFonts w:ascii="Calibri" w:eastAsia="Times New Roman" w:hAnsi="Calibri" w:cs="Calibri"/>
                <w:color w:val="000000"/>
                <w:sz w:val="16"/>
                <w:szCs w:val="16"/>
                <w:lang w:val="en-HK" w:eastAsia="zh-CN"/>
              </w:rPr>
            </w:pPr>
            <w:r>
              <w:rPr>
                <w:rFonts w:ascii="Calibri" w:eastAsia="Times New Roman" w:hAnsi="Calibri" w:cs="Calibri"/>
                <w:color w:val="000000"/>
                <w:sz w:val="16"/>
                <w:szCs w:val="16"/>
                <w:lang w:val="en-HK" w:eastAsia="zh-CN"/>
              </w:rPr>
              <w:t>Last Year End</w:t>
            </w:r>
          </w:p>
        </w:tc>
        <w:tc>
          <w:tcPr>
            <w:tcW w:w="1710" w:type="dxa"/>
            <w:tcBorders>
              <w:top w:val="nil"/>
              <w:left w:val="nil"/>
              <w:bottom w:val="single" w:sz="4" w:space="0" w:color="auto"/>
              <w:right w:val="single" w:sz="4" w:space="0" w:color="auto"/>
            </w:tcBorders>
            <w:shd w:val="clear" w:color="auto" w:fill="auto"/>
            <w:noWrap/>
            <w:vAlign w:val="bottom"/>
            <w:hideMark/>
          </w:tcPr>
          <w:p w14:paraId="7B2F5BB1" w14:textId="4615EE5F" w:rsidR="006324D1" w:rsidRPr="00B66831" w:rsidRDefault="004543F3" w:rsidP="006324D1">
            <w:pPr>
              <w:jc w:val="center"/>
              <w:rPr>
                <w:rFonts w:ascii="Calibri" w:eastAsia="Times New Roman" w:hAnsi="Calibri" w:cs="Calibri"/>
                <w:color w:val="000000"/>
                <w:sz w:val="16"/>
                <w:szCs w:val="16"/>
                <w:lang w:val="en-HK" w:eastAsia="zh-CN"/>
              </w:rPr>
            </w:pPr>
            <w:r>
              <w:rPr>
                <w:rFonts w:ascii="Calibri" w:eastAsia="Times New Roman" w:hAnsi="Calibri" w:cs="Calibri"/>
                <w:color w:val="000000"/>
                <w:sz w:val="16"/>
                <w:szCs w:val="16"/>
                <w:lang w:val="en-HK" w:eastAsia="zh-CN"/>
              </w:rPr>
              <w:t>Growth %</w:t>
            </w:r>
          </w:p>
        </w:tc>
      </w:tr>
      <w:tr w:rsidR="006324D1" w:rsidRPr="006324D1" w14:paraId="4731B0DE" w14:textId="77777777" w:rsidTr="00B66831">
        <w:trPr>
          <w:trHeight w:val="285"/>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B107859" w14:textId="77777777" w:rsidR="006324D1" w:rsidRPr="00E7242D" w:rsidRDefault="006324D1" w:rsidP="006324D1">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Submitted Case</w:t>
            </w:r>
          </w:p>
        </w:tc>
        <w:tc>
          <w:tcPr>
            <w:tcW w:w="1665" w:type="dxa"/>
            <w:tcBorders>
              <w:top w:val="nil"/>
              <w:left w:val="nil"/>
              <w:bottom w:val="single" w:sz="4" w:space="0" w:color="auto"/>
              <w:right w:val="single" w:sz="4" w:space="0" w:color="auto"/>
            </w:tcBorders>
            <w:shd w:val="clear" w:color="auto" w:fill="auto"/>
            <w:noWrap/>
            <w:vAlign w:val="bottom"/>
          </w:tcPr>
          <w:p w14:paraId="71E5DB20" w14:textId="1BE6FD44" w:rsidR="006324D1" w:rsidRPr="00E7242D" w:rsidRDefault="006324D1" w:rsidP="006324D1">
            <w:pPr>
              <w:rPr>
                <w:rFonts w:ascii="Calibri" w:eastAsia="Times New Roman" w:hAnsi="Calibri" w:cs="Calibri"/>
                <w:color w:val="000000"/>
                <w:sz w:val="16"/>
                <w:szCs w:val="16"/>
                <w:lang w:val="en-HK" w:eastAsia="zh-CN"/>
              </w:rPr>
            </w:pPr>
          </w:p>
        </w:tc>
        <w:tc>
          <w:tcPr>
            <w:tcW w:w="1890" w:type="dxa"/>
            <w:tcBorders>
              <w:top w:val="nil"/>
              <w:left w:val="nil"/>
              <w:bottom w:val="single" w:sz="4" w:space="0" w:color="auto"/>
              <w:right w:val="single" w:sz="4" w:space="0" w:color="auto"/>
            </w:tcBorders>
            <w:shd w:val="clear" w:color="auto" w:fill="auto"/>
            <w:noWrap/>
            <w:vAlign w:val="bottom"/>
          </w:tcPr>
          <w:p w14:paraId="1A1450F0" w14:textId="35DFC566" w:rsidR="006324D1" w:rsidRPr="00E7242D" w:rsidRDefault="006324D1" w:rsidP="006324D1">
            <w:pPr>
              <w:rPr>
                <w:rFonts w:ascii="Calibri" w:eastAsia="Times New Roman" w:hAnsi="Calibri" w:cs="Calibri"/>
                <w:color w:val="000000"/>
                <w:sz w:val="16"/>
                <w:szCs w:val="16"/>
                <w:lang w:val="en-HK" w:eastAsia="zh-CN"/>
              </w:rPr>
            </w:pPr>
          </w:p>
        </w:tc>
        <w:tc>
          <w:tcPr>
            <w:tcW w:w="1800" w:type="dxa"/>
            <w:tcBorders>
              <w:top w:val="nil"/>
              <w:left w:val="nil"/>
              <w:bottom w:val="single" w:sz="4" w:space="0" w:color="auto"/>
              <w:right w:val="single" w:sz="4" w:space="0" w:color="auto"/>
            </w:tcBorders>
            <w:shd w:val="clear" w:color="auto" w:fill="auto"/>
            <w:noWrap/>
            <w:vAlign w:val="bottom"/>
          </w:tcPr>
          <w:p w14:paraId="1871D9D6" w14:textId="052D4C96" w:rsidR="006324D1" w:rsidRPr="00E7242D" w:rsidRDefault="006324D1" w:rsidP="006324D1">
            <w:pPr>
              <w:rPr>
                <w:rFonts w:ascii="Calibri" w:eastAsia="Times New Roman" w:hAnsi="Calibri" w:cs="Calibri"/>
                <w:color w:val="000000"/>
                <w:sz w:val="16"/>
                <w:szCs w:val="16"/>
                <w:lang w:val="en-HK" w:eastAsia="zh-CN"/>
              </w:rPr>
            </w:pPr>
          </w:p>
        </w:tc>
        <w:tc>
          <w:tcPr>
            <w:tcW w:w="1710" w:type="dxa"/>
            <w:tcBorders>
              <w:top w:val="nil"/>
              <w:left w:val="nil"/>
              <w:bottom w:val="single" w:sz="4" w:space="0" w:color="auto"/>
              <w:right w:val="single" w:sz="4" w:space="0" w:color="auto"/>
            </w:tcBorders>
            <w:shd w:val="clear" w:color="auto" w:fill="auto"/>
            <w:noWrap/>
            <w:vAlign w:val="bottom"/>
          </w:tcPr>
          <w:p w14:paraId="62BEA7A1" w14:textId="1EF702A6" w:rsidR="006324D1" w:rsidRPr="00E7242D" w:rsidRDefault="006324D1" w:rsidP="006324D1">
            <w:pPr>
              <w:rPr>
                <w:rFonts w:ascii="Calibri" w:eastAsia="Times New Roman" w:hAnsi="Calibri" w:cs="Calibri"/>
                <w:color w:val="000000"/>
                <w:sz w:val="16"/>
                <w:szCs w:val="16"/>
                <w:lang w:val="en-HK" w:eastAsia="zh-CN"/>
              </w:rPr>
            </w:pPr>
          </w:p>
        </w:tc>
      </w:tr>
      <w:tr w:rsidR="006324D1" w:rsidRPr="006324D1" w14:paraId="5520053C" w14:textId="77777777" w:rsidTr="00B66831">
        <w:trPr>
          <w:trHeight w:val="285"/>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585B0545" w14:textId="77777777" w:rsidR="006324D1" w:rsidRPr="00E7242D" w:rsidRDefault="006324D1" w:rsidP="006324D1">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Submitted AFYC</w:t>
            </w:r>
          </w:p>
        </w:tc>
        <w:tc>
          <w:tcPr>
            <w:tcW w:w="1665" w:type="dxa"/>
            <w:tcBorders>
              <w:top w:val="nil"/>
              <w:left w:val="nil"/>
              <w:bottom w:val="single" w:sz="4" w:space="0" w:color="auto"/>
              <w:right w:val="single" w:sz="4" w:space="0" w:color="auto"/>
            </w:tcBorders>
            <w:shd w:val="clear" w:color="auto" w:fill="auto"/>
            <w:noWrap/>
            <w:vAlign w:val="bottom"/>
          </w:tcPr>
          <w:p w14:paraId="36E612FD" w14:textId="25E31271" w:rsidR="006324D1" w:rsidRPr="00E7242D" w:rsidRDefault="006324D1" w:rsidP="006324D1">
            <w:pPr>
              <w:rPr>
                <w:rFonts w:ascii="Calibri" w:eastAsia="Times New Roman" w:hAnsi="Calibri" w:cs="Calibri"/>
                <w:color w:val="000000"/>
                <w:sz w:val="16"/>
                <w:szCs w:val="16"/>
                <w:lang w:val="en-HK" w:eastAsia="zh-CN"/>
              </w:rPr>
            </w:pPr>
          </w:p>
        </w:tc>
        <w:tc>
          <w:tcPr>
            <w:tcW w:w="1890" w:type="dxa"/>
            <w:tcBorders>
              <w:top w:val="nil"/>
              <w:left w:val="nil"/>
              <w:bottom w:val="single" w:sz="4" w:space="0" w:color="auto"/>
              <w:right w:val="single" w:sz="4" w:space="0" w:color="auto"/>
            </w:tcBorders>
            <w:shd w:val="clear" w:color="auto" w:fill="auto"/>
            <w:noWrap/>
            <w:vAlign w:val="bottom"/>
          </w:tcPr>
          <w:p w14:paraId="33735578" w14:textId="7CAD780A" w:rsidR="006324D1" w:rsidRPr="00E7242D" w:rsidRDefault="006324D1" w:rsidP="006324D1">
            <w:pPr>
              <w:rPr>
                <w:rFonts w:ascii="Calibri" w:eastAsia="Times New Roman" w:hAnsi="Calibri" w:cs="Calibri"/>
                <w:color w:val="000000"/>
                <w:sz w:val="16"/>
                <w:szCs w:val="16"/>
                <w:lang w:val="en-HK" w:eastAsia="zh-CN"/>
              </w:rPr>
            </w:pPr>
          </w:p>
        </w:tc>
        <w:tc>
          <w:tcPr>
            <w:tcW w:w="1800" w:type="dxa"/>
            <w:tcBorders>
              <w:top w:val="nil"/>
              <w:left w:val="nil"/>
              <w:bottom w:val="single" w:sz="4" w:space="0" w:color="auto"/>
              <w:right w:val="single" w:sz="4" w:space="0" w:color="auto"/>
            </w:tcBorders>
            <w:shd w:val="clear" w:color="auto" w:fill="auto"/>
            <w:noWrap/>
            <w:vAlign w:val="bottom"/>
          </w:tcPr>
          <w:p w14:paraId="6AA2A319" w14:textId="0CF7A8A9" w:rsidR="006324D1" w:rsidRPr="00E7242D" w:rsidRDefault="006324D1" w:rsidP="006324D1">
            <w:pPr>
              <w:rPr>
                <w:rFonts w:ascii="Calibri" w:eastAsia="Times New Roman" w:hAnsi="Calibri" w:cs="Calibri"/>
                <w:color w:val="000000"/>
                <w:sz w:val="16"/>
                <w:szCs w:val="16"/>
                <w:lang w:val="en-HK" w:eastAsia="zh-CN"/>
              </w:rPr>
            </w:pPr>
          </w:p>
        </w:tc>
        <w:tc>
          <w:tcPr>
            <w:tcW w:w="1710" w:type="dxa"/>
            <w:tcBorders>
              <w:top w:val="nil"/>
              <w:left w:val="nil"/>
              <w:bottom w:val="single" w:sz="4" w:space="0" w:color="auto"/>
              <w:right w:val="single" w:sz="4" w:space="0" w:color="auto"/>
            </w:tcBorders>
            <w:shd w:val="clear" w:color="auto" w:fill="auto"/>
            <w:noWrap/>
            <w:vAlign w:val="bottom"/>
          </w:tcPr>
          <w:p w14:paraId="7C57F35C" w14:textId="078ED114" w:rsidR="006324D1" w:rsidRPr="00E7242D" w:rsidRDefault="006324D1" w:rsidP="006324D1">
            <w:pPr>
              <w:rPr>
                <w:rFonts w:ascii="Calibri" w:eastAsia="Times New Roman" w:hAnsi="Calibri" w:cs="Calibri"/>
                <w:color w:val="000000"/>
                <w:sz w:val="16"/>
                <w:szCs w:val="16"/>
                <w:lang w:val="en-HK" w:eastAsia="zh-CN"/>
              </w:rPr>
            </w:pPr>
          </w:p>
        </w:tc>
      </w:tr>
      <w:tr w:rsidR="006324D1" w:rsidRPr="006324D1" w14:paraId="60AAD35F" w14:textId="77777777" w:rsidTr="00B66831">
        <w:trPr>
          <w:trHeight w:val="285"/>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4875AF87" w14:textId="77777777" w:rsidR="006324D1" w:rsidRPr="00E7242D" w:rsidRDefault="006324D1" w:rsidP="006324D1">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Submitted APE</w:t>
            </w:r>
          </w:p>
        </w:tc>
        <w:tc>
          <w:tcPr>
            <w:tcW w:w="1665" w:type="dxa"/>
            <w:tcBorders>
              <w:top w:val="nil"/>
              <w:left w:val="nil"/>
              <w:bottom w:val="single" w:sz="4" w:space="0" w:color="auto"/>
              <w:right w:val="single" w:sz="4" w:space="0" w:color="auto"/>
            </w:tcBorders>
            <w:shd w:val="clear" w:color="auto" w:fill="auto"/>
            <w:noWrap/>
            <w:vAlign w:val="bottom"/>
          </w:tcPr>
          <w:p w14:paraId="65DBBAFD" w14:textId="696C343A" w:rsidR="006324D1" w:rsidRPr="00E7242D" w:rsidRDefault="006324D1" w:rsidP="006324D1">
            <w:pPr>
              <w:rPr>
                <w:rFonts w:ascii="Calibri" w:eastAsia="Times New Roman" w:hAnsi="Calibri" w:cs="Calibri"/>
                <w:color w:val="000000"/>
                <w:sz w:val="16"/>
                <w:szCs w:val="16"/>
                <w:lang w:val="en-HK" w:eastAsia="zh-CN"/>
              </w:rPr>
            </w:pPr>
          </w:p>
        </w:tc>
        <w:tc>
          <w:tcPr>
            <w:tcW w:w="1890" w:type="dxa"/>
            <w:tcBorders>
              <w:top w:val="nil"/>
              <w:left w:val="nil"/>
              <w:bottom w:val="single" w:sz="4" w:space="0" w:color="auto"/>
              <w:right w:val="single" w:sz="4" w:space="0" w:color="auto"/>
            </w:tcBorders>
            <w:shd w:val="clear" w:color="auto" w:fill="auto"/>
            <w:noWrap/>
            <w:vAlign w:val="bottom"/>
          </w:tcPr>
          <w:p w14:paraId="39A159CC" w14:textId="09219C0C" w:rsidR="006324D1" w:rsidRPr="00E7242D" w:rsidRDefault="006324D1" w:rsidP="006324D1">
            <w:pPr>
              <w:rPr>
                <w:rFonts w:ascii="Calibri" w:eastAsia="Times New Roman" w:hAnsi="Calibri" w:cs="Calibri"/>
                <w:color w:val="000000"/>
                <w:sz w:val="16"/>
                <w:szCs w:val="16"/>
                <w:lang w:val="en-HK" w:eastAsia="zh-CN"/>
              </w:rPr>
            </w:pPr>
          </w:p>
        </w:tc>
        <w:tc>
          <w:tcPr>
            <w:tcW w:w="1800" w:type="dxa"/>
            <w:tcBorders>
              <w:top w:val="nil"/>
              <w:left w:val="nil"/>
              <w:bottom w:val="single" w:sz="4" w:space="0" w:color="auto"/>
              <w:right w:val="single" w:sz="4" w:space="0" w:color="auto"/>
            </w:tcBorders>
            <w:shd w:val="clear" w:color="auto" w:fill="auto"/>
            <w:noWrap/>
            <w:vAlign w:val="bottom"/>
          </w:tcPr>
          <w:p w14:paraId="7DFEB16F" w14:textId="309A59A4" w:rsidR="006324D1" w:rsidRPr="00E7242D" w:rsidRDefault="006324D1" w:rsidP="006324D1">
            <w:pPr>
              <w:jc w:val="center"/>
              <w:rPr>
                <w:rFonts w:ascii="Calibri" w:eastAsia="Times New Roman" w:hAnsi="Calibri" w:cs="Calibri"/>
                <w:color w:val="000000"/>
                <w:sz w:val="16"/>
                <w:szCs w:val="16"/>
                <w:lang w:val="en-HK" w:eastAsia="zh-CN"/>
              </w:rPr>
            </w:pPr>
          </w:p>
        </w:tc>
        <w:tc>
          <w:tcPr>
            <w:tcW w:w="1710" w:type="dxa"/>
            <w:tcBorders>
              <w:top w:val="nil"/>
              <w:left w:val="nil"/>
              <w:bottom w:val="single" w:sz="4" w:space="0" w:color="auto"/>
              <w:right w:val="single" w:sz="4" w:space="0" w:color="auto"/>
            </w:tcBorders>
            <w:shd w:val="clear" w:color="auto" w:fill="auto"/>
            <w:noWrap/>
            <w:vAlign w:val="bottom"/>
          </w:tcPr>
          <w:p w14:paraId="2EE9F6B9" w14:textId="134747CE" w:rsidR="006324D1" w:rsidRPr="00E7242D" w:rsidRDefault="006324D1" w:rsidP="006324D1">
            <w:pPr>
              <w:rPr>
                <w:rFonts w:ascii="Calibri" w:eastAsia="Times New Roman" w:hAnsi="Calibri" w:cs="Calibri"/>
                <w:color w:val="000000"/>
                <w:sz w:val="16"/>
                <w:szCs w:val="16"/>
                <w:lang w:val="en-HK" w:eastAsia="zh-CN"/>
              </w:rPr>
            </w:pPr>
          </w:p>
        </w:tc>
      </w:tr>
      <w:tr w:rsidR="006324D1" w:rsidRPr="006324D1" w14:paraId="67811540" w14:textId="77777777" w:rsidTr="00B66831">
        <w:trPr>
          <w:trHeight w:val="285"/>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147BDE3F" w14:textId="77777777" w:rsidR="006324D1" w:rsidRPr="00E7242D" w:rsidRDefault="006324D1" w:rsidP="006324D1">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Approved Case</w:t>
            </w:r>
          </w:p>
        </w:tc>
        <w:tc>
          <w:tcPr>
            <w:tcW w:w="1665" w:type="dxa"/>
            <w:tcBorders>
              <w:top w:val="nil"/>
              <w:left w:val="nil"/>
              <w:bottom w:val="single" w:sz="4" w:space="0" w:color="auto"/>
              <w:right w:val="single" w:sz="4" w:space="0" w:color="auto"/>
            </w:tcBorders>
            <w:shd w:val="clear" w:color="auto" w:fill="auto"/>
            <w:noWrap/>
            <w:vAlign w:val="bottom"/>
          </w:tcPr>
          <w:p w14:paraId="6F09DE97" w14:textId="13684B9C" w:rsidR="006324D1" w:rsidRPr="00E7242D" w:rsidRDefault="006324D1" w:rsidP="006324D1">
            <w:pPr>
              <w:jc w:val="center"/>
              <w:rPr>
                <w:rFonts w:ascii="Calibri" w:eastAsia="Times New Roman" w:hAnsi="Calibri" w:cs="Calibri"/>
                <w:color w:val="000000"/>
                <w:sz w:val="16"/>
                <w:szCs w:val="16"/>
                <w:lang w:val="en-HK" w:eastAsia="zh-CN"/>
              </w:rPr>
            </w:pPr>
          </w:p>
        </w:tc>
        <w:tc>
          <w:tcPr>
            <w:tcW w:w="1890" w:type="dxa"/>
            <w:tcBorders>
              <w:top w:val="nil"/>
              <w:left w:val="nil"/>
              <w:bottom w:val="single" w:sz="4" w:space="0" w:color="auto"/>
              <w:right w:val="single" w:sz="4" w:space="0" w:color="auto"/>
            </w:tcBorders>
            <w:shd w:val="clear" w:color="auto" w:fill="auto"/>
            <w:noWrap/>
            <w:vAlign w:val="bottom"/>
          </w:tcPr>
          <w:p w14:paraId="68AD4089" w14:textId="024E5D92" w:rsidR="006324D1" w:rsidRPr="00E7242D" w:rsidRDefault="006324D1" w:rsidP="006324D1">
            <w:pPr>
              <w:rPr>
                <w:rFonts w:ascii="Calibri" w:eastAsia="Times New Roman" w:hAnsi="Calibri" w:cs="Calibri"/>
                <w:color w:val="000000"/>
                <w:sz w:val="16"/>
                <w:szCs w:val="16"/>
                <w:lang w:val="en-HK" w:eastAsia="zh-CN"/>
              </w:rPr>
            </w:pPr>
          </w:p>
        </w:tc>
        <w:tc>
          <w:tcPr>
            <w:tcW w:w="1800" w:type="dxa"/>
            <w:tcBorders>
              <w:top w:val="nil"/>
              <w:left w:val="nil"/>
              <w:bottom w:val="single" w:sz="4" w:space="0" w:color="auto"/>
              <w:right w:val="single" w:sz="4" w:space="0" w:color="auto"/>
            </w:tcBorders>
            <w:shd w:val="clear" w:color="auto" w:fill="auto"/>
            <w:noWrap/>
            <w:vAlign w:val="bottom"/>
          </w:tcPr>
          <w:p w14:paraId="5991C75F" w14:textId="199849A7" w:rsidR="006324D1" w:rsidRPr="00E7242D" w:rsidRDefault="006324D1" w:rsidP="006324D1">
            <w:pPr>
              <w:rPr>
                <w:rFonts w:ascii="Calibri" w:eastAsia="Times New Roman" w:hAnsi="Calibri" w:cs="Calibri"/>
                <w:color w:val="000000"/>
                <w:sz w:val="16"/>
                <w:szCs w:val="16"/>
                <w:lang w:val="en-HK" w:eastAsia="zh-CN"/>
              </w:rPr>
            </w:pPr>
          </w:p>
        </w:tc>
        <w:tc>
          <w:tcPr>
            <w:tcW w:w="1710" w:type="dxa"/>
            <w:tcBorders>
              <w:top w:val="nil"/>
              <w:left w:val="nil"/>
              <w:bottom w:val="single" w:sz="4" w:space="0" w:color="auto"/>
              <w:right w:val="single" w:sz="4" w:space="0" w:color="auto"/>
            </w:tcBorders>
            <w:shd w:val="clear" w:color="auto" w:fill="auto"/>
            <w:noWrap/>
            <w:vAlign w:val="bottom"/>
          </w:tcPr>
          <w:p w14:paraId="489A6E2A" w14:textId="771C73ED" w:rsidR="006324D1" w:rsidRPr="00E7242D" w:rsidRDefault="006324D1" w:rsidP="006324D1">
            <w:pPr>
              <w:rPr>
                <w:rFonts w:ascii="Calibri" w:eastAsia="Times New Roman" w:hAnsi="Calibri" w:cs="Calibri"/>
                <w:color w:val="000000"/>
                <w:sz w:val="16"/>
                <w:szCs w:val="16"/>
                <w:lang w:val="en-HK" w:eastAsia="zh-CN"/>
              </w:rPr>
            </w:pPr>
          </w:p>
        </w:tc>
      </w:tr>
      <w:tr w:rsidR="006324D1" w:rsidRPr="006324D1" w14:paraId="2D1D71A4" w14:textId="77777777" w:rsidTr="00B66831">
        <w:trPr>
          <w:trHeight w:val="285"/>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5E1929D7" w14:textId="77777777" w:rsidR="006324D1" w:rsidRPr="00E7242D" w:rsidRDefault="006324D1" w:rsidP="006324D1">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Approved AFYC</w:t>
            </w:r>
          </w:p>
        </w:tc>
        <w:tc>
          <w:tcPr>
            <w:tcW w:w="1665" w:type="dxa"/>
            <w:tcBorders>
              <w:top w:val="nil"/>
              <w:left w:val="nil"/>
              <w:bottom w:val="single" w:sz="4" w:space="0" w:color="auto"/>
              <w:right w:val="single" w:sz="4" w:space="0" w:color="auto"/>
            </w:tcBorders>
            <w:shd w:val="clear" w:color="auto" w:fill="auto"/>
            <w:noWrap/>
            <w:vAlign w:val="bottom"/>
          </w:tcPr>
          <w:p w14:paraId="06670509" w14:textId="6A6B2FE4" w:rsidR="006324D1" w:rsidRPr="00E7242D" w:rsidRDefault="006324D1" w:rsidP="006324D1">
            <w:pPr>
              <w:jc w:val="center"/>
              <w:rPr>
                <w:rFonts w:ascii="Calibri" w:eastAsia="Times New Roman" w:hAnsi="Calibri" w:cs="Calibri"/>
                <w:color w:val="000000"/>
                <w:sz w:val="16"/>
                <w:szCs w:val="16"/>
                <w:lang w:val="en-HK" w:eastAsia="zh-CN"/>
              </w:rPr>
            </w:pPr>
          </w:p>
        </w:tc>
        <w:tc>
          <w:tcPr>
            <w:tcW w:w="1890" w:type="dxa"/>
            <w:tcBorders>
              <w:top w:val="nil"/>
              <w:left w:val="nil"/>
              <w:bottom w:val="single" w:sz="4" w:space="0" w:color="auto"/>
              <w:right w:val="single" w:sz="4" w:space="0" w:color="auto"/>
            </w:tcBorders>
            <w:shd w:val="clear" w:color="auto" w:fill="auto"/>
            <w:noWrap/>
            <w:vAlign w:val="bottom"/>
          </w:tcPr>
          <w:p w14:paraId="3938DB46" w14:textId="56F0AEB5" w:rsidR="006324D1" w:rsidRPr="00E7242D" w:rsidRDefault="006324D1" w:rsidP="006324D1">
            <w:pPr>
              <w:rPr>
                <w:rFonts w:ascii="Calibri" w:eastAsia="Times New Roman" w:hAnsi="Calibri" w:cs="Calibri"/>
                <w:color w:val="000000"/>
                <w:sz w:val="16"/>
                <w:szCs w:val="16"/>
                <w:lang w:val="en-HK" w:eastAsia="zh-CN"/>
              </w:rPr>
            </w:pPr>
          </w:p>
        </w:tc>
        <w:tc>
          <w:tcPr>
            <w:tcW w:w="1800" w:type="dxa"/>
            <w:tcBorders>
              <w:top w:val="nil"/>
              <w:left w:val="nil"/>
              <w:bottom w:val="single" w:sz="4" w:space="0" w:color="auto"/>
              <w:right w:val="single" w:sz="4" w:space="0" w:color="auto"/>
            </w:tcBorders>
            <w:shd w:val="clear" w:color="auto" w:fill="auto"/>
            <w:noWrap/>
            <w:vAlign w:val="bottom"/>
          </w:tcPr>
          <w:p w14:paraId="5540DE53" w14:textId="7345C703" w:rsidR="006324D1" w:rsidRPr="00E7242D" w:rsidRDefault="006324D1" w:rsidP="006324D1">
            <w:pPr>
              <w:rPr>
                <w:rFonts w:ascii="Calibri" w:eastAsia="Times New Roman" w:hAnsi="Calibri" w:cs="Calibri"/>
                <w:color w:val="000000"/>
                <w:sz w:val="16"/>
                <w:szCs w:val="16"/>
                <w:lang w:val="en-HK" w:eastAsia="zh-CN"/>
              </w:rPr>
            </w:pPr>
          </w:p>
        </w:tc>
        <w:tc>
          <w:tcPr>
            <w:tcW w:w="1710" w:type="dxa"/>
            <w:tcBorders>
              <w:top w:val="nil"/>
              <w:left w:val="nil"/>
              <w:bottom w:val="single" w:sz="4" w:space="0" w:color="auto"/>
              <w:right w:val="single" w:sz="4" w:space="0" w:color="auto"/>
            </w:tcBorders>
            <w:shd w:val="clear" w:color="auto" w:fill="auto"/>
            <w:noWrap/>
            <w:vAlign w:val="bottom"/>
          </w:tcPr>
          <w:p w14:paraId="349E0473" w14:textId="2329618A" w:rsidR="006324D1" w:rsidRPr="00E7242D" w:rsidRDefault="006324D1" w:rsidP="006324D1">
            <w:pPr>
              <w:rPr>
                <w:rFonts w:ascii="Calibri" w:eastAsia="Times New Roman" w:hAnsi="Calibri" w:cs="Calibri"/>
                <w:color w:val="000000"/>
                <w:sz w:val="16"/>
                <w:szCs w:val="16"/>
                <w:lang w:val="en-HK" w:eastAsia="zh-CN"/>
              </w:rPr>
            </w:pPr>
          </w:p>
        </w:tc>
      </w:tr>
      <w:tr w:rsidR="006324D1" w:rsidRPr="006324D1" w14:paraId="20ABB2B7" w14:textId="77777777" w:rsidTr="00B66831">
        <w:trPr>
          <w:trHeight w:val="285"/>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5D9D6D74" w14:textId="77777777" w:rsidR="006324D1" w:rsidRPr="00E7242D" w:rsidRDefault="006324D1" w:rsidP="006324D1">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Approved APE</w:t>
            </w:r>
          </w:p>
        </w:tc>
        <w:tc>
          <w:tcPr>
            <w:tcW w:w="1665" w:type="dxa"/>
            <w:tcBorders>
              <w:top w:val="nil"/>
              <w:left w:val="nil"/>
              <w:bottom w:val="single" w:sz="4" w:space="0" w:color="auto"/>
              <w:right w:val="single" w:sz="4" w:space="0" w:color="auto"/>
            </w:tcBorders>
            <w:shd w:val="clear" w:color="auto" w:fill="auto"/>
            <w:noWrap/>
            <w:vAlign w:val="bottom"/>
          </w:tcPr>
          <w:p w14:paraId="7B7CE2EA" w14:textId="2C73B05A" w:rsidR="006324D1" w:rsidRPr="00E7242D" w:rsidRDefault="006324D1" w:rsidP="006324D1">
            <w:pPr>
              <w:jc w:val="center"/>
              <w:rPr>
                <w:rFonts w:ascii="Calibri" w:eastAsia="Times New Roman" w:hAnsi="Calibri" w:cs="Calibri"/>
                <w:color w:val="000000"/>
                <w:sz w:val="16"/>
                <w:szCs w:val="16"/>
                <w:lang w:val="en-HK" w:eastAsia="zh-CN"/>
              </w:rPr>
            </w:pPr>
          </w:p>
        </w:tc>
        <w:tc>
          <w:tcPr>
            <w:tcW w:w="1890" w:type="dxa"/>
            <w:tcBorders>
              <w:top w:val="nil"/>
              <w:left w:val="nil"/>
              <w:bottom w:val="single" w:sz="4" w:space="0" w:color="auto"/>
              <w:right w:val="single" w:sz="4" w:space="0" w:color="auto"/>
            </w:tcBorders>
            <w:shd w:val="clear" w:color="auto" w:fill="auto"/>
            <w:noWrap/>
            <w:vAlign w:val="bottom"/>
          </w:tcPr>
          <w:p w14:paraId="011A1ACE" w14:textId="3B7FAF45" w:rsidR="006324D1" w:rsidRPr="00E7242D" w:rsidRDefault="006324D1" w:rsidP="006324D1">
            <w:pPr>
              <w:rPr>
                <w:rFonts w:ascii="Calibri" w:eastAsia="Times New Roman" w:hAnsi="Calibri" w:cs="Calibri"/>
                <w:color w:val="000000"/>
                <w:sz w:val="16"/>
                <w:szCs w:val="16"/>
                <w:lang w:val="en-HK" w:eastAsia="zh-CN"/>
              </w:rPr>
            </w:pPr>
          </w:p>
        </w:tc>
        <w:tc>
          <w:tcPr>
            <w:tcW w:w="1800" w:type="dxa"/>
            <w:tcBorders>
              <w:top w:val="nil"/>
              <w:left w:val="nil"/>
              <w:bottom w:val="single" w:sz="4" w:space="0" w:color="auto"/>
              <w:right w:val="single" w:sz="4" w:space="0" w:color="auto"/>
            </w:tcBorders>
            <w:shd w:val="clear" w:color="auto" w:fill="auto"/>
            <w:noWrap/>
            <w:vAlign w:val="bottom"/>
          </w:tcPr>
          <w:p w14:paraId="6183049C" w14:textId="0EED2A62" w:rsidR="006324D1" w:rsidRPr="00E7242D" w:rsidRDefault="006324D1" w:rsidP="006324D1">
            <w:pPr>
              <w:rPr>
                <w:rFonts w:ascii="Calibri" w:eastAsia="Times New Roman" w:hAnsi="Calibri" w:cs="Calibri"/>
                <w:color w:val="000000"/>
                <w:sz w:val="16"/>
                <w:szCs w:val="16"/>
                <w:lang w:val="en-HK" w:eastAsia="zh-CN"/>
              </w:rPr>
            </w:pPr>
          </w:p>
        </w:tc>
        <w:tc>
          <w:tcPr>
            <w:tcW w:w="1710" w:type="dxa"/>
            <w:tcBorders>
              <w:top w:val="nil"/>
              <w:left w:val="nil"/>
              <w:bottom w:val="single" w:sz="4" w:space="0" w:color="auto"/>
              <w:right w:val="single" w:sz="4" w:space="0" w:color="auto"/>
            </w:tcBorders>
            <w:shd w:val="clear" w:color="auto" w:fill="auto"/>
            <w:noWrap/>
            <w:vAlign w:val="bottom"/>
          </w:tcPr>
          <w:p w14:paraId="7A54C237" w14:textId="2D192B60" w:rsidR="006324D1" w:rsidRPr="00E7242D" w:rsidRDefault="006324D1" w:rsidP="006324D1">
            <w:pPr>
              <w:rPr>
                <w:rFonts w:ascii="Calibri" w:eastAsia="Times New Roman" w:hAnsi="Calibri" w:cs="Calibri"/>
                <w:color w:val="000000"/>
                <w:sz w:val="16"/>
                <w:szCs w:val="16"/>
                <w:lang w:val="en-HK" w:eastAsia="zh-CN"/>
              </w:rPr>
            </w:pPr>
          </w:p>
        </w:tc>
      </w:tr>
    </w:tbl>
    <w:p w14:paraId="5EDE5341" w14:textId="77777777" w:rsidR="006324D1" w:rsidRDefault="006324D1" w:rsidP="006E5F7B">
      <w:pPr>
        <w:rPr>
          <w:rFonts w:asciiTheme="minorHAnsi" w:eastAsia="Times New Roman" w:hAnsiTheme="minorHAnsi" w:cstheme="minorHAnsi"/>
          <w:sz w:val="22"/>
          <w:szCs w:val="22"/>
          <w:lang w:val="en-US" w:eastAsia="zh-CN"/>
        </w:rPr>
      </w:pPr>
    </w:p>
    <w:p w14:paraId="71CFD0A7" w14:textId="77777777" w:rsidR="006324D1" w:rsidRDefault="006324D1" w:rsidP="006E5F7B">
      <w:pPr>
        <w:rPr>
          <w:rFonts w:asciiTheme="minorHAnsi" w:eastAsia="Times New Roman" w:hAnsiTheme="minorHAnsi" w:cstheme="minorHAnsi"/>
          <w:sz w:val="22"/>
          <w:szCs w:val="22"/>
          <w:lang w:val="en-US" w:eastAsia="zh-CN"/>
        </w:rPr>
      </w:pPr>
    </w:p>
    <w:p w14:paraId="2F6A10FB" w14:textId="7801CA3B" w:rsidR="00325E5C" w:rsidRPr="00E7242D" w:rsidRDefault="006324D1" w:rsidP="006E5F7B">
      <w:pPr>
        <w:rPr>
          <w:rFonts w:asciiTheme="minorHAnsi" w:eastAsia="Times New Roman" w:hAnsiTheme="minorHAnsi" w:cstheme="minorHAnsi"/>
          <w:b/>
          <w:bCs/>
          <w:sz w:val="18"/>
          <w:szCs w:val="18"/>
          <w:lang w:val="en-US" w:eastAsia="zh-CN"/>
        </w:rPr>
      </w:pPr>
      <w:r>
        <w:rPr>
          <w:rFonts w:asciiTheme="minorHAnsi" w:eastAsia="Times New Roman" w:hAnsiTheme="minorHAnsi" w:cstheme="minorHAnsi"/>
          <w:b/>
          <w:bCs/>
          <w:sz w:val="18"/>
          <w:szCs w:val="18"/>
          <w:lang w:val="en-US" w:eastAsia="zh-CN"/>
        </w:rPr>
        <w:t xml:space="preserve">Example of </w:t>
      </w:r>
      <w:r w:rsidR="00325E5C" w:rsidRPr="00E7242D">
        <w:rPr>
          <w:rFonts w:asciiTheme="minorHAnsi" w:eastAsia="Times New Roman" w:hAnsiTheme="minorHAnsi" w:cstheme="minorHAnsi"/>
          <w:b/>
          <w:bCs/>
          <w:sz w:val="18"/>
          <w:szCs w:val="18"/>
          <w:lang w:val="en-US" w:eastAsia="zh-CN"/>
        </w:rPr>
        <w:t xml:space="preserve">Persistency calculation </w:t>
      </w:r>
    </w:p>
    <w:tbl>
      <w:tblPr>
        <w:tblW w:w="0" w:type="auto"/>
        <w:tblCellMar>
          <w:left w:w="0" w:type="dxa"/>
          <w:right w:w="0" w:type="dxa"/>
        </w:tblCellMar>
        <w:tblLook w:val="04A0" w:firstRow="1" w:lastRow="0" w:firstColumn="1" w:lastColumn="0" w:noHBand="0" w:noVBand="1"/>
      </w:tblPr>
      <w:tblGrid>
        <w:gridCol w:w="792"/>
        <w:gridCol w:w="2072"/>
        <w:gridCol w:w="2296"/>
        <w:gridCol w:w="2469"/>
        <w:gridCol w:w="1839"/>
      </w:tblGrid>
      <w:tr w:rsidR="00325E5C" w14:paraId="7E5EA224" w14:textId="77777777" w:rsidTr="00E7242D">
        <w:trPr>
          <w:trHeight w:val="415"/>
        </w:trPr>
        <w:tc>
          <w:tcPr>
            <w:tcW w:w="79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F43A0FB" w14:textId="77777777" w:rsidR="00325E5C" w:rsidRPr="00E7242D" w:rsidRDefault="00325E5C">
            <w:pPr>
              <w:rPr>
                <w:rFonts w:ascii="Calibri" w:hAnsi="Calibri"/>
                <w:b/>
                <w:bCs/>
                <w:sz w:val="14"/>
                <w:szCs w:val="14"/>
                <w:lang w:val="en-HK"/>
              </w:rPr>
            </w:pPr>
            <w:r w:rsidRPr="00E7242D">
              <w:rPr>
                <w:b/>
                <w:bCs/>
                <w:sz w:val="14"/>
                <w:szCs w:val="14"/>
              </w:rPr>
              <w:t>LIMRA 19/25</w:t>
            </w:r>
          </w:p>
        </w:tc>
        <w:tc>
          <w:tcPr>
            <w:tcW w:w="207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0838544" w14:textId="77777777" w:rsidR="00325E5C" w:rsidRPr="00E7242D" w:rsidRDefault="00325E5C">
            <w:pPr>
              <w:rPr>
                <w:b/>
                <w:bCs/>
                <w:sz w:val="14"/>
                <w:szCs w:val="14"/>
              </w:rPr>
            </w:pPr>
            <w:r w:rsidRPr="00E7242D">
              <w:rPr>
                <w:b/>
                <w:bCs/>
                <w:sz w:val="14"/>
                <w:szCs w:val="14"/>
              </w:rPr>
              <w:t>Agent Level</w:t>
            </w:r>
            <w:proofErr w:type="gramStart"/>
            <w:r w:rsidRPr="00E7242D">
              <w:rPr>
                <w:b/>
                <w:bCs/>
                <w:sz w:val="14"/>
                <w:szCs w:val="14"/>
              </w:rPr>
              <w:t>   (</w:t>
            </w:r>
            <w:proofErr w:type="gramEnd"/>
            <w:r w:rsidRPr="00E7242D">
              <w:rPr>
                <w:b/>
                <w:bCs/>
                <w:sz w:val="14"/>
                <w:szCs w:val="14"/>
              </w:rPr>
              <w:t>Agent, AM and above)</w:t>
            </w:r>
          </w:p>
        </w:tc>
        <w:tc>
          <w:tcPr>
            <w:tcW w:w="229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09C5181" w14:textId="77777777" w:rsidR="00325E5C" w:rsidRPr="00E7242D" w:rsidRDefault="00325E5C">
            <w:pPr>
              <w:rPr>
                <w:b/>
                <w:bCs/>
                <w:sz w:val="14"/>
                <w:szCs w:val="14"/>
              </w:rPr>
            </w:pPr>
            <w:r w:rsidRPr="00E7242D">
              <w:rPr>
                <w:b/>
                <w:bCs/>
                <w:sz w:val="14"/>
                <w:szCs w:val="14"/>
              </w:rPr>
              <w:t>Manager Level</w:t>
            </w:r>
            <w:proofErr w:type="gramStart"/>
            <w:r w:rsidRPr="00E7242D">
              <w:rPr>
                <w:b/>
                <w:bCs/>
                <w:sz w:val="14"/>
                <w:szCs w:val="14"/>
              </w:rPr>
              <w:t>   (</w:t>
            </w:r>
            <w:proofErr w:type="gramEnd"/>
            <w:r w:rsidRPr="00E7242D">
              <w:rPr>
                <w:b/>
                <w:bCs/>
                <w:sz w:val="14"/>
                <w:szCs w:val="14"/>
              </w:rPr>
              <w:t>AM and above)</w:t>
            </w:r>
          </w:p>
        </w:tc>
        <w:tc>
          <w:tcPr>
            <w:tcW w:w="246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7EF867F" w14:textId="77777777" w:rsidR="00325E5C" w:rsidRPr="00E7242D" w:rsidRDefault="00325E5C">
            <w:pPr>
              <w:rPr>
                <w:b/>
                <w:bCs/>
                <w:sz w:val="14"/>
                <w:szCs w:val="14"/>
              </w:rPr>
            </w:pPr>
            <w:r w:rsidRPr="00E7242D">
              <w:rPr>
                <w:b/>
                <w:bCs/>
                <w:sz w:val="14"/>
                <w:szCs w:val="14"/>
              </w:rPr>
              <w:t>Region Level</w:t>
            </w:r>
          </w:p>
        </w:tc>
        <w:tc>
          <w:tcPr>
            <w:tcW w:w="183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B079EA9" w14:textId="77777777" w:rsidR="00325E5C" w:rsidRPr="00E7242D" w:rsidRDefault="00325E5C">
            <w:pPr>
              <w:rPr>
                <w:b/>
                <w:bCs/>
                <w:sz w:val="14"/>
                <w:szCs w:val="14"/>
              </w:rPr>
            </w:pPr>
            <w:r w:rsidRPr="00E7242D">
              <w:rPr>
                <w:b/>
                <w:bCs/>
                <w:sz w:val="14"/>
                <w:szCs w:val="14"/>
              </w:rPr>
              <w:t>Agency Total</w:t>
            </w:r>
          </w:p>
        </w:tc>
      </w:tr>
      <w:tr w:rsidR="00325E5C" w14:paraId="5203CA6D" w14:textId="77777777" w:rsidTr="00325E5C">
        <w:tc>
          <w:tcPr>
            <w:tcW w:w="79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7F3CBC" w14:textId="77777777" w:rsidR="00325E5C" w:rsidRPr="00E7242D" w:rsidRDefault="00325E5C">
            <w:pPr>
              <w:rPr>
                <w:color w:val="000000" w:themeColor="text1"/>
                <w:sz w:val="12"/>
                <w:szCs w:val="12"/>
              </w:rPr>
            </w:pPr>
            <w:r w:rsidRPr="00E7242D">
              <w:rPr>
                <w:color w:val="000000" w:themeColor="text1"/>
                <w:sz w:val="12"/>
                <w:szCs w:val="12"/>
              </w:rPr>
              <w:t>NO Orphan</w:t>
            </w:r>
          </w:p>
        </w:tc>
        <w:tc>
          <w:tcPr>
            <w:tcW w:w="2072" w:type="dxa"/>
            <w:tcBorders>
              <w:top w:val="nil"/>
              <w:left w:val="nil"/>
              <w:bottom w:val="single" w:sz="8" w:space="0" w:color="auto"/>
              <w:right w:val="single" w:sz="8" w:space="0" w:color="auto"/>
            </w:tcBorders>
            <w:tcMar>
              <w:top w:w="0" w:type="dxa"/>
              <w:left w:w="108" w:type="dxa"/>
              <w:bottom w:w="0" w:type="dxa"/>
              <w:right w:w="108" w:type="dxa"/>
            </w:tcMar>
          </w:tcPr>
          <w:p w14:paraId="1F49C34D" w14:textId="77777777" w:rsidR="00325E5C" w:rsidRPr="00E7242D" w:rsidRDefault="00325E5C">
            <w:pPr>
              <w:rPr>
                <w:color w:val="000000" w:themeColor="text1"/>
                <w:sz w:val="12"/>
                <w:szCs w:val="12"/>
              </w:rPr>
            </w:pPr>
            <w:r w:rsidRPr="00E7242D">
              <w:rPr>
                <w:color w:val="000000" w:themeColor="text1"/>
                <w:sz w:val="12"/>
                <w:szCs w:val="12"/>
              </w:rPr>
              <w:t xml:space="preserve">Use Agent/Manager’ </w:t>
            </w:r>
            <w:proofErr w:type="gramStart"/>
            <w:r w:rsidRPr="00E7242D">
              <w:rPr>
                <w:color w:val="000000" w:themeColor="text1"/>
                <w:sz w:val="12"/>
                <w:szCs w:val="12"/>
              </w:rPr>
              <w:t>PERSONAL  Persistency</w:t>
            </w:r>
            <w:proofErr w:type="gramEnd"/>
            <w:r w:rsidRPr="00E7242D">
              <w:rPr>
                <w:color w:val="000000" w:themeColor="text1"/>
                <w:sz w:val="12"/>
                <w:szCs w:val="12"/>
              </w:rPr>
              <w:t xml:space="preserve"> in WCM020B (for </w:t>
            </w:r>
            <w:proofErr w:type="spellStart"/>
            <w:r w:rsidRPr="00E7242D">
              <w:rPr>
                <w:color w:val="000000" w:themeColor="text1"/>
                <w:sz w:val="12"/>
                <w:szCs w:val="12"/>
              </w:rPr>
              <w:t>Limra</w:t>
            </w:r>
            <w:proofErr w:type="spellEnd"/>
            <w:r w:rsidRPr="00E7242D">
              <w:rPr>
                <w:color w:val="000000" w:themeColor="text1"/>
                <w:sz w:val="12"/>
                <w:szCs w:val="12"/>
              </w:rPr>
              <w:t xml:space="preserve"> 19) and</w:t>
            </w:r>
          </w:p>
          <w:p w14:paraId="6BD633FE" w14:textId="77777777" w:rsidR="00325E5C" w:rsidRPr="00E7242D" w:rsidRDefault="00325E5C">
            <w:pPr>
              <w:rPr>
                <w:color w:val="000000" w:themeColor="text1"/>
                <w:sz w:val="12"/>
                <w:szCs w:val="12"/>
              </w:rPr>
            </w:pPr>
            <w:r w:rsidRPr="00E7242D">
              <w:rPr>
                <w:color w:val="000000" w:themeColor="text1"/>
                <w:sz w:val="12"/>
                <w:szCs w:val="12"/>
              </w:rPr>
              <w:t xml:space="preserve">WCM020C (for </w:t>
            </w:r>
            <w:proofErr w:type="spellStart"/>
            <w:r w:rsidRPr="00E7242D">
              <w:rPr>
                <w:color w:val="000000" w:themeColor="text1"/>
                <w:sz w:val="12"/>
                <w:szCs w:val="12"/>
              </w:rPr>
              <w:t>Limra</w:t>
            </w:r>
            <w:proofErr w:type="spellEnd"/>
            <w:r w:rsidRPr="00E7242D">
              <w:rPr>
                <w:color w:val="000000" w:themeColor="text1"/>
                <w:sz w:val="12"/>
                <w:szCs w:val="12"/>
              </w:rPr>
              <w:t xml:space="preserve"> 25)</w:t>
            </w:r>
          </w:p>
          <w:p w14:paraId="13957B02" w14:textId="77777777" w:rsidR="00325E5C" w:rsidRPr="00E7242D" w:rsidRDefault="00325E5C">
            <w:pPr>
              <w:rPr>
                <w:color w:val="000000" w:themeColor="text1"/>
                <w:sz w:val="12"/>
                <w:szCs w:val="12"/>
              </w:rPr>
            </w:pPr>
          </w:p>
        </w:tc>
        <w:tc>
          <w:tcPr>
            <w:tcW w:w="2296" w:type="dxa"/>
            <w:tcBorders>
              <w:top w:val="nil"/>
              <w:left w:val="nil"/>
              <w:bottom w:val="single" w:sz="8" w:space="0" w:color="auto"/>
              <w:right w:val="single" w:sz="8" w:space="0" w:color="auto"/>
            </w:tcBorders>
            <w:tcMar>
              <w:top w:w="0" w:type="dxa"/>
              <w:left w:w="108" w:type="dxa"/>
              <w:bottom w:w="0" w:type="dxa"/>
              <w:right w:w="108" w:type="dxa"/>
            </w:tcMar>
          </w:tcPr>
          <w:p w14:paraId="689CA635" w14:textId="77777777" w:rsidR="00325E5C" w:rsidRPr="00E7242D" w:rsidRDefault="00325E5C">
            <w:pPr>
              <w:rPr>
                <w:color w:val="000000" w:themeColor="text1"/>
                <w:sz w:val="12"/>
                <w:szCs w:val="12"/>
              </w:rPr>
            </w:pPr>
            <w:r w:rsidRPr="00E7242D">
              <w:rPr>
                <w:color w:val="000000" w:themeColor="text1"/>
                <w:sz w:val="12"/>
                <w:szCs w:val="12"/>
              </w:rPr>
              <w:t xml:space="preserve">Use </w:t>
            </w:r>
            <w:proofErr w:type="gramStart"/>
            <w:r w:rsidRPr="00E7242D">
              <w:rPr>
                <w:color w:val="000000" w:themeColor="text1"/>
                <w:sz w:val="12"/>
                <w:szCs w:val="12"/>
              </w:rPr>
              <w:t>Manager’s  UNIT</w:t>
            </w:r>
            <w:proofErr w:type="gramEnd"/>
            <w:r w:rsidRPr="00E7242D">
              <w:rPr>
                <w:color w:val="000000" w:themeColor="text1"/>
                <w:sz w:val="12"/>
                <w:szCs w:val="12"/>
              </w:rPr>
              <w:t xml:space="preserve">  Persistency % in </w:t>
            </w:r>
          </w:p>
          <w:p w14:paraId="5CA13F15" w14:textId="77777777" w:rsidR="00325E5C" w:rsidRPr="00E7242D" w:rsidRDefault="00325E5C">
            <w:pPr>
              <w:rPr>
                <w:color w:val="000000" w:themeColor="text1"/>
                <w:sz w:val="12"/>
                <w:szCs w:val="12"/>
              </w:rPr>
            </w:pPr>
            <w:r w:rsidRPr="00E7242D">
              <w:rPr>
                <w:color w:val="000000" w:themeColor="text1"/>
                <w:sz w:val="12"/>
                <w:szCs w:val="12"/>
              </w:rPr>
              <w:t xml:space="preserve">WCM020B (for </w:t>
            </w:r>
            <w:proofErr w:type="spellStart"/>
            <w:r w:rsidRPr="00E7242D">
              <w:rPr>
                <w:color w:val="000000" w:themeColor="text1"/>
                <w:sz w:val="12"/>
                <w:szCs w:val="12"/>
              </w:rPr>
              <w:t>Limra</w:t>
            </w:r>
            <w:proofErr w:type="spellEnd"/>
            <w:r w:rsidRPr="00E7242D">
              <w:rPr>
                <w:color w:val="000000" w:themeColor="text1"/>
                <w:sz w:val="12"/>
                <w:szCs w:val="12"/>
              </w:rPr>
              <w:t xml:space="preserve"> 19) and</w:t>
            </w:r>
          </w:p>
          <w:p w14:paraId="30FDDDD3" w14:textId="77777777" w:rsidR="00325E5C" w:rsidRPr="00E7242D" w:rsidRDefault="00325E5C">
            <w:pPr>
              <w:rPr>
                <w:color w:val="000000" w:themeColor="text1"/>
                <w:sz w:val="12"/>
                <w:szCs w:val="12"/>
              </w:rPr>
            </w:pPr>
            <w:r w:rsidRPr="00E7242D">
              <w:rPr>
                <w:color w:val="000000" w:themeColor="text1"/>
                <w:sz w:val="12"/>
                <w:szCs w:val="12"/>
              </w:rPr>
              <w:t xml:space="preserve">WCM020C (for </w:t>
            </w:r>
            <w:proofErr w:type="spellStart"/>
            <w:r w:rsidRPr="00E7242D">
              <w:rPr>
                <w:color w:val="000000" w:themeColor="text1"/>
                <w:sz w:val="12"/>
                <w:szCs w:val="12"/>
              </w:rPr>
              <w:t>Limra</w:t>
            </w:r>
            <w:proofErr w:type="spellEnd"/>
            <w:r w:rsidRPr="00E7242D">
              <w:rPr>
                <w:color w:val="000000" w:themeColor="text1"/>
                <w:sz w:val="12"/>
                <w:szCs w:val="12"/>
              </w:rPr>
              <w:t xml:space="preserve"> 25)</w:t>
            </w:r>
          </w:p>
          <w:p w14:paraId="1633AF49" w14:textId="77777777" w:rsidR="00325E5C" w:rsidRPr="00E7242D" w:rsidRDefault="00325E5C">
            <w:pPr>
              <w:rPr>
                <w:color w:val="000000" w:themeColor="text1"/>
                <w:sz w:val="12"/>
                <w:szCs w:val="12"/>
              </w:rPr>
            </w:pPr>
          </w:p>
        </w:tc>
        <w:tc>
          <w:tcPr>
            <w:tcW w:w="2469" w:type="dxa"/>
            <w:tcBorders>
              <w:top w:val="nil"/>
              <w:left w:val="nil"/>
              <w:bottom w:val="single" w:sz="8" w:space="0" w:color="auto"/>
              <w:right w:val="single" w:sz="8" w:space="0" w:color="auto"/>
            </w:tcBorders>
            <w:tcMar>
              <w:top w:w="0" w:type="dxa"/>
              <w:left w:w="108" w:type="dxa"/>
              <w:bottom w:w="0" w:type="dxa"/>
              <w:right w:w="108" w:type="dxa"/>
            </w:tcMar>
          </w:tcPr>
          <w:p w14:paraId="57D84FDF" w14:textId="77777777" w:rsidR="00325E5C" w:rsidRPr="00E7242D" w:rsidRDefault="00325E5C">
            <w:pPr>
              <w:rPr>
                <w:color w:val="000000" w:themeColor="text1"/>
                <w:sz w:val="12"/>
                <w:szCs w:val="12"/>
              </w:rPr>
            </w:pPr>
            <w:r w:rsidRPr="00E7242D">
              <w:rPr>
                <w:color w:val="000000" w:themeColor="text1"/>
                <w:sz w:val="12"/>
                <w:szCs w:val="12"/>
              </w:rPr>
              <w:t xml:space="preserve">Use </w:t>
            </w:r>
            <w:proofErr w:type="gramStart"/>
            <w:r w:rsidRPr="00E7242D">
              <w:rPr>
                <w:color w:val="000000" w:themeColor="text1"/>
                <w:sz w:val="12"/>
                <w:szCs w:val="12"/>
              </w:rPr>
              <w:t>RD’s  DOWN</w:t>
            </w:r>
            <w:proofErr w:type="gramEnd"/>
            <w:r w:rsidRPr="00E7242D">
              <w:rPr>
                <w:color w:val="000000" w:themeColor="text1"/>
                <w:sz w:val="12"/>
                <w:szCs w:val="12"/>
              </w:rPr>
              <w:t>_LINE  Persistency in</w:t>
            </w:r>
          </w:p>
          <w:p w14:paraId="207CFB60" w14:textId="77777777" w:rsidR="00325E5C" w:rsidRPr="00E7242D" w:rsidRDefault="00325E5C">
            <w:pPr>
              <w:rPr>
                <w:color w:val="000000" w:themeColor="text1"/>
                <w:sz w:val="12"/>
                <w:szCs w:val="12"/>
              </w:rPr>
            </w:pPr>
            <w:r w:rsidRPr="00E7242D">
              <w:rPr>
                <w:color w:val="000000" w:themeColor="text1"/>
                <w:sz w:val="12"/>
                <w:szCs w:val="12"/>
              </w:rPr>
              <w:t xml:space="preserve">WCM020B (for </w:t>
            </w:r>
            <w:proofErr w:type="spellStart"/>
            <w:r w:rsidRPr="00E7242D">
              <w:rPr>
                <w:color w:val="000000" w:themeColor="text1"/>
                <w:sz w:val="12"/>
                <w:szCs w:val="12"/>
              </w:rPr>
              <w:t>Limra</w:t>
            </w:r>
            <w:proofErr w:type="spellEnd"/>
            <w:r w:rsidRPr="00E7242D">
              <w:rPr>
                <w:color w:val="000000" w:themeColor="text1"/>
                <w:sz w:val="12"/>
                <w:szCs w:val="12"/>
              </w:rPr>
              <w:t xml:space="preserve"> 19) and</w:t>
            </w:r>
          </w:p>
          <w:p w14:paraId="75C451C9" w14:textId="77777777" w:rsidR="00325E5C" w:rsidRPr="00E7242D" w:rsidRDefault="00325E5C">
            <w:pPr>
              <w:rPr>
                <w:color w:val="000000" w:themeColor="text1"/>
                <w:sz w:val="12"/>
                <w:szCs w:val="12"/>
              </w:rPr>
            </w:pPr>
            <w:r w:rsidRPr="00E7242D">
              <w:rPr>
                <w:color w:val="000000" w:themeColor="text1"/>
                <w:sz w:val="12"/>
                <w:szCs w:val="12"/>
              </w:rPr>
              <w:t xml:space="preserve">WCM020C (for </w:t>
            </w:r>
            <w:proofErr w:type="spellStart"/>
            <w:r w:rsidRPr="00E7242D">
              <w:rPr>
                <w:color w:val="000000" w:themeColor="text1"/>
                <w:sz w:val="12"/>
                <w:szCs w:val="12"/>
              </w:rPr>
              <w:t>Limra</w:t>
            </w:r>
            <w:proofErr w:type="spellEnd"/>
            <w:r w:rsidRPr="00E7242D">
              <w:rPr>
                <w:color w:val="000000" w:themeColor="text1"/>
                <w:sz w:val="12"/>
                <w:szCs w:val="12"/>
              </w:rPr>
              <w:t xml:space="preserve"> 25)</w:t>
            </w:r>
          </w:p>
          <w:p w14:paraId="078289E7" w14:textId="77777777" w:rsidR="00325E5C" w:rsidRPr="00E7242D" w:rsidRDefault="00325E5C">
            <w:pPr>
              <w:rPr>
                <w:color w:val="000000" w:themeColor="text1"/>
                <w:sz w:val="12"/>
                <w:szCs w:val="12"/>
              </w:rPr>
            </w:pPr>
          </w:p>
        </w:tc>
        <w:tc>
          <w:tcPr>
            <w:tcW w:w="1839" w:type="dxa"/>
            <w:tcBorders>
              <w:top w:val="nil"/>
              <w:left w:val="nil"/>
              <w:bottom w:val="single" w:sz="8" w:space="0" w:color="auto"/>
              <w:right w:val="single" w:sz="8" w:space="0" w:color="auto"/>
            </w:tcBorders>
            <w:tcMar>
              <w:top w:w="0" w:type="dxa"/>
              <w:left w:w="108" w:type="dxa"/>
              <w:bottom w:w="0" w:type="dxa"/>
              <w:right w:w="108" w:type="dxa"/>
            </w:tcMar>
          </w:tcPr>
          <w:p w14:paraId="35F11C64" w14:textId="77777777" w:rsidR="00325E5C" w:rsidRPr="00E7242D" w:rsidRDefault="00325E5C">
            <w:pPr>
              <w:rPr>
                <w:color w:val="000000" w:themeColor="text1"/>
                <w:sz w:val="12"/>
                <w:szCs w:val="12"/>
              </w:rPr>
            </w:pPr>
            <w:r w:rsidRPr="00E7242D">
              <w:rPr>
                <w:b/>
                <w:bCs/>
                <w:color w:val="000000" w:themeColor="text1"/>
                <w:sz w:val="12"/>
                <w:szCs w:val="12"/>
              </w:rPr>
              <w:t>By assumption</w:t>
            </w:r>
            <w:r w:rsidRPr="00E7242D">
              <w:rPr>
                <w:color w:val="000000" w:themeColor="text1"/>
                <w:sz w:val="12"/>
                <w:szCs w:val="12"/>
              </w:rPr>
              <w:t xml:space="preserve">, use </w:t>
            </w:r>
            <w:proofErr w:type="spellStart"/>
            <w:r w:rsidRPr="00E7242D">
              <w:rPr>
                <w:color w:val="000000" w:themeColor="text1"/>
                <w:sz w:val="12"/>
                <w:szCs w:val="12"/>
              </w:rPr>
              <w:t>Inforce</w:t>
            </w:r>
            <w:proofErr w:type="spellEnd"/>
            <w:r w:rsidRPr="00E7242D">
              <w:rPr>
                <w:color w:val="000000" w:themeColor="text1"/>
                <w:sz w:val="12"/>
                <w:szCs w:val="12"/>
              </w:rPr>
              <w:t xml:space="preserve"> Agent’s </w:t>
            </w:r>
            <w:proofErr w:type="gramStart"/>
            <w:r w:rsidRPr="00E7242D">
              <w:rPr>
                <w:color w:val="000000" w:themeColor="text1"/>
                <w:sz w:val="12"/>
                <w:szCs w:val="12"/>
              </w:rPr>
              <w:t>PERSONAL  [</w:t>
            </w:r>
            <w:proofErr w:type="gramEnd"/>
            <w:r w:rsidRPr="00E7242D">
              <w:rPr>
                <w:color w:val="000000" w:themeColor="text1"/>
                <w:sz w:val="12"/>
                <w:szCs w:val="12"/>
              </w:rPr>
              <w:t>Total Lapse] and [Total Exposure] in eBao to calculate the Without Orphan Persistency for Total Agency</w:t>
            </w:r>
          </w:p>
          <w:p w14:paraId="7DDAE804" w14:textId="77777777" w:rsidR="00325E5C" w:rsidRPr="00E7242D" w:rsidRDefault="00325E5C">
            <w:pPr>
              <w:rPr>
                <w:color w:val="000000" w:themeColor="text1"/>
                <w:sz w:val="12"/>
                <w:szCs w:val="12"/>
              </w:rPr>
            </w:pPr>
          </w:p>
        </w:tc>
      </w:tr>
      <w:tr w:rsidR="00325E5C" w14:paraId="37CB0C31" w14:textId="77777777" w:rsidTr="00325E5C">
        <w:trPr>
          <w:trHeight w:val="1052"/>
        </w:trPr>
        <w:tc>
          <w:tcPr>
            <w:tcW w:w="79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679A3DE" w14:textId="77777777" w:rsidR="00325E5C" w:rsidRPr="00E7242D" w:rsidRDefault="00325E5C">
            <w:pPr>
              <w:rPr>
                <w:color w:val="000000" w:themeColor="text1"/>
                <w:sz w:val="12"/>
                <w:szCs w:val="12"/>
              </w:rPr>
            </w:pPr>
            <w:r w:rsidRPr="00E7242D">
              <w:rPr>
                <w:color w:val="000000" w:themeColor="text1"/>
                <w:sz w:val="12"/>
                <w:szCs w:val="12"/>
              </w:rPr>
              <w:t>WITH Orphan</w:t>
            </w:r>
          </w:p>
        </w:tc>
        <w:tc>
          <w:tcPr>
            <w:tcW w:w="2072" w:type="dxa"/>
            <w:tcBorders>
              <w:top w:val="nil"/>
              <w:left w:val="nil"/>
              <w:bottom w:val="single" w:sz="8" w:space="0" w:color="auto"/>
              <w:right w:val="single" w:sz="8" w:space="0" w:color="auto"/>
            </w:tcBorders>
            <w:tcMar>
              <w:top w:w="0" w:type="dxa"/>
              <w:left w:w="108" w:type="dxa"/>
              <w:bottom w:w="0" w:type="dxa"/>
              <w:right w:w="108" w:type="dxa"/>
            </w:tcMar>
            <w:hideMark/>
          </w:tcPr>
          <w:p w14:paraId="3390678C" w14:textId="77777777" w:rsidR="00325E5C" w:rsidRPr="00E7242D" w:rsidRDefault="00325E5C">
            <w:pPr>
              <w:rPr>
                <w:color w:val="000000" w:themeColor="text1"/>
                <w:sz w:val="12"/>
                <w:szCs w:val="12"/>
              </w:rPr>
            </w:pPr>
            <w:r w:rsidRPr="00E7242D">
              <w:rPr>
                <w:color w:val="000000" w:themeColor="text1"/>
                <w:sz w:val="12"/>
                <w:szCs w:val="12"/>
              </w:rPr>
              <w:t>Not applicable for Agent Level</w:t>
            </w:r>
          </w:p>
        </w:tc>
        <w:tc>
          <w:tcPr>
            <w:tcW w:w="2296" w:type="dxa"/>
            <w:tcBorders>
              <w:top w:val="nil"/>
              <w:left w:val="nil"/>
              <w:bottom w:val="single" w:sz="8" w:space="0" w:color="auto"/>
              <w:right w:val="single" w:sz="8" w:space="0" w:color="auto"/>
            </w:tcBorders>
            <w:tcMar>
              <w:top w:w="0" w:type="dxa"/>
              <w:left w:w="108" w:type="dxa"/>
              <w:bottom w:w="0" w:type="dxa"/>
              <w:right w:w="108" w:type="dxa"/>
            </w:tcMar>
          </w:tcPr>
          <w:p w14:paraId="45E12EEA" w14:textId="77777777" w:rsidR="00325E5C" w:rsidRPr="00E7242D" w:rsidRDefault="00325E5C">
            <w:pPr>
              <w:rPr>
                <w:color w:val="000000" w:themeColor="text1"/>
                <w:sz w:val="12"/>
                <w:szCs w:val="12"/>
              </w:rPr>
            </w:pPr>
            <w:r w:rsidRPr="00E7242D">
              <w:rPr>
                <w:b/>
                <w:bCs/>
                <w:color w:val="000000" w:themeColor="text1"/>
                <w:sz w:val="12"/>
                <w:szCs w:val="12"/>
              </w:rPr>
              <w:t>By assumption</w:t>
            </w:r>
            <w:r w:rsidRPr="00E7242D">
              <w:rPr>
                <w:color w:val="000000" w:themeColor="text1"/>
                <w:sz w:val="12"/>
                <w:szCs w:val="12"/>
              </w:rPr>
              <w:t>, use the data as in the ^ Actuarial report to calculate UNIT Persistency with similar logic as for the Region Level</w:t>
            </w:r>
          </w:p>
          <w:p w14:paraId="6AD1A4AA" w14:textId="77777777" w:rsidR="00325E5C" w:rsidRPr="00E7242D" w:rsidRDefault="00325E5C">
            <w:pPr>
              <w:rPr>
                <w:color w:val="000000" w:themeColor="text1"/>
                <w:sz w:val="12"/>
                <w:szCs w:val="12"/>
              </w:rPr>
            </w:pPr>
          </w:p>
          <w:p w14:paraId="07A70FE9" w14:textId="77777777" w:rsidR="00325E5C" w:rsidRPr="00E7242D" w:rsidRDefault="00325E5C">
            <w:pPr>
              <w:rPr>
                <w:color w:val="000000" w:themeColor="text1"/>
                <w:sz w:val="12"/>
                <w:szCs w:val="12"/>
              </w:rPr>
            </w:pPr>
          </w:p>
        </w:tc>
        <w:tc>
          <w:tcPr>
            <w:tcW w:w="2469" w:type="dxa"/>
            <w:tcBorders>
              <w:top w:val="nil"/>
              <w:left w:val="nil"/>
              <w:bottom w:val="single" w:sz="8" w:space="0" w:color="auto"/>
              <w:right w:val="single" w:sz="8" w:space="0" w:color="auto"/>
            </w:tcBorders>
            <w:tcMar>
              <w:top w:w="0" w:type="dxa"/>
              <w:left w:w="108" w:type="dxa"/>
              <w:bottom w:w="0" w:type="dxa"/>
              <w:right w:w="108" w:type="dxa"/>
            </w:tcMar>
          </w:tcPr>
          <w:p w14:paraId="2F1A24C1" w14:textId="77777777" w:rsidR="00325E5C" w:rsidRPr="00E7242D" w:rsidRDefault="00325E5C">
            <w:pPr>
              <w:rPr>
                <w:color w:val="000000" w:themeColor="text1"/>
                <w:sz w:val="12"/>
                <w:szCs w:val="12"/>
              </w:rPr>
            </w:pPr>
            <w:r w:rsidRPr="00E7242D">
              <w:rPr>
                <w:color w:val="000000" w:themeColor="text1"/>
                <w:sz w:val="12"/>
                <w:szCs w:val="12"/>
              </w:rPr>
              <w:t>Use data and logic as in the ^ Actuarial report</w:t>
            </w:r>
          </w:p>
          <w:p w14:paraId="1900C20E" w14:textId="77777777" w:rsidR="00325E5C" w:rsidRPr="00E7242D" w:rsidRDefault="00325E5C">
            <w:pPr>
              <w:rPr>
                <w:color w:val="000000" w:themeColor="text1"/>
                <w:sz w:val="12"/>
                <w:szCs w:val="12"/>
              </w:rPr>
            </w:pPr>
          </w:p>
          <w:p w14:paraId="4D214091" w14:textId="77777777" w:rsidR="00325E5C" w:rsidRPr="00E7242D" w:rsidRDefault="00325E5C">
            <w:pPr>
              <w:rPr>
                <w:color w:val="000000" w:themeColor="text1"/>
                <w:sz w:val="12"/>
                <w:szCs w:val="12"/>
              </w:rPr>
            </w:pPr>
          </w:p>
        </w:tc>
        <w:tc>
          <w:tcPr>
            <w:tcW w:w="1839" w:type="dxa"/>
            <w:tcBorders>
              <w:top w:val="nil"/>
              <w:left w:val="nil"/>
              <w:bottom w:val="single" w:sz="8" w:space="0" w:color="auto"/>
              <w:right w:val="single" w:sz="8" w:space="0" w:color="auto"/>
            </w:tcBorders>
            <w:tcMar>
              <w:top w:w="0" w:type="dxa"/>
              <w:left w:w="108" w:type="dxa"/>
              <w:bottom w:w="0" w:type="dxa"/>
              <w:right w:w="108" w:type="dxa"/>
            </w:tcMar>
          </w:tcPr>
          <w:p w14:paraId="0FB6DE55" w14:textId="77777777" w:rsidR="00325E5C" w:rsidRPr="00E7242D" w:rsidRDefault="00325E5C">
            <w:pPr>
              <w:rPr>
                <w:color w:val="000000" w:themeColor="text1"/>
                <w:sz w:val="12"/>
                <w:szCs w:val="12"/>
              </w:rPr>
            </w:pPr>
            <w:r w:rsidRPr="00E7242D">
              <w:rPr>
                <w:color w:val="000000" w:themeColor="text1"/>
                <w:sz w:val="12"/>
                <w:szCs w:val="12"/>
              </w:rPr>
              <w:t xml:space="preserve">Use the data and logic in the ^Actuarial report </w:t>
            </w:r>
          </w:p>
          <w:p w14:paraId="757C2CAE" w14:textId="77777777" w:rsidR="00325E5C" w:rsidRPr="00E7242D" w:rsidRDefault="00325E5C">
            <w:pPr>
              <w:rPr>
                <w:color w:val="000000" w:themeColor="text1"/>
                <w:sz w:val="12"/>
                <w:szCs w:val="12"/>
              </w:rPr>
            </w:pPr>
          </w:p>
        </w:tc>
      </w:tr>
    </w:tbl>
    <w:p w14:paraId="4D48E189" w14:textId="0A7B65E3" w:rsidR="00325E5C" w:rsidRDefault="00325E5C" w:rsidP="006E5F7B">
      <w:pPr>
        <w:rPr>
          <w:rFonts w:asciiTheme="minorHAnsi" w:eastAsia="Times New Roman" w:hAnsiTheme="minorHAnsi" w:cstheme="minorHAnsi"/>
          <w:sz w:val="22"/>
          <w:szCs w:val="22"/>
          <w:lang w:eastAsia="zh-CN"/>
        </w:rPr>
      </w:pPr>
    </w:p>
    <w:tbl>
      <w:tblPr>
        <w:tblW w:w="8900" w:type="dxa"/>
        <w:tblLook w:val="04A0" w:firstRow="1" w:lastRow="0" w:firstColumn="1" w:lastColumn="0" w:noHBand="0" w:noVBand="1"/>
      </w:tblPr>
      <w:tblGrid>
        <w:gridCol w:w="1020"/>
        <w:gridCol w:w="2480"/>
        <w:gridCol w:w="5400"/>
      </w:tblGrid>
      <w:tr w:rsidR="005A4776" w:rsidRPr="005A4776" w14:paraId="605D1F98" w14:textId="77777777" w:rsidTr="006F164F">
        <w:trPr>
          <w:trHeight w:val="630"/>
          <w:tblHeader/>
        </w:trPr>
        <w:tc>
          <w:tcPr>
            <w:tcW w:w="1020" w:type="dxa"/>
            <w:tcBorders>
              <w:top w:val="single" w:sz="4" w:space="0" w:color="auto"/>
              <w:left w:val="single" w:sz="4" w:space="0" w:color="auto"/>
              <w:bottom w:val="single" w:sz="4" w:space="0" w:color="auto"/>
              <w:right w:val="single" w:sz="4" w:space="0" w:color="auto"/>
            </w:tcBorders>
            <w:shd w:val="clear" w:color="000000" w:fill="2F75B5"/>
            <w:noWrap/>
            <w:vAlign w:val="center"/>
            <w:hideMark/>
          </w:tcPr>
          <w:p w14:paraId="51BD770D" w14:textId="77777777" w:rsidR="005A4776" w:rsidRPr="00E7242D" w:rsidRDefault="005A4776" w:rsidP="005A4776">
            <w:pPr>
              <w:jc w:val="center"/>
              <w:rPr>
                <w:rFonts w:ascii="Calibri" w:eastAsia="Times New Roman" w:hAnsi="Calibri" w:cs="Calibri"/>
                <w:b/>
                <w:bCs/>
                <w:color w:val="FFFFFF"/>
                <w:sz w:val="16"/>
                <w:szCs w:val="16"/>
                <w:lang w:val="en-HK" w:eastAsia="zh-CN"/>
              </w:rPr>
            </w:pPr>
            <w:r w:rsidRPr="00E7242D">
              <w:rPr>
                <w:rFonts w:ascii="Calibri" w:eastAsia="Times New Roman" w:hAnsi="Calibri" w:cs="Calibri"/>
                <w:b/>
                <w:bCs/>
                <w:color w:val="FFFFFF"/>
                <w:sz w:val="16"/>
                <w:szCs w:val="16"/>
                <w:lang w:val="en-HK" w:eastAsia="zh-CN"/>
              </w:rPr>
              <w:t>#</w:t>
            </w:r>
          </w:p>
        </w:tc>
        <w:tc>
          <w:tcPr>
            <w:tcW w:w="2480" w:type="dxa"/>
            <w:tcBorders>
              <w:top w:val="single" w:sz="4" w:space="0" w:color="auto"/>
              <w:left w:val="nil"/>
              <w:bottom w:val="single" w:sz="4" w:space="0" w:color="auto"/>
              <w:right w:val="single" w:sz="4" w:space="0" w:color="auto"/>
            </w:tcBorders>
            <w:shd w:val="clear" w:color="000000" w:fill="2F75B5"/>
            <w:vAlign w:val="center"/>
            <w:hideMark/>
          </w:tcPr>
          <w:p w14:paraId="6C8D1220" w14:textId="77777777" w:rsidR="005A4776" w:rsidRPr="00E7242D" w:rsidRDefault="005A4776" w:rsidP="005A4776">
            <w:pPr>
              <w:rPr>
                <w:rFonts w:ascii="Calibri" w:eastAsia="Times New Roman" w:hAnsi="Calibri" w:cs="Calibri"/>
                <w:b/>
                <w:bCs/>
                <w:color w:val="FFFFFF"/>
                <w:sz w:val="16"/>
                <w:szCs w:val="16"/>
                <w:lang w:val="en-HK" w:eastAsia="zh-CN"/>
              </w:rPr>
            </w:pPr>
            <w:r w:rsidRPr="00E7242D">
              <w:rPr>
                <w:rFonts w:ascii="Calibri" w:eastAsia="Times New Roman" w:hAnsi="Calibri" w:cs="Calibri"/>
                <w:b/>
                <w:bCs/>
                <w:color w:val="FFFFFF"/>
                <w:sz w:val="16"/>
                <w:szCs w:val="16"/>
                <w:lang w:val="en-HK" w:eastAsia="zh-CN"/>
              </w:rPr>
              <w:t>Items</w:t>
            </w:r>
          </w:p>
        </w:tc>
        <w:tc>
          <w:tcPr>
            <w:tcW w:w="5400" w:type="dxa"/>
            <w:tcBorders>
              <w:top w:val="single" w:sz="4" w:space="0" w:color="auto"/>
              <w:left w:val="nil"/>
              <w:bottom w:val="single" w:sz="4" w:space="0" w:color="auto"/>
              <w:right w:val="single" w:sz="4" w:space="0" w:color="auto"/>
            </w:tcBorders>
            <w:shd w:val="clear" w:color="000000" w:fill="2F75B5"/>
            <w:vAlign w:val="center"/>
            <w:hideMark/>
          </w:tcPr>
          <w:p w14:paraId="7AFD3EBF" w14:textId="77777777" w:rsidR="005A4776" w:rsidRPr="00E7242D" w:rsidRDefault="005A4776" w:rsidP="005A4776">
            <w:pPr>
              <w:rPr>
                <w:rFonts w:ascii="Calibri" w:eastAsia="Times New Roman" w:hAnsi="Calibri" w:cs="Calibri"/>
                <w:b/>
                <w:bCs/>
                <w:color w:val="FFFFFF"/>
                <w:sz w:val="16"/>
                <w:szCs w:val="16"/>
                <w:lang w:val="en-HK" w:eastAsia="zh-CN"/>
              </w:rPr>
            </w:pPr>
            <w:r w:rsidRPr="00E7242D">
              <w:rPr>
                <w:rFonts w:ascii="Calibri" w:eastAsia="Times New Roman" w:hAnsi="Calibri" w:cs="Calibri"/>
                <w:b/>
                <w:bCs/>
                <w:color w:val="FFFFFF"/>
                <w:sz w:val="16"/>
                <w:szCs w:val="16"/>
                <w:lang w:val="en-HK" w:eastAsia="zh-CN"/>
              </w:rPr>
              <w:t>Definition</w:t>
            </w:r>
          </w:p>
        </w:tc>
      </w:tr>
      <w:tr w:rsidR="005A4776" w:rsidRPr="005A4776" w14:paraId="5DEE8266" w14:textId="77777777" w:rsidTr="00E7242D">
        <w:trPr>
          <w:trHeight w:val="200"/>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6F91EDF2" w14:textId="77777777" w:rsidR="005A4776" w:rsidRPr="00E7242D" w:rsidRDefault="005A4776" w:rsidP="005A4776">
            <w:pPr>
              <w:jc w:val="cente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1</w:t>
            </w:r>
          </w:p>
        </w:tc>
        <w:tc>
          <w:tcPr>
            <w:tcW w:w="2480" w:type="dxa"/>
            <w:tcBorders>
              <w:top w:val="nil"/>
              <w:left w:val="nil"/>
              <w:bottom w:val="single" w:sz="4" w:space="0" w:color="auto"/>
              <w:right w:val="single" w:sz="4" w:space="0" w:color="auto"/>
            </w:tcBorders>
            <w:shd w:val="clear" w:color="auto" w:fill="auto"/>
            <w:vAlign w:val="center"/>
            <w:hideMark/>
          </w:tcPr>
          <w:p w14:paraId="4C62540D"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APE (HK$ 'M)</w:t>
            </w:r>
          </w:p>
        </w:tc>
        <w:tc>
          <w:tcPr>
            <w:tcW w:w="5400" w:type="dxa"/>
            <w:tcBorders>
              <w:top w:val="nil"/>
              <w:left w:val="nil"/>
              <w:bottom w:val="single" w:sz="4" w:space="0" w:color="auto"/>
              <w:right w:val="single" w:sz="4" w:space="0" w:color="auto"/>
            </w:tcBorders>
            <w:shd w:val="clear" w:color="auto" w:fill="auto"/>
            <w:vAlign w:val="center"/>
            <w:hideMark/>
          </w:tcPr>
          <w:p w14:paraId="733F495E"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 xml:space="preserve">Sum of MTD APE Approved </w:t>
            </w:r>
          </w:p>
        </w:tc>
      </w:tr>
      <w:tr w:rsidR="005A4776" w:rsidRPr="005A4776" w14:paraId="4042D3C8" w14:textId="77777777" w:rsidTr="00E7242D">
        <w:trPr>
          <w:trHeight w:val="443"/>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220D6896" w14:textId="77777777" w:rsidR="005A4776" w:rsidRPr="00E7242D" w:rsidRDefault="005A4776" w:rsidP="005A4776">
            <w:pPr>
              <w:jc w:val="cente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2</w:t>
            </w:r>
          </w:p>
        </w:tc>
        <w:tc>
          <w:tcPr>
            <w:tcW w:w="2480" w:type="dxa"/>
            <w:tcBorders>
              <w:top w:val="nil"/>
              <w:left w:val="nil"/>
              <w:bottom w:val="single" w:sz="4" w:space="0" w:color="auto"/>
              <w:right w:val="single" w:sz="4" w:space="0" w:color="auto"/>
            </w:tcBorders>
            <w:shd w:val="clear" w:color="auto" w:fill="auto"/>
            <w:vAlign w:val="center"/>
            <w:hideMark/>
          </w:tcPr>
          <w:p w14:paraId="7771FAAF"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Agent Productivity by APE</w:t>
            </w:r>
          </w:p>
        </w:tc>
        <w:tc>
          <w:tcPr>
            <w:tcW w:w="5400" w:type="dxa"/>
            <w:tcBorders>
              <w:top w:val="nil"/>
              <w:left w:val="nil"/>
              <w:bottom w:val="single" w:sz="4" w:space="0" w:color="auto"/>
              <w:right w:val="single" w:sz="4" w:space="0" w:color="auto"/>
            </w:tcBorders>
            <w:shd w:val="clear" w:color="auto" w:fill="auto"/>
            <w:vAlign w:val="center"/>
            <w:hideMark/>
          </w:tcPr>
          <w:p w14:paraId="6AAB149E"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Sum of MTD APE Approved, divided by average of MTD Manpower</w:t>
            </w:r>
          </w:p>
        </w:tc>
      </w:tr>
      <w:tr w:rsidR="005A4776" w:rsidRPr="005A4776" w14:paraId="2861AE91" w14:textId="77777777" w:rsidTr="00E7242D">
        <w:trPr>
          <w:trHeight w:val="182"/>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5EC36616" w14:textId="77777777" w:rsidR="005A4776" w:rsidRPr="00E7242D" w:rsidRDefault="005A4776" w:rsidP="005A4776">
            <w:pPr>
              <w:jc w:val="cente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3</w:t>
            </w:r>
          </w:p>
        </w:tc>
        <w:tc>
          <w:tcPr>
            <w:tcW w:w="2480" w:type="dxa"/>
            <w:tcBorders>
              <w:top w:val="nil"/>
              <w:left w:val="nil"/>
              <w:bottom w:val="single" w:sz="4" w:space="0" w:color="auto"/>
              <w:right w:val="single" w:sz="4" w:space="0" w:color="auto"/>
            </w:tcBorders>
            <w:shd w:val="clear" w:color="auto" w:fill="auto"/>
            <w:vAlign w:val="center"/>
            <w:hideMark/>
          </w:tcPr>
          <w:p w14:paraId="0930504F"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Case Size by APE</w:t>
            </w:r>
          </w:p>
        </w:tc>
        <w:tc>
          <w:tcPr>
            <w:tcW w:w="5400" w:type="dxa"/>
            <w:tcBorders>
              <w:top w:val="nil"/>
              <w:left w:val="nil"/>
              <w:bottom w:val="single" w:sz="4" w:space="0" w:color="auto"/>
              <w:right w:val="single" w:sz="4" w:space="0" w:color="auto"/>
            </w:tcBorders>
            <w:shd w:val="clear" w:color="auto" w:fill="auto"/>
            <w:vAlign w:val="center"/>
            <w:hideMark/>
          </w:tcPr>
          <w:p w14:paraId="1D8592E9"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Sum of MTD APE Approved, divided by sum of MTD Approval Case Count</w:t>
            </w:r>
          </w:p>
        </w:tc>
      </w:tr>
      <w:tr w:rsidR="005A4776" w:rsidRPr="005A4776" w14:paraId="181B62BE" w14:textId="77777777" w:rsidTr="00E7242D">
        <w:trPr>
          <w:trHeight w:val="542"/>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4672B3D0" w14:textId="77777777" w:rsidR="005A4776" w:rsidRPr="00E7242D" w:rsidRDefault="005A4776" w:rsidP="005A4776">
            <w:pPr>
              <w:jc w:val="cente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4</w:t>
            </w:r>
          </w:p>
        </w:tc>
        <w:tc>
          <w:tcPr>
            <w:tcW w:w="2480" w:type="dxa"/>
            <w:tcBorders>
              <w:top w:val="nil"/>
              <w:left w:val="nil"/>
              <w:bottom w:val="single" w:sz="4" w:space="0" w:color="auto"/>
              <w:right w:val="single" w:sz="4" w:space="0" w:color="auto"/>
            </w:tcBorders>
            <w:shd w:val="clear" w:color="auto" w:fill="auto"/>
            <w:vAlign w:val="center"/>
            <w:hideMark/>
          </w:tcPr>
          <w:p w14:paraId="396902D0"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Average Case (Per Agent)</w:t>
            </w:r>
          </w:p>
        </w:tc>
        <w:tc>
          <w:tcPr>
            <w:tcW w:w="5400" w:type="dxa"/>
            <w:tcBorders>
              <w:top w:val="nil"/>
              <w:left w:val="nil"/>
              <w:bottom w:val="single" w:sz="4" w:space="0" w:color="auto"/>
              <w:right w:val="single" w:sz="4" w:space="0" w:color="auto"/>
            </w:tcBorders>
            <w:shd w:val="clear" w:color="auto" w:fill="auto"/>
            <w:vAlign w:val="center"/>
            <w:hideMark/>
          </w:tcPr>
          <w:p w14:paraId="0C9DADA6"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Sum of MTD Approval Case Count, divided by average of MTD Manpower</w:t>
            </w:r>
            <w:r w:rsidRPr="00E7242D">
              <w:rPr>
                <w:rFonts w:ascii="Calibri" w:eastAsia="Times New Roman" w:hAnsi="Calibri" w:cs="Calibri"/>
                <w:color w:val="000000"/>
                <w:sz w:val="16"/>
                <w:szCs w:val="16"/>
                <w:lang w:val="en-HK" w:eastAsia="zh-CN"/>
              </w:rPr>
              <w:br/>
            </w:r>
            <w:r w:rsidRPr="00E7242D">
              <w:rPr>
                <w:rFonts w:ascii="Calibri" w:eastAsia="Times New Roman" w:hAnsi="Calibri" w:cs="Calibri"/>
                <w:i/>
                <w:iCs/>
                <w:color w:val="4472C4"/>
                <w:sz w:val="16"/>
                <w:szCs w:val="16"/>
                <w:lang w:val="en-HK" w:eastAsia="zh-CN"/>
              </w:rPr>
              <w:t>~ MTD Manpower = 1 for Agent with [Agent Status] = "</w:t>
            </w:r>
            <w:proofErr w:type="spellStart"/>
            <w:r w:rsidRPr="00E7242D">
              <w:rPr>
                <w:rFonts w:ascii="Calibri" w:eastAsia="Times New Roman" w:hAnsi="Calibri" w:cs="Calibri"/>
                <w:i/>
                <w:iCs/>
                <w:color w:val="4472C4"/>
                <w:sz w:val="16"/>
                <w:szCs w:val="16"/>
                <w:lang w:val="en-HK" w:eastAsia="zh-CN"/>
              </w:rPr>
              <w:t>Inforce</w:t>
            </w:r>
            <w:proofErr w:type="spellEnd"/>
            <w:r w:rsidRPr="00E7242D">
              <w:rPr>
                <w:rFonts w:ascii="Calibri" w:eastAsia="Times New Roman" w:hAnsi="Calibri" w:cs="Calibri"/>
                <w:i/>
                <w:iCs/>
                <w:color w:val="4472C4"/>
                <w:sz w:val="16"/>
                <w:szCs w:val="16"/>
                <w:lang w:val="en-HK" w:eastAsia="zh-CN"/>
              </w:rPr>
              <w:t>"</w:t>
            </w:r>
            <w:r w:rsidRPr="00E7242D">
              <w:rPr>
                <w:rFonts w:ascii="Calibri" w:eastAsia="Times New Roman" w:hAnsi="Calibri" w:cs="Calibri"/>
                <w:color w:val="000000"/>
                <w:sz w:val="16"/>
                <w:szCs w:val="16"/>
                <w:lang w:val="en-HK" w:eastAsia="zh-CN"/>
              </w:rPr>
              <w:t xml:space="preserve"> </w:t>
            </w:r>
            <w:r w:rsidRPr="00E7242D">
              <w:rPr>
                <w:rFonts w:ascii="Calibri" w:eastAsia="Times New Roman" w:hAnsi="Calibri" w:cs="Calibri"/>
                <w:i/>
                <w:iCs/>
                <w:color w:val="4472C4"/>
                <w:sz w:val="16"/>
                <w:szCs w:val="16"/>
                <w:lang w:val="en-HK" w:eastAsia="zh-CN"/>
              </w:rPr>
              <w:t>in that month</w:t>
            </w:r>
          </w:p>
        </w:tc>
      </w:tr>
      <w:tr w:rsidR="005A4776" w:rsidRPr="005A4776" w14:paraId="1C4EBA68" w14:textId="77777777" w:rsidTr="00E7242D">
        <w:trPr>
          <w:trHeight w:val="722"/>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6DA7D7A8" w14:textId="77777777" w:rsidR="005A4776" w:rsidRPr="00E7242D" w:rsidRDefault="005A4776" w:rsidP="005A4776">
            <w:pPr>
              <w:jc w:val="cente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5</w:t>
            </w:r>
          </w:p>
        </w:tc>
        <w:tc>
          <w:tcPr>
            <w:tcW w:w="2480" w:type="dxa"/>
            <w:tcBorders>
              <w:top w:val="nil"/>
              <w:left w:val="nil"/>
              <w:bottom w:val="single" w:sz="4" w:space="0" w:color="auto"/>
              <w:right w:val="single" w:sz="4" w:space="0" w:color="auto"/>
            </w:tcBorders>
            <w:shd w:val="clear" w:color="auto" w:fill="auto"/>
            <w:vAlign w:val="center"/>
            <w:hideMark/>
          </w:tcPr>
          <w:p w14:paraId="5B09308E"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Case per Active Agent</w:t>
            </w:r>
          </w:p>
        </w:tc>
        <w:tc>
          <w:tcPr>
            <w:tcW w:w="5400" w:type="dxa"/>
            <w:tcBorders>
              <w:top w:val="nil"/>
              <w:left w:val="nil"/>
              <w:bottom w:val="single" w:sz="4" w:space="0" w:color="auto"/>
              <w:right w:val="single" w:sz="4" w:space="0" w:color="auto"/>
            </w:tcBorders>
            <w:shd w:val="clear" w:color="auto" w:fill="auto"/>
            <w:vAlign w:val="center"/>
            <w:hideMark/>
          </w:tcPr>
          <w:p w14:paraId="0A98A06A"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 xml:space="preserve">Sum of MTD Approval Case Count, divided by average of MTD </w:t>
            </w:r>
            <w:proofErr w:type="spellStart"/>
            <w:r w:rsidRPr="00E7242D">
              <w:rPr>
                <w:rFonts w:ascii="Calibri" w:eastAsia="Times New Roman" w:hAnsi="Calibri" w:cs="Calibri"/>
                <w:color w:val="000000"/>
                <w:sz w:val="16"/>
                <w:szCs w:val="16"/>
                <w:lang w:val="en-HK" w:eastAsia="zh-CN"/>
              </w:rPr>
              <w:t>Inforce</w:t>
            </w:r>
            <w:proofErr w:type="spellEnd"/>
            <w:r w:rsidRPr="00E7242D">
              <w:rPr>
                <w:rFonts w:ascii="Calibri" w:eastAsia="Times New Roman" w:hAnsi="Calibri" w:cs="Calibri"/>
                <w:color w:val="000000"/>
                <w:sz w:val="16"/>
                <w:szCs w:val="16"/>
                <w:lang w:val="en-HK" w:eastAsia="zh-CN"/>
              </w:rPr>
              <w:t xml:space="preserve"> Active Agent Count</w:t>
            </w:r>
            <w:r w:rsidRPr="00E7242D">
              <w:rPr>
                <w:rFonts w:ascii="Calibri" w:eastAsia="Times New Roman" w:hAnsi="Calibri" w:cs="Calibri"/>
                <w:color w:val="000000"/>
                <w:sz w:val="16"/>
                <w:szCs w:val="16"/>
                <w:lang w:val="en-HK" w:eastAsia="zh-CN"/>
              </w:rPr>
              <w:br/>
            </w:r>
            <w:r w:rsidRPr="00E7242D">
              <w:rPr>
                <w:rFonts w:ascii="Calibri" w:eastAsia="Times New Roman" w:hAnsi="Calibri" w:cs="Calibri"/>
                <w:i/>
                <w:iCs/>
                <w:color w:val="4472C4"/>
                <w:sz w:val="16"/>
                <w:szCs w:val="16"/>
                <w:lang w:val="en-HK" w:eastAsia="zh-CN"/>
              </w:rPr>
              <w:t>~ Active Agent Count = 1 for Agent with [Agent Status] = "</w:t>
            </w:r>
            <w:proofErr w:type="spellStart"/>
            <w:r w:rsidRPr="00E7242D">
              <w:rPr>
                <w:rFonts w:ascii="Calibri" w:eastAsia="Times New Roman" w:hAnsi="Calibri" w:cs="Calibri"/>
                <w:i/>
                <w:iCs/>
                <w:color w:val="4472C4"/>
                <w:sz w:val="16"/>
                <w:szCs w:val="16"/>
                <w:lang w:val="en-HK" w:eastAsia="zh-CN"/>
              </w:rPr>
              <w:t>Inforce</w:t>
            </w:r>
            <w:proofErr w:type="spellEnd"/>
            <w:r w:rsidRPr="00E7242D">
              <w:rPr>
                <w:rFonts w:ascii="Calibri" w:eastAsia="Times New Roman" w:hAnsi="Calibri" w:cs="Calibri"/>
                <w:i/>
                <w:iCs/>
                <w:color w:val="4472C4"/>
                <w:sz w:val="16"/>
                <w:szCs w:val="16"/>
                <w:lang w:val="en-HK" w:eastAsia="zh-CN"/>
              </w:rPr>
              <w:t>" and [MTD Approval Case Count] &gt;= 1   in that month</w:t>
            </w:r>
          </w:p>
        </w:tc>
      </w:tr>
      <w:tr w:rsidR="005A4776" w:rsidRPr="005A4776" w14:paraId="4C60E834" w14:textId="77777777" w:rsidTr="00E7242D">
        <w:trPr>
          <w:trHeight w:val="1172"/>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1351EE97" w14:textId="77777777" w:rsidR="005A4776" w:rsidRPr="00E7242D" w:rsidRDefault="005A4776" w:rsidP="005A4776">
            <w:pPr>
              <w:jc w:val="cente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6</w:t>
            </w:r>
          </w:p>
        </w:tc>
        <w:tc>
          <w:tcPr>
            <w:tcW w:w="2480" w:type="dxa"/>
            <w:tcBorders>
              <w:top w:val="nil"/>
              <w:left w:val="nil"/>
              <w:bottom w:val="single" w:sz="4" w:space="0" w:color="auto"/>
              <w:right w:val="single" w:sz="4" w:space="0" w:color="auto"/>
            </w:tcBorders>
            <w:shd w:val="clear" w:color="auto" w:fill="auto"/>
            <w:vAlign w:val="center"/>
            <w:hideMark/>
          </w:tcPr>
          <w:p w14:paraId="493AE348"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Activity Ratio</w:t>
            </w:r>
            <w:r w:rsidRPr="00E7242D">
              <w:rPr>
                <w:rFonts w:ascii="Calibri" w:eastAsia="Times New Roman" w:hAnsi="Calibri" w:cs="Calibri"/>
                <w:color w:val="000000"/>
                <w:sz w:val="16"/>
                <w:szCs w:val="16"/>
                <w:lang w:val="en-HK" w:eastAsia="zh-CN"/>
              </w:rPr>
              <w:br/>
              <w:t xml:space="preserve"> - New Agents</w:t>
            </w:r>
            <w:r w:rsidRPr="00E7242D">
              <w:rPr>
                <w:rFonts w:ascii="Calibri" w:eastAsia="Times New Roman" w:hAnsi="Calibri" w:cs="Calibri"/>
                <w:color w:val="000000"/>
                <w:sz w:val="16"/>
                <w:szCs w:val="16"/>
                <w:lang w:val="en-HK" w:eastAsia="zh-CN"/>
              </w:rPr>
              <w:br/>
              <w:t xml:space="preserve"> - Existing Agents</w:t>
            </w:r>
          </w:p>
        </w:tc>
        <w:tc>
          <w:tcPr>
            <w:tcW w:w="5400" w:type="dxa"/>
            <w:tcBorders>
              <w:top w:val="nil"/>
              <w:left w:val="nil"/>
              <w:bottom w:val="single" w:sz="4" w:space="0" w:color="auto"/>
              <w:right w:val="single" w:sz="4" w:space="0" w:color="auto"/>
            </w:tcBorders>
            <w:shd w:val="clear" w:color="auto" w:fill="auto"/>
            <w:vAlign w:val="center"/>
            <w:hideMark/>
          </w:tcPr>
          <w:p w14:paraId="732E257C"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 xml:space="preserve"># </w:t>
            </w:r>
            <w:proofErr w:type="gramStart"/>
            <w:r w:rsidRPr="00E7242D">
              <w:rPr>
                <w:rFonts w:ascii="Calibri" w:eastAsia="Times New Roman" w:hAnsi="Calibri" w:cs="Calibri"/>
                <w:color w:val="000000"/>
                <w:sz w:val="16"/>
                <w:szCs w:val="16"/>
                <w:lang w:val="en-HK" w:eastAsia="zh-CN"/>
              </w:rPr>
              <w:t>of</w:t>
            </w:r>
            <w:proofErr w:type="gramEnd"/>
            <w:r w:rsidRPr="00E7242D">
              <w:rPr>
                <w:rFonts w:ascii="Calibri" w:eastAsia="Times New Roman" w:hAnsi="Calibri" w:cs="Calibri"/>
                <w:color w:val="000000"/>
                <w:sz w:val="16"/>
                <w:szCs w:val="16"/>
                <w:lang w:val="en-HK" w:eastAsia="zh-CN"/>
              </w:rPr>
              <w:t xml:space="preserve"> </w:t>
            </w:r>
            <w:proofErr w:type="spellStart"/>
            <w:r w:rsidRPr="00E7242D">
              <w:rPr>
                <w:rFonts w:ascii="Calibri" w:eastAsia="Times New Roman" w:hAnsi="Calibri" w:cs="Calibri"/>
                <w:color w:val="000000"/>
                <w:sz w:val="16"/>
                <w:szCs w:val="16"/>
                <w:lang w:val="en-HK" w:eastAsia="zh-CN"/>
              </w:rPr>
              <w:t>Inforce</w:t>
            </w:r>
            <w:proofErr w:type="spellEnd"/>
            <w:r w:rsidRPr="00E7242D">
              <w:rPr>
                <w:rFonts w:ascii="Calibri" w:eastAsia="Times New Roman" w:hAnsi="Calibri" w:cs="Calibri"/>
                <w:color w:val="000000"/>
                <w:sz w:val="16"/>
                <w:szCs w:val="16"/>
                <w:lang w:val="en-HK" w:eastAsia="zh-CN"/>
              </w:rPr>
              <w:t xml:space="preserve"> Active Agent, </w:t>
            </w:r>
            <w:proofErr w:type="spellStart"/>
            <w:r w:rsidRPr="00E7242D">
              <w:rPr>
                <w:rFonts w:ascii="Calibri" w:eastAsia="Times New Roman" w:hAnsi="Calibri" w:cs="Calibri"/>
                <w:color w:val="000000"/>
                <w:sz w:val="16"/>
                <w:szCs w:val="16"/>
                <w:lang w:val="en-HK" w:eastAsia="zh-CN"/>
              </w:rPr>
              <w:t>dividied</w:t>
            </w:r>
            <w:proofErr w:type="spellEnd"/>
            <w:r w:rsidRPr="00E7242D">
              <w:rPr>
                <w:rFonts w:ascii="Calibri" w:eastAsia="Times New Roman" w:hAnsi="Calibri" w:cs="Calibri"/>
                <w:color w:val="000000"/>
                <w:sz w:val="16"/>
                <w:szCs w:val="16"/>
                <w:lang w:val="en-HK" w:eastAsia="zh-CN"/>
              </w:rPr>
              <w:t xml:space="preserve"> by # of Agent</w:t>
            </w:r>
            <w:r w:rsidRPr="00E7242D">
              <w:rPr>
                <w:rFonts w:ascii="Calibri" w:eastAsia="Times New Roman" w:hAnsi="Calibri" w:cs="Calibri"/>
                <w:color w:val="000000"/>
                <w:sz w:val="16"/>
                <w:szCs w:val="16"/>
                <w:lang w:val="en-HK" w:eastAsia="zh-CN"/>
              </w:rPr>
              <w:br/>
            </w:r>
            <w:r w:rsidRPr="00E7242D">
              <w:rPr>
                <w:rFonts w:ascii="Calibri" w:eastAsia="Times New Roman" w:hAnsi="Calibri" w:cs="Calibri"/>
                <w:i/>
                <w:iCs/>
                <w:color w:val="4472C4"/>
                <w:sz w:val="16"/>
                <w:szCs w:val="16"/>
                <w:lang w:val="en-HK" w:eastAsia="zh-CN"/>
              </w:rPr>
              <w:t>~ Active Agent Count = 1 for Agent with [Agent Status] = "</w:t>
            </w:r>
            <w:proofErr w:type="spellStart"/>
            <w:r w:rsidRPr="00E7242D">
              <w:rPr>
                <w:rFonts w:ascii="Calibri" w:eastAsia="Times New Roman" w:hAnsi="Calibri" w:cs="Calibri"/>
                <w:i/>
                <w:iCs/>
                <w:color w:val="4472C4"/>
                <w:sz w:val="16"/>
                <w:szCs w:val="16"/>
                <w:lang w:val="en-HK" w:eastAsia="zh-CN"/>
              </w:rPr>
              <w:t>Inforce</w:t>
            </w:r>
            <w:proofErr w:type="spellEnd"/>
            <w:r w:rsidRPr="00E7242D">
              <w:rPr>
                <w:rFonts w:ascii="Calibri" w:eastAsia="Times New Roman" w:hAnsi="Calibri" w:cs="Calibri"/>
                <w:i/>
                <w:iCs/>
                <w:color w:val="4472C4"/>
                <w:sz w:val="16"/>
                <w:szCs w:val="16"/>
                <w:lang w:val="en-HK" w:eastAsia="zh-CN"/>
              </w:rPr>
              <w:t>" and [MTD Approval Case Count] &gt;= 1   in that month</w:t>
            </w:r>
            <w:r w:rsidRPr="00E7242D">
              <w:rPr>
                <w:rFonts w:ascii="Calibri" w:eastAsia="Times New Roman" w:hAnsi="Calibri" w:cs="Calibri"/>
                <w:i/>
                <w:iCs/>
                <w:color w:val="4472C4"/>
                <w:sz w:val="16"/>
                <w:szCs w:val="16"/>
                <w:lang w:val="en-HK" w:eastAsia="zh-CN"/>
              </w:rPr>
              <w:br/>
              <w:t xml:space="preserve">~ New Agents = those </w:t>
            </w:r>
            <w:proofErr w:type="spellStart"/>
            <w:r w:rsidRPr="00E7242D">
              <w:rPr>
                <w:rFonts w:ascii="Calibri" w:eastAsia="Times New Roman" w:hAnsi="Calibri" w:cs="Calibri"/>
                <w:i/>
                <w:iCs/>
                <w:color w:val="4472C4"/>
                <w:sz w:val="16"/>
                <w:szCs w:val="16"/>
                <w:lang w:val="en-HK" w:eastAsia="zh-CN"/>
              </w:rPr>
              <w:t>Contract_Effective_Date</w:t>
            </w:r>
            <w:proofErr w:type="spellEnd"/>
            <w:r w:rsidRPr="00E7242D">
              <w:rPr>
                <w:rFonts w:ascii="Calibri" w:eastAsia="Times New Roman" w:hAnsi="Calibri" w:cs="Calibri"/>
                <w:i/>
                <w:iCs/>
                <w:color w:val="4472C4"/>
                <w:sz w:val="16"/>
                <w:szCs w:val="16"/>
                <w:lang w:val="en-HK" w:eastAsia="zh-CN"/>
              </w:rPr>
              <w:t xml:space="preserve"> fall in immediate last 12 months</w:t>
            </w:r>
          </w:p>
        </w:tc>
      </w:tr>
      <w:tr w:rsidR="005A4776" w:rsidRPr="005A4776" w14:paraId="2D36D769" w14:textId="77777777" w:rsidTr="00E7242D">
        <w:trPr>
          <w:trHeight w:val="542"/>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78589F82" w14:textId="10C1D119" w:rsidR="005A4776" w:rsidRPr="00E7242D" w:rsidRDefault="005A4776" w:rsidP="005A4776">
            <w:pPr>
              <w:jc w:val="cente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7</w:t>
            </w:r>
          </w:p>
        </w:tc>
        <w:tc>
          <w:tcPr>
            <w:tcW w:w="2480" w:type="dxa"/>
            <w:tcBorders>
              <w:top w:val="nil"/>
              <w:left w:val="nil"/>
              <w:bottom w:val="single" w:sz="4" w:space="0" w:color="auto"/>
              <w:right w:val="single" w:sz="4" w:space="0" w:color="auto"/>
            </w:tcBorders>
            <w:shd w:val="clear" w:color="auto" w:fill="auto"/>
            <w:vAlign w:val="center"/>
            <w:hideMark/>
          </w:tcPr>
          <w:p w14:paraId="7AEC2C5E"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Gross Recruit</w:t>
            </w:r>
          </w:p>
        </w:tc>
        <w:tc>
          <w:tcPr>
            <w:tcW w:w="5400" w:type="dxa"/>
            <w:tcBorders>
              <w:top w:val="nil"/>
              <w:left w:val="nil"/>
              <w:bottom w:val="single" w:sz="4" w:space="0" w:color="auto"/>
              <w:right w:val="single" w:sz="4" w:space="0" w:color="auto"/>
            </w:tcBorders>
            <w:shd w:val="clear" w:color="auto" w:fill="auto"/>
            <w:vAlign w:val="center"/>
            <w:hideMark/>
          </w:tcPr>
          <w:p w14:paraId="516F12F3"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 xml:space="preserve">Total number of Agent with </w:t>
            </w:r>
            <w:proofErr w:type="spellStart"/>
            <w:r w:rsidRPr="00E7242D">
              <w:rPr>
                <w:rFonts w:ascii="Calibri" w:eastAsia="Times New Roman" w:hAnsi="Calibri" w:cs="Calibri"/>
                <w:color w:val="000000"/>
                <w:sz w:val="16"/>
                <w:szCs w:val="16"/>
                <w:lang w:val="en-HK" w:eastAsia="zh-CN"/>
              </w:rPr>
              <w:t>Contract_Effectve_Date</w:t>
            </w:r>
            <w:proofErr w:type="spellEnd"/>
            <w:r w:rsidRPr="00E7242D">
              <w:rPr>
                <w:rFonts w:ascii="Calibri" w:eastAsia="Times New Roman" w:hAnsi="Calibri" w:cs="Calibri"/>
                <w:color w:val="000000"/>
                <w:sz w:val="16"/>
                <w:szCs w:val="16"/>
                <w:lang w:val="en-HK" w:eastAsia="zh-CN"/>
              </w:rPr>
              <w:t xml:space="preserve"> </w:t>
            </w:r>
            <w:proofErr w:type="gramStart"/>
            <w:r w:rsidRPr="00E7242D">
              <w:rPr>
                <w:rFonts w:ascii="Calibri" w:eastAsia="Times New Roman" w:hAnsi="Calibri" w:cs="Calibri"/>
                <w:color w:val="000000"/>
                <w:sz w:val="16"/>
                <w:szCs w:val="16"/>
                <w:lang w:val="en-HK" w:eastAsia="zh-CN"/>
              </w:rPr>
              <w:t>fall</w:t>
            </w:r>
            <w:proofErr w:type="gramEnd"/>
            <w:r w:rsidRPr="00E7242D">
              <w:rPr>
                <w:rFonts w:ascii="Calibri" w:eastAsia="Times New Roman" w:hAnsi="Calibri" w:cs="Calibri"/>
                <w:color w:val="000000"/>
                <w:sz w:val="16"/>
                <w:szCs w:val="16"/>
                <w:lang w:val="en-HK" w:eastAsia="zh-CN"/>
              </w:rPr>
              <w:t xml:space="preserve"> in the measuring period</w:t>
            </w:r>
          </w:p>
        </w:tc>
      </w:tr>
      <w:tr w:rsidR="005A4776" w:rsidRPr="005A4776" w14:paraId="6FA8F8F1" w14:textId="77777777" w:rsidTr="00E7242D">
        <w:trPr>
          <w:trHeight w:val="443"/>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2BF29689" w14:textId="1358D665" w:rsidR="005A4776" w:rsidRPr="00E7242D" w:rsidRDefault="005A4776" w:rsidP="005A4776">
            <w:pPr>
              <w:jc w:val="cente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8</w:t>
            </w:r>
          </w:p>
        </w:tc>
        <w:tc>
          <w:tcPr>
            <w:tcW w:w="2480" w:type="dxa"/>
            <w:tcBorders>
              <w:top w:val="nil"/>
              <w:left w:val="nil"/>
              <w:bottom w:val="single" w:sz="4" w:space="0" w:color="auto"/>
              <w:right w:val="single" w:sz="4" w:space="0" w:color="auto"/>
            </w:tcBorders>
            <w:shd w:val="clear" w:color="auto" w:fill="auto"/>
            <w:vAlign w:val="center"/>
            <w:hideMark/>
          </w:tcPr>
          <w:p w14:paraId="1485D2E0"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MDRT</w:t>
            </w:r>
          </w:p>
        </w:tc>
        <w:tc>
          <w:tcPr>
            <w:tcW w:w="5400" w:type="dxa"/>
            <w:tcBorders>
              <w:top w:val="nil"/>
              <w:left w:val="nil"/>
              <w:bottom w:val="single" w:sz="4" w:space="0" w:color="auto"/>
              <w:right w:val="single" w:sz="4" w:space="0" w:color="auto"/>
            </w:tcBorders>
            <w:shd w:val="clear" w:color="auto" w:fill="auto"/>
            <w:vAlign w:val="center"/>
            <w:hideMark/>
          </w:tcPr>
          <w:p w14:paraId="6CF78B54"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 xml:space="preserve">No. of </w:t>
            </w:r>
            <w:proofErr w:type="spellStart"/>
            <w:r w:rsidRPr="00E7242D">
              <w:rPr>
                <w:rFonts w:ascii="Calibri" w:eastAsia="Times New Roman" w:hAnsi="Calibri" w:cs="Calibri"/>
                <w:color w:val="000000"/>
                <w:sz w:val="16"/>
                <w:szCs w:val="16"/>
                <w:lang w:val="en-HK" w:eastAsia="zh-CN"/>
              </w:rPr>
              <w:t>Inforce</w:t>
            </w:r>
            <w:proofErr w:type="spellEnd"/>
            <w:r w:rsidRPr="00E7242D">
              <w:rPr>
                <w:rFonts w:ascii="Calibri" w:eastAsia="Times New Roman" w:hAnsi="Calibri" w:cs="Calibri"/>
                <w:color w:val="000000"/>
                <w:sz w:val="16"/>
                <w:szCs w:val="16"/>
                <w:lang w:val="en-HK" w:eastAsia="zh-CN"/>
              </w:rPr>
              <w:t xml:space="preserve"> Agents in the "MDRT" report whose [Awards] not equal to Blank</w:t>
            </w:r>
            <w:proofErr w:type="gramStart"/>
            <w:r w:rsidRPr="00E7242D">
              <w:rPr>
                <w:rFonts w:ascii="Calibri" w:eastAsia="Times New Roman" w:hAnsi="Calibri" w:cs="Calibri"/>
                <w:color w:val="000000"/>
                <w:sz w:val="16"/>
                <w:szCs w:val="16"/>
                <w:lang w:val="en-HK" w:eastAsia="zh-CN"/>
              </w:rPr>
              <w:t xml:space="preserve">   (</w:t>
            </w:r>
            <w:proofErr w:type="gramEnd"/>
            <w:r w:rsidRPr="00E7242D">
              <w:rPr>
                <w:rFonts w:ascii="Calibri" w:eastAsia="Times New Roman" w:hAnsi="Calibri" w:cs="Calibri"/>
                <w:color w:val="000000"/>
                <w:sz w:val="16"/>
                <w:szCs w:val="16"/>
                <w:lang w:val="en-HK" w:eastAsia="zh-CN"/>
              </w:rPr>
              <w:t xml:space="preserve">as of the Calendar Year measuring period end) </w:t>
            </w:r>
          </w:p>
        </w:tc>
      </w:tr>
      <w:tr w:rsidR="005A4776" w:rsidRPr="005A4776" w14:paraId="246BBE51" w14:textId="77777777" w:rsidTr="00E7242D">
        <w:trPr>
          <w:trHeight w:val="704"/>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40633741" w14:textId="0821F6BE" w:rsidR="005A4776" w:rsidRPr="00E7242D" w:rsidRDefault="005A4776" w:rsidP="005A4776">
            <w:pPr>
              <w:jc w:val="cente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9</w:t>
            </w:r>
          </w:p>
        </w:tc>
        <w:tc>
          <w:tcPr>
            <w:tcW w:w="2480" w:type="dxa"/>
            <w:tcBorders>
              <w:top w:val="nil"/>
              <w:left w:val="nil"/>
              <w:bottom w:val="single" w:sz="4" w:space="0" w:color="auto"/>
              <w:right w:val="single" w:sz="4" w:space="0" w:color="auto"/>
            </w:tcBorders>
            <w:shd w:val="clear" w:color="auto" w:fill="auto"/>
            <w:vAlign w:val="center"/>
            <w:hideMark/>
          </w:tcPr>
          <w:p w14:paraId="394B7C46"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Star Force</w:t>
            </w:r>
          </w:p>
        </w:tc>
        <w:tc>
          <w:tcPr>
            <w:tcW w:w="5400" w:type="dxa"/>
            <w:tcBorders>
              <w:top w:val="nil"/>
              <w:left w:val="nil"/>
              <w:bottom w:val="single" w:sz="4" w:space="0" w:color="auto"/>
              <w:right w:val="single" w:sz="4" w:space="0" w:color="auto"/>
            </w:tcBorders>
            <w:shd w:val="clear" w:color="auto" w:fill="auto"/>
            <w:vAlign w:val="center"/>
            <w:hideMark/>
          </w:tcPr>
          <w:p w14:paraId="1FEB6418"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 xml:space="preserve">No. of </w:t>
            </w:r>
            <w:proofErr w:type="spellStart"/>
            <w:r w:rsidRPr="00E7242D">
              <w:rPr>
                <w:rFonts w:ascii="Calibri" w:eastAsia="Times New Roman" w:hAnsi="Calibri" w:cs="Calibri"/>
                <w:color w:val="000000"/>
                <w:sz w:val="16"/>
                <w:szCs w:val="16"/>
                <w:lang w:val="en-HK" w:eastAsia="zh-CN"/>
              </w:rPr>
              <w:t>Inforce</w:t>
            </w:r>
            <w:proofErr w:type="spellEnd"/>
            <w:r w:rsidRPr="00E7242D">
              <w:rPr>
                <w:rFonts w:ascii="Calibri" w:eastAsia="Times New Roman" w:hAnsi="Calibri" w:cs="Calibri"/>
                <w:color w:val="000000"/>
                <w:sz w:val="16"/>
                <w:szCs w:val="16"/>
                <w:lang w:val="en-HK" w:eastAsia="zh-CN"/>
              </w:rPr>
              <w:t xml:space="preserve"> Agent whose [YTD Approval Gross AFYC] &gt;=100,000 (as of the Calendar Year measuring period end), excluding those with [Awards] in "MDRT" is not equal to Blank</w:t>
            </w:r>
          </w:p>
        </w:tc>
      </w:tr>
      <w:tr w:rsidR="005A4776" w:rsidRPr="005A4776" w14:paraId="617867DA" w14:textId="77777777" w:rsidTr="00E7242D">
        <w:trPr>
          <w:trHeight w:val="623"/>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5470FBD9" w14:textId="1643D266" w:rsidR="005A4776" w:rsidRPr="00E7242D" w:rsidRDefault="005A4776" w:rsidP="005A4776">
            <w:pPr>
              <w:jc w:val="cente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10</w:t>
            </w:r>
          </w:p>
        </w:tc>
        <w:tc>
          <w:tcPr>
            <w:tcW w:w="2480" w:type="dxa"/>
            <w:tcBorders>
              <w:top w:val="nil"/>
              <w:left w:val="nil"/>
              <w:bottom w:val="single" w:sz="4" w:space="0" w:color="auto"/>
              <w:right w:val="single" w:sz="4" w:space="0" w:color="auto"/>
            </w:tcBorders>
            <w:shd w:val="clear" w:color="auto" w:fill="auto"/>
            <w:vAlign w:val="center"/>
            <w:hideMark/>
          </w:tcPr>
          <w:p w14:paraId="0D7A862E"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Active Leader % in Recruitment</w:t>
            </w:r>
          </w:p>
        </w:tc>
        <w:tc>
          <w:tcPr>
            <w:tcW w:w="5400" w:type="dxa"/>
            <w:tcBorders>
              <w:top w:val="nil"/>
              <w:left w:val="nil"/>
              <w:bottom w:val="single" w:sz="4" w:space="0" w:color="auto"/>
              <w:right w:val="single" w:sz="4" w:space="0" w:color="auto"/>
            </w:tcBorders>
            <w:shd w:val="clear" w:color="auto" w:fill="auto"/>
            <w:vAlign w:val="center"/>
            <w:hideMark/>
          </w:tcPr>
          <w:p w14:paraId="307A5E17"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 xml:space="preserve">No. of </w:t>
            </w:r>
            <w:proofErr w:type="spellStart"/>
            <w:r w:rsidRPr="00E7242D">
              <w:rPr>
                <w:rFonts w:ascii="Calibri" w:eastAsia="Times New Roman" w:hAnsi="Calibri" w:cs="Calibri"/>
                <w:color w:val="000000"/>
                <w:sz w:val="16"/>
                <w:szCs w:val="16"/>
                <w:lang w:val="en-HK" w:eastAsia="zh-CN"/>
              </w:rPr>
              <w:t>Inforce</w:t>
            </w:r>
            <w:proofErr w:type="spellEnd"/>
            <w:r w:rsidRPr="00E7242D">
              <w:rPr>
                <w:rFonts w:ascii="Calibri" w:eastAsia="Times New Roman" w:hAnsi="Calibri" w:cs="Calibri"/>
                <w:color w:val="000000"/>
                <w:sz w:val="16"/>
                <w:szCs w:val="16"/>
                <w:lang w:val="en-HK" w:eastAsia="zh-CN"/>
              </w:rPr>
              <w:t xml:space="preserve"> Manager (AM and above) who have at least 1 gross </w:t>
            </w:r>
            <w:proofErr w:type="gramStart"/>
            <w:r w:rsidRPr="00E7242D">
              <w:rPr>
                <w:rFonts w:ascii="Calibri" w:eastAsia="Times New Roman" w:hAnsi="Calibri" w:cs="Calibri"/>
                <w:color w:val="000000"/>
                <w:sz w:val="16"/>
                <w:szCs w:val="16"/>
                <w:lang w:val="en-HK" w:eastAsia="zh-CN"/>
              </w:rPr>
              <w:t>new recruit</w:t>
            </w:r>
            <w:proofErr w:type="gramEnd"/>
            <w:r w:rsidRPr="00E7242D">
              <w:rPr>
                <w:rFonts w:ascii="Calibri" w:eastAsia="Times New Roman" w:hAnsi="Calibri" w:cs="Calibri"/>
                <w:color w:val="000000"/>
                <w:sz w:val="16"/>
                <w:szCs w:val="16"/>
                <w:lang w:val="en-HK" w:eastAsia="zh-CN"/>
              </w:rPr>
              <w:t xml:space="preserve"> in YTD (as of the Calendar Year measuring period end)</w:t>
            </w:r>
          </w:p>
        </w:tc>
      </w:tr>
      <w:tr w:rsidR="005A4776" w:rsidRPr="005A4776" w14:paraId="26278E99" w14:textId="77777777" w:rsidTr="00E7242D">
        <w:trPr>
          <w:trHeight w:val="344"/>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350BAE" w14:textId="565128D6" w:rsidR="005A4776" w:rsidRPr="00E7242D" w:rsidRDefault="005A4776" w:rsidP="005A4776">
            <w:pPr>
              <w:jc w:val="cente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11</w:t>
            </w:r>
          </w:p>
        </w:tc>
        <w:tc>
          <w:tcPr>
            <w:tcW w:w="2480" w:type="dxa"/>
            <w:tcBorders>
              <w:top w:val="single" w:sz="4" w:space="0" w:color="auto"/>
              <w:left w:val="nil"/>
              <w:bottom w:val="single" w:sz="4" w:space="0" w:color="auto"/>
              <w:right w:val="single" w:sz="4" w:space="0" w:color="auto"/>
            </w:tcBorders>
            <w:shd w:val="clear" w:color="auto" w:fill="auto"/>
            <w:vAlign w:val="center"/>
            <w:hideMark/>
          </w:tcPr>
          <w:p w14:paraId="050E0B39"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POS Usage</w:t>
            </w:r>
          </w:p>
        </w:tc>
        <w:tc>
          <w:tcPr>
            <w:tcW w:w="5400" w:type="dxa"/>
            <w:tcBorders>
              <w:top w:val="single" w:sz="4" w:space="0" w:color="auto"/>
              <w:left w:val="nil"/>
              <w:bottom w:val="single" w:sz="4" w:space="0" w:color="auto"/>
              <w:right w:val="single" w:sz="4" w:space="0" w:color="auto"/>
            </w:tcBorders>
            <w:shd w:val="clear" w:color="auto" w:fill="auto"/>
            <w:vAlign w:val="center"/>
            <w:hideMark/>
          </w:tcPr>
          <w:p w14:paraId="06D14A99"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 xml:space="preserve"># </w:t>
            </w:r>
            <w:proofErr w:type="gramStart"/>
            <w:r w:rsidRPr="00E7242D">
              <w:rPr>
                <w:rFonts w:ascii="Calibri" w:eastAsia="Times New Roman" w:hAnsi="Calibri" w:cs="Calibri"/>
                <w:color w:val="000000"/>
                <w:sz w:val="16"/>
                <w:szCs w:val="16"/>
                <w:lang w:val="en-HK" w:eastAsia="zh-CN"/>
              </w:rPr>
              <w:t>of</w:t>
            </w:r>
            <w:proofErr w:type="gramEnd"/>
            <w:r w:rsidRPr="00E7242D">
              <w:rPr>
                <w:rFonts w:ascii="Calibri" w:eastAsia="Times New Roman" w:hAnsi="Calibri" w:cs="Calibri"/>
                <w:color w:val="000000"/>
                <w:sz w:val="16"/>
                <w:szCs w:val="16"/>
                <w:lang w:val="en-HK" w:eastAsia="zh-CN"/>
              </w:rPr>
              <w:t xml:space="preserve"> policy issued submitted via POS, divided by total number of policy submitted (which is available to submitted via POS)</w:t>
            </w:r>
          </w:p>
        </w:tc>
      </w:tr>
      <w:tr w:rsidR="005A4776" w:rsidRPr="005A4776" w14:paraId="7A72E5C4" w14:textId="77777777" w:rsidTr="00E7242D">
        <w:trPr>
          <w:trHeight w:val="578"/>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965434" w14:textId="30151017" w:rsidR="005A4776" w:rsidRPr="00E7242D" w:rsidRDefault="005A4776" w:rsidP="005A4776">
            <w:pPr>
              <w:jc w:val="cente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12</w:t>
            </w:r>
          </w:p>
        </w:tc>
        <w:tc>
          <w:tcPr>
            <w:tcW w:w="2480" w:type="dxa"/>
            <w:tcBorders>
              <w:top w:val="single" w:sz="4" w:space="0" w:color="auto"/>
              <w:left w:val="nil"/>
              <w:bottom w:val="single" w:sz="4" w:space="0" w:color="auto"/>
              <w:right w:val="single" w:sz="4" w:space="0" w:color="auto"/>
            </w:tcBorders>
            <w:shd w:val="clear" w:color="auto" w:fill="auto"/>
            <w:vAlign w:val="center"/>
            <w:hideMark/>
          </w:tcPr>
          <w:p w14:paraId="602939D0"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 xml:space="preserve">LIMRA 19 AFYP Persistency </w:t>
            </w:r>
            <w:r w:rsidRPr="00E7242D">
              <w:rPr>
                <w:rFonts w:ascii="Calibri" w:eastAsia="Times New Roman" w:hAnsi="Calibri" w:cs="Calibri"/>
                <w:color w:val="000000"/>
                <w:sz w:val="16"/>
                <w:szCs w:val="16"/>
                <w:lang w:val="en-HK" w:eastAsia="zh-CN"/>
              </w:rPr>
              <w:br/>
              <w:t>with Orphan</w:t>
            </w:r>
          </w:p>
        </w:tc>
        <w:tc>
          <w:tcPr>
            <w:tcW w:w="5400" w:type="dxa"/>
            <w:tcBorders>
              <w:top w:val="single" w:sz="4" w:space="0" w:color="auto"/>
              <w:left w:val="nil"/>
              <w:bottom w:val="single" w:sz="4" w:space="0" w:color="auto"/>
              <w:right w:val="single" w:sz="4" w:space="0" w:color="auto"/>
            </w:tcBorders>
            <w:shd w:val="clear" w:color="auto" w:fill="auto"/>
            <w:vAlign w:val="center"/>
            <w:hideMark/>
          </w:tcPr>
          <w:p w14:paraId="289BC21F" w14:textId="77777777" w:rsidR="005A4776" w:rsidRPr="00E7242D" w:rsidRDefault="005A4776" w:rsidP="005A4776">
            <w:pPr>
              <w:rPr>
                <w:rFonts w:ascii="Calibri" w:eastAsia="Times New Roman" w:hAnsi="Calibri" w:cs="Calibri"/>
                <w:color w:val="000000"/>
                <w:sz w:val="16"/>
                <w:szCs w:val="16"/>
                <w:lang w:val="en-HK" w:eastAsia="zh-CN"/>
              </w:rPr>
            </w:pPr>
            <w:r w:rsidRPr="00E7242D">
              <w:rPr>
                <w:rFonts w:ascii="Calibri" w:eastAsia="Times New Roman" w:hAnsi="Calibri" w:cs="Calibri"/>
                <w:color w:val="000000"/>
                <w:sz w:val="16"/>
                <w:szCs w:val="16"/>
                <w:lang w:val="en-HK" w:eastAsia="zh-CN"/>
              </w:rPr>
              <w:t xml:space="preserve">The AFYP Persistency of LIMRA </w:t>
            </w:r>
            <w:proofErr w:type="gramStart"/>
            <w:r w:rsidRPr="00E7242D">
              <w:rPr>
                <w:rFonts w:ascii="Calibri" w:eastAsia="Times New Roman" w:hAnsi="Calibri" w:cs="Calibri"/>
                <w:color w:val="000000"/>
                <w:sz w:val="16"/>
                <w:szCs w:val="16"/>
                <w:lang w:val="en-HK" w:eastAsia="zh-CN"/>
              </w:rPr>
              <w:t>19  month</w:t>
            </w:r>
            <w:proofErr w:type="gramEnd"/>
            <w:r w:rsidRPr="00E7242D">
              <w:rPr>
                <w:rFonts w:ascii="Calibri" w:eastAsia="Times New Roman" w:hAnsi="Calibri" w:cs="Calibri"/>
                <w:color w:val="000000"/>
                <w:sz w:val="16"/>
                <w:szCs w:val="16"/>
                <w:lang w:val="en-HK" w:eastAsia="zh-CN"/>
              </w:rPr>
              <w:t xml:space="preserve"> as of current month</w:t>
            </w:r>
          </w:p>
        </w:tc>
      </w:tr>
    </w:tbl>
    <w:p w14:paraId="3B006E1C" w14:textId="77777777" w:rsidR="000F2D85" w:rsidRPr="00E7242D" w:rsidRDefault="000F2D85" w:rsidP="006E5F7B">
      <w:pPr>
        <w:rPr>
          <w:rFonts w:asciiTheme="minorHAnsi" w:eastAsia="Times New Roman" w:hAnsiTheme="minorHAnsi" w:cstheme="minorHAnsi"/>
          <w:sz w:val="22"/>
          <w:szCs w:val="22"/>
          <w:lang w:val="en-HK" w:eastAsia="zh-CN"/>
        </w:rPr>
      </w:pPr>
    </w:p>
    <w:p w14:paraId="13134601" w14:textId="77777777" w:rsidR="006E5F7B" w:rsidRPr="00630F39" w:rsidRDefault="006E5F7B" w:rsidP="006E5F7B">
      <w:pPr>
        <w:rPr>
          <w:rFonts w:asciiTheme="minorHAnsi" w:eastAsia="Times New Roman" w:hAnsiTheme="minorHAnsi" w:cstheme="minorHAnsi"/>
          <w:sz w:val="22"/>
          <w:szCs w:val="22"/>
          <w:lang w:val="en-US" w:eastAsia="zh-CN"/>
        </w:rPr>
      </w:pPr>
    </w:p>
    <w:p w14:paraId="65714451" w14:textId="69A1F042" w:rsidR="006E5F7B" w:rsidRPr="00630F39" w:rsidRDefault="006E5F7B" w:rsidP="00B01D39">
      <w:pPr>
        <w:pStyle w:val="Heading4"/>
        <w:pPrChange w:id="254" w:author="Kelvin Wong Kin" w:date="2023-02-01T12:01:00Z">
          <w:pPr>
            <w:pStyle w:val="Heading3"/>
          </w:pPr>
        </w:pPrChange>
      </w:pPr>
      <w:bookmarkStart w:id="255" w:name="_Toc122524175"/>
      <w:r w:rsidRPr="00630F39">
        <w:t>2.</w:t>
      </w:r>
      <w:r>
        <w:t>1</w:t>
      </w:r>
      <w:r w:rsidRPr="00630F39">
        <w:t>.</w:t>
      </w:r>
      <w:ins w:id="256" w:author="Kelvin Wong Kin" w:date="2023-02-01T12:00:00Z">
        <w:r w:rsidR="00B01D39">
          <w:t>1.</w:t>
        </w:r>
      </w:ins>
      <w:r w:rsidRPr="00630F39">
        <w:t xml:space="preserve">2 </w:t>
      </w:r>
      <w:r w:rsidR="00A10482" w:rsidRPr="00A10482">
        <w:t>Agency</w:t>
      </w:r>
      <w:r w:rsidR="00A10482">
        <w:t xml:space="preserve"> A</w:t>
      </w:r>
      <w:r w:rsidR="00A10482" w:rsidRPr="00A10482">
        <w:t>wards</w:t>
      </w:r>
      <w:r w:rsidR="00A10482">
        <w:t xml:space="preserve"> </w:t>
      </w:r>
      <w:r w:rsidRPr="00630F39">
        <w:t>Report for Agent</w:t>
      </w:r>
      <w:bookmarkEnd w:id="255"/>
    </w:p>
    <w:p w14:paraId="4556BADB" w14:textId="77777777" w:rsidR="006E5F7B" w:rsidRPr="00630F39" w:rsidRDefault="006E5F7B" w:rsidP="006E5F7B">
      <w:pPr>
        <w:rPr>
          <w:rFonts w:asciiTheme="minorHAnsi" w:eastAsia="Times New Roman" w:hAnsiTheme="minorHAnsi" w:cstheme="minorHAnsi"/>
          <w:sz w:val="22"/>
          <w:szCs w:val="22"/>
          <w:lang w:val="en-US" w:eastAsia="zh-CN"/>
        </w:rPr>
      </w:pPr>
    </w:p>
    <w:p w14:paraId="2B4B3ED3" w14:textId="5A457871" w:rsidR="006E5F7B" w:rsidRPr="00725CCD" w:rsidRDefault="00D512CB" w:rsidP="006E5F7B">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Agency Annual Awards (</w:t>
      </w:r>
      <w:r w:rsidR="006E5F7B" w:rsidRPr="00725CCD">
        <w:rPr>
          <w:rFonts w:asciiTheme="minorHAnsi" w:eastAsia="Times New Roman" w:hAnsiTheme="minorHAnsi" w:cstheme="minorHAnsi"/>
          <w:szCs w:val="20"/>
          <w:lang w:val="en-US" w:eastAsia="zh-CN"/>
        </w:rPr>
        <w:t>AAP</w:t>
      </w:r>
      <w:r>
        <w:rPr>
          <w:rFonts w:asciiTheme="minorHAnsi" w:eastAsia="Times New Roman" w:hAnsiTheme="minorHAnsi" w:cstheme="minorHAnsi"/>
          <w:szCs w:val="20"/>
          <w:lang w:val="en-US" w:eastAsia="zh-CN"/>
        </w:rPr>
        <w:t>) reports</w:t>
      </w:r>
      <w:r w:rsidR="006E5F7B" w:rsidRPr="00725CCD">
        <w:rPr>
          <w:rFonts w:asciiTheme="minorHAnsi" w:eastAsia="Times New Roman" w:hAnsiTheme="minorHAnsi" w:cstheme="minorHAnsi"/>
          <w:szCs w:val="20"/>
          <w:lang w:val="en-US" w:eastAsia="zh-CN"/>
        </w:rPr>
        <w:t xml:space="preserve"> are the existing reports in </w:t>
      </w:r>
      <w:proofErr w:type="spellStart"/>
      <w:r w:rsidR="006E5F7B" w:rsidRPr="00725CCD">
        <w:rPr>
          <w:rFonts w:asciiTheme="minorHAnsi" w:eastAsia="Times New Roman" w:hAnsiTheme="minorHAnsi" w:cstheme="minorHAnsi"/>
          <w:szCs w:val="20"/>
          <w:lang w:val="en-US" w:eastAsia="zh-CN"/>
        </w:rPr>
        <w:t>FTLife</w:t>
      </w:r>
      <w:proofErr w:type="spellEnd"/>
      <w:r w:rsidR="006E5F7B" w:rsidRPr="00725CCD">
        <w:rPr>
          <w:rFonts w:asciiTheme="minorHAnsi" w:eastAsia="Times New Roman" w:hAnsiTheme="minorHAnsi" w:cstheme="minorHAnsi"/>
          <w:szCs w:val="20"/>
          <w:lang w:val="en-US" w:eastAsia="zh-CN"/>
        </w:rPr>
        <w:t xml:space="preserve"> using Self-Developed (SD) scripts to generate. The service provider can use the SD reports as a reference or develop the dashboard based on the SD reports’ results. However, the new AAP reports should be 100% relied on </w:t>
      </w:r>
      <w:r w:rsidR="003A43ED">
        <w:rPr>
          <w:rFonts w:asciiTheme="minorHAnsi" w:eastAsia="Times New Roman" w:hAnsiTheme="minorHAnsi" w:cstheme="minorHAnsi"/>
          <w:szCs w:val="20"/>
          <w:lang w:val="en-US" w:eastAsia="zh-CN"/>
        </w:rPr>
        <w:t xml:space="preserve">new </w:t>
      </w:r>
      <w:r w:rsidR="006E5F7B" w:rsidRPr="00725CCD">
        <w:rPr>
          <w:rFonts w:asciiTheme="minorHAnsi" w:eastAsia="Times New Roman" w:hAnsiTheme="minorHAnsi" w:cstheme="minorHAnsi"/>
          <w:szCs w:val="20"/>
          <w:lang w:val="en-US" w:eastAsia="zh-CN"/>
        </w:rPr>
        <w:t>EDW</w:t>
      </w:r>
      <w:r w:rsidR="003A43ED">
        <w:rPr>
          <w:rFonts w:asciiTheme="minorHAnsi" w:eastAsia="Times New Roman" w:hAnsiTheme="minorHAnsi" w:cstheme="minorHAnsi"/>
          <w:szCs w:val="20"/>
          <w:lang w:val="en-US" w:eastAsia="zh-CN"/>
        </w:rPr>
        <w:t xml:space="preserve"> / data lake</w:t>
      </w:r>
      <w:r w:rsidR="006E5F7B" w:rsidRPr="00725CCD">
        <w:rPr>
          <w:rFonts w:asciiTheme="minorHAnsi" w:eastAsia="Times New Roman" w:hAnsiTheme="minorHAnsi" w:cstheme="minorHAnsi"/>
          <w:szCs w:val="20"/>
          <w:lang w:val="en-US" w:eastAsia="zh-CN"/>
        </w:rPr>
        <w:t xml:space="preserve"> standard to </w:t>
      </w:r>
      <w:r w:rsidR="00083F32">
        <w:rPr>
          <w:rFonts w:asciiTheme="minorHAnsi" w:eastAsia="Times New Roman" w:hAnsiTheme="minorHAnsi" w:cstheme="minorHAnsi"/>
          <w:szCs w:val="20"/>
          <w:lang w:val="en-US" w:eastAsia="zh-CN"/>
        </w:rPr>
        <w:t>build</w:t>
      </w:r>
      <w:r w:rsidR="006E5F7B" w:rsidRPr="00725CCD">
        <w:rPr>
          <w:rFonts w:asciiTheme="minorHAnsi" w:eastAsia="Times New Roman" w:hAnsiTheme="minorHAnsi" w:cstheme="minorHAnsi"/>
          <w:szCs w:val="20"/>
          <w:lang w:val="en-US" w:eastAsia="zh-CN"/>
        </w:rPr>
        <w:t>. After the AAP is go-live, the existing SD scripts would be sunset. The following categories are the examples of the AAP reports</w:t>
      </w:r>
      <w:r w:rsidR="005B30FF">
        <w:rPr>
          <w:rFonts w:asciiTheme="minorHAnsi" w:eastAsia="Times New Roman" w:hAnsiTheme="minorHAnsi" w:cstheme="minorHAnsi"/>
          <w:szCs w:val="20"/>
          <w:lang w:val="en-US" w:eastAsia="zh-CN"/>
        </w:rPr>
        <w:t xml:space="preserve"> - Full list </w:t>
      </w:r>
      <w:r w:rsidR="000A1D5F">
        <w:rPr>
          <w:rFonts w:asciiTheme="minorHAnsi" w:eastAsia="Times New Roman" w:hAnsiTheme="minorHAnsi" w:cstheme="minorHAnsi"/>
          <w:szCs w:val="20"/>
          <w:lang w:val="en-US" w:eastAsia="zh-CN"/>
        </w:rPr>
        <w:t xml:space="preserve">(Some report fields are provided for reference) </w:t>
      </w:r>
      <w:r w:rsidR="005B30FF">
        <w:rPr>
          <w:rFonts w:asciiTheme="minorHAnsi" w:eastAsia="Times New Roman" w:hAnsiTheme="minorHAnsi" w:cstheme="minorHAnsi"/>
          <w:szCs w:val="20"/>
          <w:lang w:val="en-US" w:eastAsia="zh-CN"/>
        </w:rPr>
        <w:t xml:space="preserve">is shown in </w:t>
      </w:r>
      <w:r w:rsidR="005B30FF" w:rsidRPr="00DE1C35">
        <w:rPr>
          <w:rFonts w:asciiTheme="minorHAnsi" w:eastAsia="Times New Roman" w:hAnsiTheme="minorHAnsi" w:cstheme="minorHAnsi"/>
          <w:b/>
          <w:bCs/>
          <w:szCs w:val="20"/>
          <w:lang w:val="en-US" w:eastAsia="zh-CN"/>
        </w:rPr>
        <w:t>Appendix</w:t>
      </w:r>
      <w:r w:rsidR="000A1D5F">
        <w:rPr>
          <w:rFonts w:asciiTheme="minorHAnsi" w:eastAsia="Times New Roman" w:hAnsiTheme="minorHAnsi" w:cstheme="minorHAnsi"/>
          <w:szCs w:val="20"/>
          <w:lang w:val="en-US" w:eastAsia="zh-CN"/>
        </w:rPr>
        <w:t>.</w:t>
      </w:r>
    </w:p>
    <w:p w14:paraId="00B5E146" w14:textId="77777777" w:rsidR="006E5F7B" w:rsidRPr="00725CCD" w:rsidRDefault="006E5F7B" w:rsidP="006E5F7B">
      <w:pPr>
        <w:rPr>
          <w:rFonts w:asciiTheme="minorHAnsi" w:eastAsia="Times New Roman" w:hAnsiTheme="minorHAnsi" w:cstheme="minorHAnsi"/>
          <w:szCs w:val="20"/>
          <w:lang w:val="en-US" w:eastAsia="zh-CN"/>
        </w:rPr>
      </w:pPr>
    </w:p>
    <w:tbl>
      <w:tblPr>
        <w:tblStyle w:val="TableGrid"/>
        <w:tblW w:w="0" w:type="auto"/>
        <w:tblLook w:val="04A0" w:firstRow="1" w:lastRow="0" w:firstColumn="1" w:lastColumn="0" w:noHBand="0" w:noVBand="1"/>
      </w:tblPr>
      <w:tblGrid>
        <w:gridCol w:w="3235"/>
        <w:gridCol w:w="6243"/>
      </w:tblGrid>
      <w:tr w:rsidR="006E5F7B" w:rsidRPr="00725CCD" w14:paraId="2C258073" w14:textId="77777777" w:rsidTr="006F164F">
        <w:trPr>
          <w:tblHeader/>
        </w:trPr>
        <w:tc>
          <w:tcPr>
            <w:tcW w:w="3235" w:type="dxa"/>
            <w:shd w:val="clear" w:color="auto" w:fill="BDD6EE" w:themeFill="accent1" w:themeFillTint="66"/>
          </w:tcPr>
          <w:p w14:paraId="5C8FEBE2" w14:textId="77777777" w:rsidR="006E5F7B" w:rsidRPr="00083F32" w:rsidRDefault="006E5F7B" w:rsidP="00182A0B">
            <w:pPr>
              <w:rPr>
                <w:rFonts w:asciiTheme="minorHAnsi" w:eastAsia="Times New Roman" w:hAnsiTheme="minorHAnsi" w:cstheme="minorHAnsi"/>
                <w:b/>
                <w:bCs/>
                <w:sz w:val="18"/>
                <w:szCs w:val="18"/>
                <w:lang w:val="en-US" w:eastAsia="zh-CN"/>
              </w:rPr>
            </w:pPr>
            <w:r w:rsidRPr="00083F32">
              <w:rPr>
                <w:rFonts w:asciiTheme="minorHAnsi" w:eastAsia="Times New Roman" w:hAnsiTheme="minorHAnsi" w:cstheme="minorHAnsi"/>
                <w:b/>
                <w:bCs/>
                <w:sz w:val="18"/>
                <w:szCs w:val="18"/>
                <w:lang w:val="en-US" w:eastAsia="zh-CN"/>
              </w:rPr>
              <w:lastRenderedPageBreak/>
              <w:t>Report Category</w:t>
            </w:r>
          </w:p>
        </w:tc>
        <w:tc>
          <w:tcPr>
            <w:tcW w:w="6243" w:type="dxa"/>
            <w:shd w:val="clear" w:color="auto" w:fill="BDD6EE" w:themeFill="accent1" w:themeFillTint="66"/>
          </w:tcPr>
          <w:p w14:paraId="18591273" w14:textId="77777777" w:rsidR="006E5F7B" w:rsidRPr="00083F32" w:rsidRDefault="006E5F7B" w:rsidP="00182A0B">
            <w:pPr>
              <w:rPr>
                <w:rFonts w:asciiTheme="minorHAnsi" w:eastAsia="Times New Roman" w:hAnsiTheme="minorHAnsi" w:cstheme="minorHAnsi"/>
                <w:b/>
                <w:bCs/>
                <w:sz w:val="18"/>
                <w:szCs w:val="18"/>
                <w:lang w:val="en-US" w:eastAsia="zh-CN"/>
              </w:rPr>
            </w:pPr>
            <w:r w:rsidRPr="00083F32">
              <w:rPr>
                <w:rFonts w:asciiTheme="minorHAnsi" w:eastAsia="Times New Roman" w:hAnsiTheme="minorHAnsi" w:cstheme="minorHAnsi"/>
                <w:b/>
                <w:bCs/>
                <w:sz w:val="18"/>
                <w:szCs w:val="18"/>
                <w:lang w:val="en-US" w:eastAsia="zh-CN"/>
              </w:rPr>
              <w:t>Example(s)</w:t>
            </w:r>
          </w:p>
        </w:tc>
      </w:tr>
      <w:tr w:rsidR="006E5F7B" w:rsidRPr="00725CCD" w14:paraId="38CF075B" w14:textId="77777777" w:rsidTr="00182A0B">
        <w:tc>
          <w:tcPr>
            <w:tcW w:w="3235" w:type="dxa"/>
          </w:tcPr>
          <w:p w14:paraId="35BD77DF" w14:textId="77777777" w:rsidR="006E5F7B" w:rsidRPr="00083F32" w:rsidRDefault="006E5F7B" w:rsidP="00182A0B">
            <w:p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Regional Agent Performance</w:t>
            </w:r>
          </w:p>
        </w:tc>
        <w:tc>
          <w:tcPr>
            <w:tcW w:w="6243" w:type="dxa"/>
          </w:tcPr>
          <w:p w14:paraId="40AC736A" w14:textId="77777777" w:rsidR="006E5F7B" w:rsidRPr="00083F32" w:rsidRDefault="006E5F7B" w:rsidP="00182A0B">
            <w:p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For Executive-level Regional Director / Regional Director</w:t>
            </w:r>
          </w:p>
          <w:p w14:paraId="32D47556"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Highest Commission in the team (First Year)</w:t>
            </w:r>
          </w:p>
          <w:p w14:paraId="1BA63731"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 xml:space="preserve">Highest Commission in the team by </w:t>
            </w:r>
            <w:proofErr w:type="gramStart"/>
            <w:r w:rsidRPr="00083F32">
              <w:rPr>
                <w:rFonts w:asciiTheme="minorHAnsi" w:eastAsia="Times New Roman" w:hAnsiTheme="minorHAnsi" w:cstheme="minorHAnsi"/>
                <w:sz w:val="18"/>
                <w:szCs w:val="18"/>
                <w:lang w:val="en-US" w:eastAsia="zh-CN"/>
              </w:rPr>
              <w:t>Region</w:t>
            </w:r>
            <w:proofErr w:type="gramEnd"/>
          </w:p>
          <w:p w14:paraId="52A00933"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Highest Productivity</w:t>
            </w:r>
          </w:p>
          <w:p w14:paraId="608DBE6B"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Highest Growth</w:t>
            </w:r>
          </w:p>
        </w:tc>
      </w:tr>
      <w:tr w:rsidR="006E5F7B" w:rsidRPr="00725CCD" w14:paraId="5170C603" w14:textId="77777777" w:rsidTr="00182A0B">
        <w:tc>
          <w:tcPr>
            <w:tcW w:w="3235" w:type="dxa"/>
          </w:tcPr>
          <w:p w14:paraId="795A0AE4" w14:textId="77777777" w:rsidR="006E5F7B" w:rsidRPr="00083F32" w:rsidRDefault="006E5F7B" w:rsidP="00182A0B">
            <w:p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Region Performance</w:t>
            </w:r>
          </w:p>
        </w:tc>
        <w:tc>
          <w:tcPr>
            <w:tcW w:w="6243" w:type="dxa"/>
          </w:tcPr>
          <w:p w14:paraId="0E60CF0F"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 xml:space="preserve">10 </w:t>
            </w:r>
            <w:proofErr w:type="gramStart"/>
            <w:r w:rsidRPr="00083F32">
              <w:rPr>
                <w:rFonts w:asciiTheme="minorHAnsi" w:eastAsia="Times New Roman" w:hAnsiTheme="minorHAnsi" w:cstheme="minorHAnsi"/>
                <w:sz w:val="18"/>
                <w:szCs w:val="18"/>
                <w:lang w:val="en-US" w:eastAsia="zh-CN"/>
              </w:rPr>
              <w:t>Million</w:t>
            </w:r>
            <w:proofErr w:type="gramEnd"/>
            <w:r w:rsidRPr="00083F32">
              <w:rPr>
                <w:rFonts w:asciiTheme="minorHAnsi" w:eastAsia="Times New Roman" w:hAnsiTheme="minorHAnsi" w:cstheme="minorHAnsi"/>
                <w:sz w:val="18"/>
                <w:szCs w:val="18"/>
                <w:lang w:val="en-US" w:eastAsia="zh-CN"/>
              </w:rPr>
              <w:t xml:space="preserve"> Region</w:t>
            </w:r>
          </w:p>
          <w:p w14:paraId="32F41A3D"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Most MDRT Region</w:t>
            </w:r>
          </w:p>
          <w:p w14:paraId="599F5AF1"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Most MDRT Leader</w:t>
            </w:r>
          </w:p>
        </w:tc>
      </w:tr>
      <w:tr w:rsidR="006E5F7B" w:rsidRPr="00725CCD" w14:paraId="06ABDE38" w14:textId="77777777" w:rsidTr="00182A0B">
        <w:tc>
          <w:tcPr>
            <w:tcW w:w="3235" w:type="dxa"/>
          </w:tcPr>
          <w:p w14:paraId="6E694198" w14:textId="77777777" w:rsidR="006E5F7B" w:rsidRPr="00083F32" w:rsidRDefault="006E5F7B" w:rsidP="00182A0B">
            <w:p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District Agent Performance</w:t>
            </w:r>
          </w:p>
        </w:tc>
        <w:tc>
          <w:tcPr>
            <w:tcW w:w="6243" w:type="dxa"/>
          </w:tcPr>
          <w:p w14:paraId="5706629F" w14:textId="77777777" w:rsidR="006E5F7B" w:rsidRPr="00083F32" w:rsidRDefault="006E5F7B" w:rsidP="00182A0B">
            <w:p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For District Director / Senior Manager / Senior Agency Manager</w:t>
            </w:r>
          </w:p>
          <w:p w14:paraId="2B025816"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Highest Commission in the team (First Year)</w:t>
            </w:r>
          </w:p>
          <w:p w14:paraId="13FA142B" w14:textId="77777777" w:rsidR="006E5F7B" w:rsidRPr="00083F32" w:rsidRDefault="006E5F7B" w:rsidP="00182A0B">
            <w:pPr>
              <w:pStyle w:val="ListParagraph"/>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Highest Productivity</w:t>
            </w:r>
          </w:p>
          <w:p w14:paraId="7BE476BB"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Highest Growth</w:t>
            </w:r>
          </w:p>
        </w:tc>
      </w:tr>
      <w:tr w:rsidR="006E5F7B" w:rsidRPr="00725CCD" w14:paraId="6AC07376" w14:textId="77777777" w:rsidTr="00182A0B">
        <w:tc>
          <w:tcPr>
            <w:tcW w:w="3235" w:type="dxa"/>
          </w:tcPr>
          <w:p w14:paraId="0A78CE9B" w14:textId="77777777" w:rsidR="006E5F7B" w:rsidRPr="00083F32" w:rsidRDefault="006E5F7B" w:rsidP="00182A0B">
            <w:p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Recruitment</w:t>
            </w:r>
          </w:p>
        </w:tc>
        <w:tc>
          <w:tcPr>
            <w:tcW w:w="6243" w:type="dxa"/>
          </w:tcPr>
          <w:p w14:paraId="579AD5FE"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Highest number of Recruitment</w:t>
            </w:r>
          </w:p>
          <w:p w14:paraId="6A104843"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Best Recruitment agent</w:t>
            </w:r>
          </w:p>
          <w:p w14:paraId="0DB12E20"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LEAP &amp; Beyond Best District Recruitment</w:t>
            </w:r>
          </w:p>
          <w:p w14:paraId="614337CC"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LEAP &amp; Beyond Best Manager Recruitment</w:t>
            </w:r>
          </w:p>
        </w:tc>
      </w:tr>
      <w:tr w:rsidR="006E5F7B" w:rsidRPr="00725CCD" w14:paraId="1CF93516" w14:textId="77777777" w:rsidTr="00182A0B">
        <w:tc>
          <w:tcPr>
            <w:tcW w:w="3235" w:type="dxa"/>
          </w:tcPr>
          <w:p w14:paraId="741A5459" w14:textId="77777777" w:rsidR="006E5F7B" w:rsidRPr="00083F32" w:rsidRDefault="006E5F7B" w:rsidP="00182A0B">
            <w:p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Individual Performance</w:t>
            </w:r>
          </w:p>
        </w:tc>
        <w:tc>
          <w:tcPr>
            <w:tcW w:w="6243" w:type="dxa"/>
          </w:tcPr>
          <w:p w14:paraId="3122DC69"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Achiever of the Year</w:t>
            </w:r>
          </w:p>
          <w:p w14:paraId="216E6836"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Achiever Club</w:t>
            </w:r>
          </w:p>
          <w:p w14:paraId="23A09EB5"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Case Achiever of the Year</w:t>
            </w:r>
          </w:p>
          <w:p w14:paraId="63F55D58"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Health Case Achiever of the Year</w:t>
            </w:r>
          </w:p>
          <w:p w14:paraId="570ADFC5"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Cases Club</w:t>
            </w:r>
          </w:p>
          <w:p w14:paraId="57376A7F"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Rookie of the Year</w:t>
            </w:r>
          </w:p>
          <w:p w14:paraId="03FD737D"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Rookie Club</w:t>
            </w:r>
          </w:p>
          <w:p w14:paraId="2D4444B9"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Long Service Awards (5,10, 15, 20 Years)</w:t>
            </w:r>
          </w:p>
          <w:p w14:paraId="2F0D3D88"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Loyalty Awards</w:t>
            </w:r>
          </w:p>
          <w:p w14:paraId="29FE5975"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r w:rsidRPr="00083F32">
              <w:rPr>
                <w:rFonts w:asciiTheme="minorHAnsi" w:eastAsia="Times New Roman" w:hAnsiTheme="minorHAnsi" w:cstheme="minorHAnsi"/>
                <w:sz w:val="18"/>
                <w:szCs w:val="18"/>
                <w:lang w:val="en-US" w:eastAsia="zh-CN"/>
              </w:rPr>
              <w:t xml:space="preserve">CMF Individual Award </w:t>
            </w:r>
          </w:p>
          <w:p w14:paraId="1DBAA92F" w14:textId="77777777" w:rsidR="006E5F7B" w:rsidRPr="00083F32" w:rsidRDefault="006E5F7B" w:rsidP="00182A0B">
            <w:pPr>
              <w:pStyle w:val="ListParagraph"/>
              <w:numPr>
                <w:ilvl w:val="0"/>
                <w:numId w:val="19"/>
              </w:numPr>
              <w:rPr>
                <w:rFonts w:asciiTheme="minorHAnsi" w:eastAsia="Times New Roman" w:hAnsiTheme="minorHAnsi" w:cstheme="minorHAnsi"/>
                <w:sz w:val="18"/>
                <w:szCs w:val="18"/>
                <w:lang w:val="en-US" w:eastAsia="zh-CN"/>
              </w:rPr>
            </w:pPr>
            <w:proofErr w:type="spellStart"/>
            <w:r w:rsidRPr="00083F32">
              <w:rPr>
                <w:rFonts w:asciiTheme="minorHAnsi" w:eastAsia="Times New Roman" w:hAnsiTheme="minorHAnsi" w:cstheme="minorHAnsi"/>
                <w:sz w:val="18"/>
                <w:szCs w:val="18"/>
                <w:lang w:val="en-US" w:eastAsia="zh-CN"/>
              </w:rPr>
              <w:t>etc</w:t>
            </w:r>
            <w:proofErr w:type="spellEnd"/>
          </w:p>
        </w:tc>
      </w:tr>
    </w:tbl>
    <w:p w14:paraId="1F764BA2" w14:textId="77777777" w:rsidR="006E5F7B" w:rsidRPr="00725CCD" w:rsidRDefault="006E5F7B" w:rsidP="006E5F7B">
      <w:pPr>
        <w:rPr>
          <w:rFonts w:asciiTheme="minorHAnsi" w:eastAsia="Times New Roman" w:hAnsiTheme="minorHAnsi" w:cstheme="minorHAnsi"/>
          <w:szCs w:val="20"/>
          <w:lang w:val="en-US" w:eastAsia="zh-CN"/>
        </w:rPr>
      </w:pPr>
    </w:p>
    <w:p w14:paraId="18405A00" w14:textId="77777777" w:rsidR="006E5F7B" w:rsidRPr="00725CCD" w:rsidRDefault="006E5F7B" w:rsidP="006E5F7B">
      <w:pP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lastRenderedPageBreak/>
        <w:t>Example of existing report “Highest Commission in the team (First Year)” is shown as below. The service provider can refer to the result to design the data model &amp; dashboard/report (The final result is subject to change and finalize when the actual implementation is started).</w:t>
      </w:r>
    </w:p>
    <w:p w14:paraId="77C964CC" w14:textId="3B91BA70" w:rsidR="006E5F7B" w:rsidRDefault="006E5F7B" w:rsidP="006E5F7B">
      <w:pPr>
        <w:rPr>
          <w:rFonts w:asciiTheme="minorHAnsi" w:eastAsia="Times New Roman" w:hAnsiTheme="minorHAnsi" w:cstheme="minorHAnsi"/>
          <w:sz w:val="22"/>
          <w:szCs w:val="22"/>
          <w:lang w:val="en-US" w:eastAsia="zh-CN"/>
        </w:rPr>
      </w:pPr>
    </w:p>
    <w:p w14:paraId="60AA3AAB" w14:textId="6CF4FD8B" w:rsidR="000A1D5F" w:rsidRPr="00630F39" w:rsidRDefault="000A1D5F" w:rsidP="006E5F7B">
      <w:pPr>
        <w:rPr>
          <w:rFonts w:asciiTheme="minorHAnsi" w:eastAsia="Times New Roman" w:hAnsiTheme="minorHAnsi" w:cstheme="minorHAnsi"/>
          <w:sz w:val="22"/>
          <w:szCs w:val="22"/>
          <w:lang w:val="en-US" w:eastAsia="zh-CN"/>
        </w:rPr>
      </w:pPr>
      <w:r>
        <w:rPr>
          <w:rFonts w:asciiTheme="minorHAnsi" w:eastAsia="Times New Roman" w:hAnsiTheme="minorHAnsi" w:cstheme="minorHAnsi"/>
          <w:sz w:val="22"/>
          <w:szCs w:val="22"/>
          <w:lang w:val="en-US" w:eastAsia="zh-CN"/>
        </w:rPr>
        <w:t>Example 1 – A1.2</w:t>
      </w:r>
    </w:p>
    <w:p w14:paraId="042CEC29" w14:textId="07E20A34" w:rsidR="006E5F7B" w:rsidRDefault="006E5F7B" w:rsidP="006E5F7B">
      <w:pPr>
        <w:rPr>
          <w:rFonts w:asciiTheme="minorHAnsi" w:eastAsia="Times New Roman" w:hAnsiTheme="minorHAnsi" w:cstheme="minorHAnsi"/>
          <w:sz w:val="22"/>
          <w:szCs w:val="22"/>
          <w:lang w:val="en-US" w:eastAsia="zh-CN"/>
        </w:rPr>
      </w:pPr>
      <w:r w:rsidRPr="00630F39">
        <w:rPr>
          <w:rFonts w:asciiTheme="minorHAnsi" w:eastAsia="Times New Roman" w:hAnsiTheme="minorHAnsi" w:cstheme="minorHAnsi"/>
          <w:noProof/>
          <w:sz w:val="22"/>
          <w:szCs w:val="22"/>
          <w:lang w:val="en-US" w:eastAsia="zh-CN"/>
        </w:rPr>
        <w:drawing>
          <wp:inline distT="0" distB="0" distL="0" distR="0" wp14:anchorId="1808473D" wp14:editId="10A1B30C">
            <wp:extent cx="6024880" cy="685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24880" cy="685800"/>
                    </a:xfrm>
                    <a:prstGeom prst="rect">
                      <a:avLst/>
                    </a:prstGeom>
                  </pic:spPr>
                </pic:pic>
              </a:graphicData>
            </a:graphic>
          </wp:inline>
        </w:drawing>
      </w:r>
    </w:p>
    <w:p w14:paraId="05AE3427" w14:textId="071365AF" w:rsidR="000A1D5F" w:rsidRDefault="000A1D5F" w:rsidP="006E5F7B">
      <w:pPr>
        <w:rPr>
          <w:rFonts w:asciiTheme="minorHAnsi" w:eastAsia="Times New Roman" w:hAnsiTheme="minorHAnsi" w:cstheme="minorHAnsi"/>
          <w:sz w:val="22"/>
          <w:szCs w:val="22"/>
          <w:lang w:val="en-US" w:eastAsia="zh-CN"/>
        </w:rPr>
      </w:pPr>
    </w:p>
    <w:p w14:paraId="0E308FD1" w14:textId="50BDF868" w:rsidR="000A1D5F" w:rsidRDefault="000A1D5F" w:rsidP="006E5F7B">
      <w:pPr>
        <w:rPr>
          <w:rFonts w:asciiTheme="minorHAnsi" w:eastAsia="Times New Roman" w:hAnsiTheme="minorHAnsi" w:cstheme="minorHAnsi"/>
          <w:sz w:val="22"/>
          <w:szCs w:val="22"/>
          <w:lang w:val="en-US" w:eastAsia="zh-CN"/>
        </w:rPr>
      </w:pPr>
      <w:r>
        <w:rPr>
          <w:rFonts w:asciiTheme="minorHAnsi" w:eastAsia="Times New Roman" w:hAnsiTheme="minorHAnsi" w:cstheme="minorHAnsi"/>
          <w:sz w:val="22"/>
          <w:szCs w:val="22"/>
          <w:lang w:val="en-US" w:eastAsia="zh-CN"/>
        </w:rPr>
        <w:t xml:space="preserve">Example 2 </w:t>
      </w:r>
    </w:p>
    <w:p w14:paraId="12906547" w14:textId="4728FE02" w:rsidR="000A1D5F" w:rsidRPr="00630F39" w:rsidRDefault="000A1D5F" w:rsidP="006E5F7B">
      <w:pPr>
        <w:rPr>
          <w:rFonts w:asciiTheme="minorHAnsi" w:eastAsia="Times New Roman" w:hAnsiTheme="minorHAnsi" w:cstheme="minorHAnsi"/>
          <w:sz w:val="22"/>
          <w:szCs w:val="22"/>
          <w:lang w:val="en-US" w:eastAsia="zh-CN"/>
        </w:rPr>
      </w:pPr>
      <w:r w:rsidRPr="000A1D5F">
        <w:rPr>
          <w:rFonts w:asciiTheme="minorHAnsi" w:eastAsia="Times New Roman" w:hAnsiTheme="minorHAnsi" w:cstheme="minorHAnsi"/>
          <w:noProof/>
          <w:sz w:val="22"/>
          <w:szCs w:val="22"/>
          <w:lang w:val="en-US" w:eastAsia="zh-CN"/>
        </w:rPr>
        <w:drawing>
          <wp:inline distT="0" distB="0" distL="0" distR="0" wp14:anchorId="0AA57350" wp14:editId="273BFF70">
            <wp:extent cx="6024880" cy="2142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24880" cy="2142490"/>
                    </a:xfrm>
                    <a:prstGeom prst="rect">
                      <a:avLst/>
                    </a:prstGeom>
                  </pic:spPr>
                </pic:pic>
              </a:graphicData>
            </a:graphic>
          </wp:inline>
        </w:drawing>
      </w:r>
    </w:p>
    <w:p w14:paraId="4A6C92B9" w14:textId="77777777" w:rsidR="006E5F7B" w:rsidRPr="00630F39" w:rsidRDefault="006E5F7B" w:rsidP="006E5F7B">
      <w:pPr>
        <w:rPr>
          <w:rFonts w:asciiTheme="minorHAnsi" w:eastAsia="Times New Roman" w:hAnsiTheme="minorHAnsi" w:cstheme="minorHAnsi"/>
          <w:sz w:val="22"/>
          <w:szCs w:val="22"/>
          <w:lang w:val="en-US" w:eastAsia="zh-CN"/>
        </w:rPr>
      </w:pPr>
    </w:p>
    <w:p w14:paraId="30C44C3E" w14:textId="50C9A99D" w:rsidR="00B61404" w:rsidRPr="00630F39" w:rsidRDefault="000A1D5F" w:rsidP="006E5F7B">
      <w:pPr>
        <w:rPr>
          <w:rFonts w:asciiTheme="minorHAnsi" w:eastAsia="Times New Roman" w:hAnsiTheme="minorHAnsi" w:cstheme="minorHAnsi"/>
          <w:sz w:val="22"/>
          <w:szCs w:val="22"/>
          <w:lang w:val="en-US" w:eastAsia="zh-CN"/>
        </w:rPr>
      </w:pPr>
      <w:r>
        <w:rPr>
          <w:rFonts w:asciiTheme="minorHAnsi" w:eastAsia="Times New Roman" w:hAnsiTheme="minorHAnsi" w:cstheme="minorHAnsi"/>
          <w:sz w:val="22"/>
          <w:szCs w:val="22"/>
          <w:lang w:val="en-US" w:eastAsia="zh-CN"/>
        </w:rPr>
        <w:t>Example 3</w:t>
      </w:r>
    </w:p>
    <w:p w14:paraId="6468A59D" w14:textId="0BEBF315" w:rsidR="006E5F7B" w:rsidRDefault="000A1D5F" w:rsidP="006E5F7B">
      <w:pPr>
        <w:rPr>
          <w:rFonts w:asciiTheme="minorHAnsi" w:eastAsia="Times New Roman" w:hAnsiTheme="minorHAnsi" w:cstheme="minorHAnsi"/>
          <w:sz w:val="22"/>
          <w:szCs w:val="22"/>
          <w:lang w:val="en-US" w:eastAsia="zh-CN"/>
        </w:rPr>
      </w:pPr>
      <w:r w:rsidRPr="000A1D5F">
        <w:rPr>
          <w:rFonts w:asciiTheme="minorHAnsi" w:eastAsia="Times New Roman" w:hAnsiTheme="minorHAnsi" w:cstheme="minorHAnsi"/>
          <w:noProof/>
          <w:sz w:val="22"/>
          <w:szCs w:val="22"/>
          <w:lang w:val="en-US" w:eastAsia="zh-CN"/>
        </w:rPr>
        <w:drawing>
          <wp:inline distT="0" distB="0" distL="0" distR="0" wp14:anchorId="5CAB1B60" wp14:editId="5615585E">
            <wp:extent cx="6024880" cy="21602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4880" cy="2160270"/>
                    </a:xfrm>
                    <a:prstGeom prst="rect">
                      <a:avLst/>
                    </a:prstGeom>
                  </pic:spPr>
                </pic:pic>
              </a:graphicData>
            </a:graphic>
          </wp:inline>
        </w:drawing>
      </w:r>
    </w:p>
    <w:p w14:paraId="75D91370" w14:textId="637CD8FB" w:rsidR="000A1D5F" w:rsidRDefault="000A1D5F" w:rsidP="006E5F7B">
      <w:pPr>
        <w:rPr>
          <w:rFonts w:asciiTheme="minorHAnsi" w:eastAsia="Times New Roman" w:hAnsiTheme="minorHAnsi" w:cstheme="minorHAnsi"/>
          <w:sz w:val="22"/>
          <w:szCs w:val="22"/>
          <w:lang w:val="en-US" w:eastAsia="zh-CN"/>
        </w:rPr>
      </w:pPr>
    </w:p>
    <w:p w14:paraId="479CF312" w14:textId="202A6FA7" w:rsidR="000A1D5F" w:rsidRDefault="000A1D5F" w:rsidP="006E5F7B">
      <w:pPr>
        <w:rPr>
          <w:rFonts w:asciiTheme="minorHAnsi" w:eastAsia="Times New Roman" w:hAnsiTheme="minorHAnsi" w:cstheme="minorHAnsi"/>
          <w:sz w:val="22"/>
          <w:szCs w:val="22"/>
          <w:lang w:val="en-US" w:eastAsia="zh-CN"/>
        </w:rPr>
      </w:pPr>
      <w:r>
        <w:rPr>
          <w:rFonts w:asciiTheme="minorHAnsi" w:eastAsia="Times New Roman" w:hAnsiTheme="minorHAnsi" w:cstheme="minorHAnsi"/>
          <w:sz w:val="22"/>
          <w:szCs w:val="22"/>
          <w:lang w:val="en-US" w:eastAsia="zh-CN"/>
        </w:rPr>
        <w:t>Example 4</w:t>
      </w:r>
    </w:p>
    <w:p w14:paraId="170A2B7E" w14:textId="1881229A" w:rsidR="000A1D5F" w:rsidRDefault="000A1D5F" w:rsidP="006E5F7B">
      <w:pPr>
        <w:rPr>
          <w:rFonts w:asciiTheme="minorHAnsi" w:eastAsia="Times New Roman" w:hAnsiTheme="minorHAnsi" w:cstheme="minorHAnsi"/>
          <w:sz w:val="22"/>
          <w:szCs w:val="22"/>
          <w:lang w:val="en-US" w:eastAsia="zh-CN"/>
        </w:rPr>
      </w:pPr>
      <w:r w:rsidRPr="000A1D5F">
        <w:rPr>
          <w:rFonts w:asciiTheme="minorHAnsi" w:eastAsia="Times New Roman" w:hAnsiTheme="minorHAnsi" w:cstheme="minorHAnsi"/>
          <w:noProof/>
          <w:sz w:val="22"/>
          <w:szCs w:val="22"/>
          <w:lang w:val="en-US" w:eastAsia="zh-CN"/>
        </w:rPr>
        <w:lastRenderedPageBreak/>
        <w:drawing>
          <wp:inline distT="0" distB="0" distL="0" distR="0" wp14:anchorId="465C88A9" wp14:editId="20DA1869">
            <wp:extent cx="6024880" cy="23914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24880" cy="2391410"/>
                    </a:xfrm>
                    <a:prstGeom prst="rect">
                      <a:avLst/>
                    </a:prstGeom>
                  </pic:spPr>
                </pic:pic>
              </a:graphicData>
            </a:graphic>
          </wp:inline>
        </w:drawing>
      </w:r>
    </w:p>
    <w:p w14:paraId="2D193D25" w14:textId="26425266" w:rsidR="000A1D5F" w:rsidRDefault="000A1D5F" w:rsidP="006E5F7B">
      <w:pPr>
        <w:rPr>
          <w:rFonts w:asciiTheme="minorHAnsi" w:eastAsia="Times New Roman" w:hAnsiTheme="minorHAnsi" w:cstheme="minorHAnsi"/>
          <w:sz w:val="22"/>
          <w:szCs w:val="22"/>
          <w:lang w:val="en-US" w:eastAsia="zh-CN"/>
        </w:rPr>
      </w:pPr>
    </w:p>
    <w:p w14:paraId="595FE95F" w14:textId="0AE1C62A" w:rsidR="000A1D5F" w:rsidRDefault="00813557" w:rsidP="006E5F7B">
      <w:pPr>
        <w:rPr>
          <w:rFonts w:asciiTheme="minorHAnsi" w:eastAsia="Times New Roman" w:hAnsiTheme="minorHAnsi" w:cstheme="minorHAnsi"/>
          <w:sz w:val="22"/>
          <w:szCs w:val="22"/>
          <w:lang w:val="en-US" w:eastAsia="zh-CN"/>
        </w:rPr>
      </w:pPr>
      <w:r>
        <w:rPr>
          <w:rFonts w:asciiTheme="minorHAnsi" w:eastAsia="Times New Roman" w:hAnsiTheme="minorHAnsi" w:cstheme="minorHAnsi"/>
          <w:sz w:val="22"/>
          <w:szCs w:val="22"/>
          <w:lang w:val="en-US" w:eastAsia="zh-CN"/>
        </w:rPr>
        <w:t>Example 5</w:t>
      </w:r>
    </w:p>
    <w:p w14:paraId="127BE2FF" w14:textId="28AC767D" w:rsidR="00813557" w:rsidRDefault="00813557" w:rsidP="006E5F7B">
      <w:pPr>
        <w:rPr>
          <w:rFonts w:asciiTheme="minorHAnsi" w:eastAsia="Times New Roman" w:hAnsiTheme="minorHAnsi" w:cstheme="minorHAnsi"/>
          <w:sz w:val="22"/>
          <w:szCs w:val="22"/>
          <w:lang w:val="en-US" w:eastAsia="zh-CN"/>
        </w:rPr>
      </w:pPr>
      <w:r w:rsidRPr="00813557">
        <w:rPr>
          <w:rFonts w:asciiTheme="minorHAnsi" w:eastAsia="Times New Roman" w:hAnsiTheme="minorHAnsi" w:cstheme="minorHAnsi"/>
          <w:noProof/>
          <w:sz w:val="22"/>
          <w:szCs w:val="22"/>
          <w:lang w:val="en-US" w:eastAsia="zh-CN"/>
        </w:rPr>
        <w:drawing>
          <wp:inline distT="0" distB="0" distL="0" distR="0" wp14:anchorId="7B4A58CC" wp14:editId="0EFB7675">
            <wp:extent cx="6024880" cy="20529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24880" cy="2052955"/>
                    </a:xfrm>
                    <a:prstGeom prst="rect">
                      <a:avLst/>
                    </a:prstGeom>
                  </pic:spPr>
                </pic:pic>
              </a:graphicData>
            </a:graphic>
          </wp:inline>
        </w:drawing>
      </w:r>
    </w:p>
    <w:p w14:paraId="58ABC9A0" w14:textId="77777777" w:rsidR="000A1D5F" w:rsidRPr="00630F39" w:rsidRDefault="000A1D5F" w:rsidP="006E5F7B">
      <w:pPr>
        <w:rPr>
          <w:rFonts w:asciiTheme="minorHAnsi" w:eastAsia="Times New Roman" w:hAnsiTheme="minorHAnsi" w:cstheme="minorHAnsi"/>
          <w:sz w:val="22"/>
          <w:szCs w:val="22"/>
          <w:lang w:val="en-US" w:eastAsia="zh-CN"/>
        </w:rPr>
      </w:pPr>
    </w:p>
    <w:p w14:paraId="1DA66DAD" w14:textId="539DA9BC" w:rsidR="006E5F7B" w:rsidRPr="00630F39" w:rsidRDefault="006E5F7B" w:rsidP="00B01D39">
      <w:pPr>
        <w:pStyle w:val="Heading4"/>
        <w:pPrChange w:id="257" w:author="Kelvin Wong Kin" w:date="2023-02-01T12:01:00Z">
          <w:pPr>
            <w:pStyle w:val="Heading3"/>
          </w:pPr>
        </w:pPrChange>
      </w:pPr>
      <w:bookmarkStart w:id="258" w:name="_Toc122524176"/>
      <w:r w:rsidRPr="00630F39">
        <w:t>2.</w:t>
      </w:r>
      <w:r>
        <w:t>1</w:t>
      </w:r>
      <w:r w:rsidRPr="00630F39">
        <w:t>.</w:t>
      </w:r>
      <w:ins w:id="259" w:author="Kelvin Wong Kin" w:date="2023-02-01T12:01:00Z">
        <w:r w:rsidR="000D4139">
          <w:t>1.</w:t>
        </w:r>
      </w:ins>
      <w:r w:rsidR="001F74F6">
        <w:t>3</w:t>
      </w:r>
      <w:r w:rsidR="001F74F6" w:rsidRPr="00630F39">
        <w:t xml:space="preserve"> </w:t>
      </w:r>
      <w:r w:rsidRPr="00630F39">
        <w:t>Partnership Dashboard</w:t>
      </w:r>
      <w:bookmarkEnd w:id="258"/>
    </w:p>
    <w:p w14:paraId="14CA4012" w14:textId="77777777" w:rsidR="006E5F7B" w:rsidRPr="00630F39" w:rsidRDefault="006E5F7B" w:rsidP="006E5F7B">
      <w:pPr>
        <w:rPr>
          <w:rFonts w:asciiTheme="minorHAnsi" w:eastAsia="Times New Roman" w:hAnsiTheme="minorHAnsi" w:cstheme="minorHAnsi"/>
          <w:sz w:val="22"/>
          <w:szCs w:val="22"/>
          <w:lang w:val="en-US" w:eastAsia="zh-CN"/>
        </w:rPr>
      </w:pPr>
    </w:p>
    <w:p w14:paraId="2E08AB30" w14:textId="36AE3E16" w:rsidR="006E5F7B" w:rsidRPr="00725CCD" w:rsidRDefault="006E5F7B" w:rsidP="006E5F7B">
      <w:pP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Existing Partnership Performance Dashboard has</w:t>
      </w:r>
      <w:r w:rsidR="00D512CB">
        <w:rPr>
          <w:rFonts w:asciiTheme="minorHAnsi" w:eastAsia="Times New Roman" w:hAnsiTheme="minorHAnsi" w:cstheme="minorHAnsi"/>
          <w:szCs w:val="20"/>
          <w:lang w:val="en-US" w:eastAsia="zh-CN"/>
        </w:rPr>
        <w:t xml:space="preserve"> been</w:t>
      </w:r>
      <w:r w:rsidRPr="00725CCD">
        <w:rPr>
          <w:rFonts w:asciiTheme="minorHAnsi" w:eastAsia="Times New Roman" w:hAnsiTheme="minorHAnsi" w:cstheme="minorHAnsi"/>
          <w:szCs w:val="20"/>
          <w:lang w:val="en-US" w:eastAsia="zh-CN"/>
        </w:rPr>
        <w:t xml:space="preserve"> built in Qlik Sense. The service provider is required to develop the dashboard in EDW</w:t>
      </w:r>
      <w:r w:rsidR="00400850">
        <w:rPr>
          <w:rFonts w:asciiTheme="minorHAnsi" w:eastAsia="Times New Roman" w:hAnsiTheme="minorHAnsi" w:cstheme="minorHAnsi"/>
          <w:szCs w:val="20"/>
          <w:lang w:val="en-US" w:eastAsia="zh-CN"/>
        </w:rPr>
        <w:t xml:space="preserve"> / data lake</w:t>
      </w:r>
      <w:r w:rsidRPr="00725CCD">
        <w:rPr>
          <w:rFonts w:asciiTheme="minorHAnsi" w:eastAsia="Times New Roman" w:hAnsiTheme="minorHAnsi" w:cstheme="minorHAnsi"/>
          <w:szCs w:val="20"/>
          <w:lang w:val="en-US" w:eastAsia="zh-CN"/>
        </w:rPr>
        <w:t xml:space="preserve"> based on the defined </w:t>
      </w:r>
      <w:r w:rsidR="00585B2E">
        <w:rPr>
          <w:rFonts w:asciiTheme="minorHAnsi" w:eastAsia="Times New Roman" w:hAnsiTheme="minorHAnsi" w:cstheme="minorHAnsi"/>
          <w:szCs w:val="20"/>
          <w:lang w:val="en-US" w:eastAsia="zh-CN"/>
        </w:rPr>
        <w:t>data model</w:t>
      </w:r>
      <w:r w:rsidRPr="00725CCD">
        <w:rPr>
          <w:rFonts w:asciiTheme="minorHAnsi" w:eastAsia="Times New Roman" w:hAnsiTheme="minorHAnsi" w:cstheme="minorHAnsi"/>
          <w:szCs w:val="20"/>
          <w:lang w:val="en-US" w:eastAsia="zh-CN"/>
        </w:rPr>
        <w:t>. The following shows the list of existing dashboards (For reference only – subject to change during the implementation phase).</w:t>
      </w:r>
    </w:p>
    <w:p w14:paraId="1D9C1034" w14:textId="77777777" w:rsidR="006E5F7B" w:rsidRPr="00725CCD" w:rsidRDefault="006E5F7B" w:rsidP="006E5F7B">
      <w:pPr>
        <w:rPr>
          <w:rFonts w:asciiTheme="minorHAnsi" w:eastAsia="Times New Roman" w:hAnsiTheme="minorHAnsi" w:cstheme="minorHAnsi"/>
          <w:szCs w:val="20"/>
          <w:lang w:val="en-US" w:eastAsia="zh-CN"/>
        </w:rPr>
      </w:pPr>
    </w:p>
    <w:p w14:paraId="07266479" w14:textId="77777777" w:rsidR="006E5F7B" w:rsidRPr="00725CCD" w:rsidRDefault="006E5F7B" w:rsidP="006E5F7B">
      <w:pPr>
        <w:pStyle w:val="ListParagraph"/>
        <w:numPr>
          <w:ilvl w:val="0"/>
          <w:numId w:val="21"/>
        </w:numP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Partnership Dashboard Overall</w:t>
      </w:r>
    </w:p>
    <w:p w14:paraId="66E937AB" w14:textId="77777777" w:rsidR="006E5F7B" w:rsidRPr="00725CCD" w:rsidRDefault="006E5F7B" w:rsidP="006E5F7B">
      <w:pPr>
        <w:pStyle w:val="ListParagraph"/>
        <w:numPr>
          <w:ilvl w:val="0"/>
          <w:numId w:val="21"/>
        </w:numP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Partnership Sales Manager Dashboards x 8 for different sales manager</w:t>
      </w:r>
    </w:p>
    <w:p w14:paraId="1C09806D" w14:textId="77777777" w:rsidR="006E5F7B" w:rsidRPr="00725CCD" w:rsidRDefault="006E5F7B" w:rsidP="006E5F7B">
      <w:pPr>
        <w:rPr>
          <w:rFonts w:asciiTheme="minorHAnsi" w:eastAsia="Times New Roman" w:hAnsiTheme="minorHAnsi" w:cstheme="minorHAnsi"/>
          <w:szCs w:val="20"/>
          <w:lang w:val="en-US" w:eastAsia="zh-CN"/>
        </w:rPr>
      </w:pPr>
    </w:p>
    <w:p w14:paraId="33909F41" w14:textId="77777777" w:rsidR="006E5F7B" w:rsidRPr="00725CCD" w:rsidRDefault="006E5F7B" w:rsidP="006E5F7B">
      <w:pP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Examples for reference of the Partnership Executive Dashboard (masked) are shown as below,</w:t>
      </w:r>
    </w:p>
    <w:p w14:paraId="2D1AA36E" w14:textId="77777777" w:rsidR="006E5F7B" w:rsidRPr="00630F39" w:rsidRDefault="006E5F7B" w:rsidP="006E5F7B">
      <w:pPr>
        <w:rPr>
          <w:rFonts w:asciiTheme="minorHAnsi" w:eastAsia="Times New Roman" w:hAnsiTheme="minorHAnsi" w:cstheme="minorHAnsi"/>
          <w:sz w:val="22"/>
          <w:szCs w:val="22"/>
          <w:lang w:val="en-US" w:eastAsia="zh-CN"/>
        </w:rPr>
      </w:pPr>
    </w:p>
    <w:p w14:paraId="71FC7CFD" w14:textId="77777777" w:rsidR="006E5F7B" w:rsidRPr="00630F39" w:rsidRDefault="006E5F7B" w:rsidP="006E5F7B">
      <w:pPr>
        <w:rPr>
          <w:rFonts w:asciiTheme="minorHAnsi" w:eastAsia="Times New Roman" w:hAnsiTheme="minorHAnsi" w:cstheme="minorHAnsi"/>
          <w:sz w:val="22"/>
          <w:szCs w:val="22"/>
          <w:lang w:val="en-US" w:eastAsia="zh-CN"/>
        </w:rPr>
      </w:pPr>
      <w:r w:rsidRPr="00630F39">
        <w:rPr>
          <w:rFonts w:asciiTheme="minorHAnsi" w:eastAsia="Times New Roman" w:hAnsiTheme="minorHAnsi" w:cstheme="minorHAnsi"/>
          <w:noProof/>
          <w:sz w:val="22"/>
          <w:szCs w:val="22"/>
          <w:lang w:val="en-US" w:eastAsia="zh-CN"/>
        </w:rPr>
        <w:lastRenderedPageBreak/>
        <w:drawing>
          <wp:inline distT="0" distB="0" distL="0" distR="0" wp14:anchorId="265E9C91" wp14:editId="16A92BEA">
            <wp:extent cx="6014720" cy="2260600"/>
            <wp:effectExtent l="0" t="0" r="508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14720" cy="2260600"/>
                    </a:xfrm>
                    <a:prstGeom prst="rect">
                      <a:avLst/>
                    </a:prstGeom>
                    <a:noFill/>
                    <a:ln>
                      <a:noFill/>
                    </a:ln>
                  </pic:spPr>
                </pic:pic>
              </a:graphicData>
            </a:graphic>
          </wp:inline>
        </w:drawing>
      </w:r>
    </w:p>
    <w:p w14:paraId="7E53E16E" w14:textId="77777777" w:rsidR="006E5F7B" w:rsidRPr="00630F39" w:rsidRDefault="006E5F7B" w:rsidP="006E5F7B">
      <w:pPr>
        <w:rPr>
          <w:rFonts w:asciiTheme="minorHAnsi" w:eastAsia="Times New Roman" w:hAnsiTheme="minorHAnsi" w:cstheme="minorHAnsi"/>
          <w:sz w:val="22"/>
          <w:szCs w:val="22"/>
          <w:lang w:val="en-US" w:eastAsia="zh-CN"/>
        </w:rPr>
      </w:pPr>
    </w:p>
    <w:p w14:paraId="72FC2BF9" w14:textId="0D2ABB20" w:rsidR="006E5F7B" w:rsidRPr="00725CCD" w:rsidRDefault="006E5F7B" w:rsidP="006E5F7B">
      <w:pP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 xml:space="preserve">The service provider needs to also show the migration plan of the existing dashboards/reports to EDW so that the dashboards/reports on Qlik Sense </w:t>
      </w:r>
      <w:r w:rsidR="00D512CB">
        <w:rPr>
          <w:rFonts w:asciiTheme="minorHAnsi" w:eastAsia="Times New Roman" w:hAnsiTheme="minorHAnsi" w:cstheme="minorHAnsi"/>
          <w:szCs w:val="20"/>
          <w:lang w:val="en-US" w:eastAsia="zh-CN"/>
        </w:rPr>
        <w:t>can be</w:t>
      </w:r>
      <w:r w:rsidR="00D512CB" w:rsidRPr="00725CCD">
        <w:rPr>
          <w:rFonts w:asciiTheme="minorHAnsi" w:eastAsia="Times New Roman" w:hAnsiTheme="minorHAnsi" w:cstheme="minorHAnsi"/>
          <w:szCs w:val="20"/>
          <w:lang w:val="en-US" w:eastAsia="zh-CN"/>
        </w:rPr>
        <w:t xml:space="preserve"> </w:t>
      </w:r>
      <w:r w:rsidRPr="00725CCD">
        <w:rPr>
          <w:rFonts w:asciiTheme="minorHAnsi" w:eastAsia="Times New Roman" w:hAnsiTheme="minorHAnsi" w:cstheme="minorHAnsi"/>
          <w:szCs w:val="20"/>
          <w:lang w:val="en-US" w:eastAsia="zh-CN"/>
        </w:rPr>
        <w:t>sunset.</w:t>
      </w:r>
    </w:p>
    <w:p w14:paraId="4F2FE8C4" w14:textId="77777777" w:rsidR="006E5F7B" w:rsidRPr="00630F39" w:rsidRDefault="006E5F7B" w:rsidP="006E5F7B">
      <w:pPr>
        <w:rPr>
          <w:rFonts w:asciiTheme="minorHAnsi" w:eastAsia="Times New Roman" w:hAnsiTheme="minorHAnsi" w:cstheme="minorHAnsi"/>
          <w:sz w:val="22"/>
          <w:szCs w:val="22"/>
          <w:lang w:val="en-US" w:eastAsia="zh-CN"/>
        </w:rPr>
      </w:pPr>
    </w:p>
    <w:p w14:paraId="7C018409" w14:textId="3246BC94" w:rsidR="006E5F7B" w:rsidRPr="00630F39" w:rsidRDefault="006E5F7B" w:rsidP="000D4139">
      <w:pPr>
        <w:pStyle w:val="Heading4"/>
        <w:pPrChange w:id="260" w:author="Kelvin Wong Kin" w:date="2023-02-01T12:01:00Z">
          <w:pPr>
            <w:pStyle w:val="Heading3"/>
          </w:pPr>
        </w:pPrChange>
      </w:pPr>
      <w:bookmarkStart w:id="261" w:name="_Toc122524177"/>
      <w:r w:rsidRPr="00630F39">
        <w:t>2.</w:t>
      </w:r>
      <w:r>
        <w:t>1</w:t>
      </w:r>
      <w:r w:rsidRPr="00630F39">
        <w:t>.</w:t>
      </w:r>
      <w:ins w:id="262" w:author="Kelvin Wong Kin" w:date="2023-02-01T12:01:00Z">
        <w:r w:rsidR="000D4139">
          <w:t>1.</w:t>
        </w:r>
      </w:ins>
      <w:r w:rsidR="001F74F6">
        <w:t>4</w:t>
      </w:r>
      <w:r w:rsidR="001F74F6" w:rsidRPr="00630F39">
        <w:t xml:space="preserve"> </w:t>
      </w:r>
      <w:r w:rsidR="0027456B">
        <w:t>Operation Dashboards and Reports</w:t>
      </w:r>
      <w:bookmarkEnd w:id="261"/>
      <w:r w:rsidR="0027456B" w:rsidRPr="00630F39">
        <w:t xml:space="preserve"> </w:t>
      </w:r>
    </w:p>
    <w:p w14:paraId="61334F7E" w14:textId="77777777" w:rsidR="006E5F7B" w:rsidRPr="00630F39" w:rsidRDefault="006E5F7B" w:rsidP="006E5F7B">
      <w:pPr>
        <w:rPr>
          <w:rFonts w:asciiTheme="minorHAnsi" w:eastAsia="Times New Roman" w:hAnsiTheme="minorHAnsi" w:cstheme="minorHAnsi"/>
          <w:sz w:val="22"/>
          <w:szCs w:val="22"/>
          <w:lang w:val="en-US" w:eastAsia="zh-CN"/>
        </w:rPr>
      </w:pPr>
    </w:p>
    <w:p w14:paraId="6C6BF87F" w14:textId="04D07A90" w:rsidR="008132CF" w:rsidRDefault="006E5F7B" w:rsidP="006E5F7B">
      <w:pP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Service provider</w:t>
      </w:r>
      <w:r w:rsidR="00D512CB">
        <w:rPr>
          <w:rFonts w:asciiTheme="minorHAnsi" w:eastAsia="Times New Roman" w:hAnsiTheme="minorHAnsi" w:cstheme="minorHAnsi"/>
          <w:szCs w:val="20"/>
          <w:lang w:val="en-US" w:eastAsia="zh-CN"/>
        </w:rPr>
        <w:t xml:space="preserve"> shall</w:t>
      </w:r>
      <w:r w:rsidRPr="00725CCD">
        <w:rPr>
          <w:rFonts w:asciiTheme="minorHAnsi" w:eastAsia="Times New Roman" w:hAnsiTheme="minorHAnsi" w:cstheme="minorHAnsi"/>
          <w:szCs w:val="20"/>
          <w:lang w:val="en-US" w:eastAsia="zh-CN"/>
        </w:rPr>
        <w:t xml:space="preserve"> propose claims dashboard based on past experiences</w:t>
      </w:r>
      <w:r w:rsidR="00CF79B9">
        <w:rPr>
          <w:rFonts w:asciiTheme="minorHAnsi" w:eastAsia="Times New Roman" w:hAnsiTheme="minorHAnsi" w:cstheme="minorHAnsi"/>
          <w:szCs w:val="20"/>
          <w:lang w:val="en-US" w:eastAsia="zh-CN"/>
        </w:rPr>
        <w:t xml:space="preserve"> that can benefit most the insurance business/operation. </w:t>
      </w:r>
    </w:p>
    <w:p w14:paraId="15E73A10" w14:textId="62AB2EF5" w:rsidR="008132CF" w:rsidRDefault="008132CF" w:rsidP="006E5F7B">
      <w:pPr>
        <w:rPr>
          <w:rFonts w:asciiTheme="minorHAnsi" w:eastAsia="Times New Roman" w:hAnsiTheme="minorHAnsi" w:cstheme="minorHAnsi"/>
          <w:szCs w:val="20"/>
          <w:lang w:val="en-US" w:eastAsia="zh-CN"/>
        </w:rPr>
      </w:pPr>
    </w:p>
    <w:p w14:paraId="5C356137" w14:textId="69992FF3" w:rsidR="008132CF" w:rsidRPr="00E7242D" w:rsidRDefault="008132CF" w:rsidP="000D4139">
      <w:pPr>
        <w:pStyle w:val="Heading5"/>
        <w:rPr>
          <w:lang w:val="en-US"/>
        </w:rPr>
        <w:pPrChange w:id="263" w:author="Kelvin Wong Kin" w:date="2023-02-01T12:01:00Z">
          <w:pPr/>
        </w:pPrChange>
      </w:pPr>
      <w:r w:rsidRPr="00E7242D">
        <w:rPr>
          <w:lang w:val="en-US"/>
        </w:rPr>
        <w:t>2.1.</w:t>
      </w:r>
      <w:ins w:id="264" w:author="Kelvin Wong Kin" w:date="2023-02-01T12:01:00Z">
        <w:r w:rsidR="000D4139">
          <w:rPr>
            <w:lang w:val="en-US"/>
          </w:rPr>
          <w:t>1.</w:t>
        </w:r>
      </w:ins>
      <w:r w:rsidRPr="00E7242D">
        <w:rPr>
          <w:lang w:val="en-US"/>
        </w:rPr>
        <w:t>4.1 Service Request for Operation</w:t>
      </w:r>
    </w:p>
    <w:p w14:paraId="6F018F8A" w14:textId="05292118" w:rsidR="00BC084E" w:rsidRDefault="00BC084E" w:rsidP="006E5F7B">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 xml:space="preserve">Regular service request (SR) from operation department is one of the critical </w:t>
      </w:r>
      <w:proofErr w:type="gramStart"/>
      <w:r>
        <w:rPr>
          <w:rFonts w:asciiTheme="minorHAnsi" w:eastAsia="Times New Roman" w:hAnsiTheme="minorHAnsi" w:cstheme="minorHAnsi"/>
          <w:szCs w:val="20"/>
          <w:lang w:val="en-US" w:eastAsia="zh-CN"/>
        </w:rPr>
        <w:t>item</w:t>
      </w:r>
      <w:proofErr w:type="gramEnd"/>
      <w:r>
        <w:rPr>
          <w:rFonts w:asciiTheme="minorHAnsi" w:eastAsia="Times New Roman" w:hAnsiTheme="minorHAnsi" w:cstheme="minorHAnsi"/>
          <w:szCs w:val="20"/>
          <w:lang w:val="en-US" w:eastAsia="zh-CN"/>
        </w:rPr>
        <w:t xml:space="preserve"> that needs to be addressed</w:t>
      </w:r>
      <w:r w:rsidR="006C5949">
        <w:rPr>
          <w:rFonts w:asciiTheme="minorHAnsi" w:eastAsia="Times New Roman" w:hAnsiTheme="minorHAnsi" w:cstheme="minorHAnsi"/>
          <w:szCs w:val="20"/>
          <w:lang w:val="en-US" w:eastAsia="zh-CN"/>
        </w:rPr>
        <w:t>. The following shows some examples of those requests,</w:t>
      </w:r>
    </w:p>
    <w:p w14:paraId="25705F34" w14:textId="5441A27E" w:rsidR="00BC084E" w:rsidRDefault="00BC084E" w:rsidP="00BC084E">
      <w:pPr>
        <w:pStyle w:val="ListParagraph"/>
        <w:numPr>
          <w:ilvl w:val="0"/>
          <w:numId w:val="39"/>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E</w:t>
      </w:r>
      <w:r w:rsidRPr="00BC084E">
        <w:rPr>
          <w:rFonts w:asciiTheme="minorHAnsi" w:eastAsia="Times New Roman" w:hAnsiTheme="minorHAnsi" w:cstheme="minorHAnsi"/>
          <w:szCs w:val="20"/>
          <w:lang w:val="en-US" w:eastAsia="zh-CN"/>
        </w:rPr>
        <w:t>xtract the policy information for those trust policies</w:t>
      </w:r>
    </w:p>
    <w:p w14:paraId="7503995B" w14:textId="1EFDAF53" w:rsidR="00BC084E" w:rsidRDefault="00BC084E" w:rsidP="00BC084E">
      <w:pPr>
        <w:pStyle w:val="ListParagraph"/>
        <w:numPr>
          <w:ilvl w:val="0"/>
          <w:numId w:val="39"/>
        </w:numPr>
        <w:rPr>
          <w:rFonts w:asciiTheme="minorHAnsi" w:eastAsia="Times New Roman" w:hAnsiTheme="minorHAnsi" w:cstheme="minorHAnsi"/>
          <w:szCs w:val="20"/>
          <w:lang w:val="en-US" w:eastAsia="zh-CN"/>
        </w:rPr>
      </w:pPr>
      <w:r w:rsidRPr="00BC084E">
        <w:rPr>
          <w:rFonts w:asciiTheme="minorHAnsi" w:eastAsia="Times New Roman" w:hAnsiTheme="minorHAnsi" w:cstheme="minorHAnsi"/>
          <w:szCs w:val="20"/>
          <w:lang w:val="en-US" w:eastAsia="zh-CN"/>
        </w:rPr>
        <w:t xml:space="preserve">Obtain the policy listing of cases settlement for the reporting period, </w:t>
      </w:r>
      <w:proofErr w:type="gramStart"/>
      <w:r w:rsidRPr="00BC084E">
        <w:rPr>
          <w:rFonts w:asciiTheme="minorHAnsi" w:eastAsia="Times New Roman" w:hAnsiTheme="minorHAnsi" w:cstheme="minorHAnsi"/>
          <w:szCs w:val="20"/>
          <w:lang w:val="en-US" w:eastAsia="zh-CN"/>
        </w:rPr>
        <w:t>i.e.</w:t>
      </w:r>
      <w:proofErr w:type="gramEnd"/>
      <w:r w:rsidRPr="00BC084E">
        <w:rPr>
          <w:rFonts w:asciiTheme="minorHAnsi" w:eastAsia="Times New Roman" w:hAnsiTheme="minorHAnsi" w:cstheme="minorHAnsi"/>
          <w:szCs w:val="20"/>
          <w:lang w:val="en-US" w:eastAsia="zh-CN"/>
        </w:rPr>
        <w:t xml:space="preserve"> 01 Oct 2019 to 31 Dec 2</w:t>
      </w:r>
    </w:p>
    <w:p w14:paraId="053BD4AE" w14:textId="7D73BB5D" w:rsidR="00BC084E" w:rsidRDefault="00BC084E" w:rsidP="00BC084E">
      <w:pPr>
        <w:pStyle w:val="ListParagraph"/>
        <w:numPr>
          <w:ilvl w:val="0"/>
          <w:numId w:val="39"/>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E</w:t>
      </w:r>
      <w:r w:rsidRPr="00BC084E">
        <w:rPr>
          <w:rFonts w:asciiTheme="minorHAnsi" w:eastAsia="Times New Roman" w:hAnsiTheme="minorHAnsi" w:cstheme="minorHAnsi"/>
          <w:szCs w:val="20"/>
          <w:lang w:val="en-US" w:eastAsia="zh-CN"/>
        </w:rPr>
        <w:t xml:space="preserve">xtract data for the fund corporate action of </w:t>
      </w:r>
      <w:r>
        <w:rPr>
          <w:rFonts w:asciiTheme="minorHAnsi" w:eastAsia="Times New Roman" w:hAnsiTheme="minorHAnsi" w:cstheme="minorHAnsi"/>
          <w:szCs w:val="20"/>
          <w:lang w:val="en-US" w:eastAsia="zh-CN"/>
        </w:rPr>
        <w:t>specified c</w:t>
      </w:r>
      <w:r w:rsidRPr="00BC084E">
        <w:rPr>
          <w:rFonts w:asciiTheme="minorHAnsi" w:eastAsia="Times New Roman" w:hAnsiTheme="minorHAnsi" w:cstheme="minorHAnsi"/>
          <w:szCs w:val="20"/>
          <w:lang w:val="en-US" w:eastAsia="zh-CN"/>
        </w:rPr>
        <w:t xml:space="preserve">ode </w:t>
      </w:r>
      <w:r>
        <w:rPr>
          <w:rFonts w:asciiTheme="minorHAnsi" w:eastAsia="Times New Roman" w:hAnsiTheme="minorHAnsi" w:cstheme="minorHAnsi"/>
          <w:szCs w:val="20"/>
          <w:lang w:val="en-US" w:eastAsia="zh-CN"/>
        </w:rPr>
        <w:t>(e.g., F151, F144)</w:t>
      </w:r>
    </w:p>
    <w:p w14:paraId="5BE7E2BC" w14:textId="0BF21DF2" w:rsidR="00BC084E" w:rsidRDefault="004F550B" w:rsidP="00BC084E">
      <w:pPr>
        <w:pStyle w:val="ListParagraph"/>
        <w:numPr>
          <w:ilvl w:val="0"/>
          <w:numId w:val="39"/>
        </w:numPr>
        <w:rPr>
          <w:rFonts w:asciiTheme="minorHAnsi" w:eastAsia="Times New Roman" w:hAnsiTheme="minorHAnsi" w:cstheme="minorHAnsi"/>
          <w:szCs w:val="20"/>
          <w:lang w:val="en-US" w:eastAsia="zh-CN"/>
        </w:rPr>
      </w:pPr>
      <w:r w:rsidRPr="004F550B">
        <w:rPr>
          <w:rFonts w:asciiTheme="minorHAnsi" w:eastAsia="Times New Roman" w:hAnsiTheme="minorHAnsi" w:cstheme="minorHAnsi"/>
          <w:szCs w:val="20"/>
          <w:lang w:val="en-US" w:eastAsia="zh-CN"/>
        </w:rPr>
        <w:t>Extract CAI claims data (format with product = CAI)</w:t>
      </w:r>
    </w:p>
    <w:p w14:paraId="62738722" w14:textId="64CA81BF" w:rsidR="004F550B" w:rsidRDefault="006C5949" w:rsidP="00BC084E">
      <w:pPr>
        <w:pStyle w:val="ListParagraph"/>
        <w:numPr>
          <w:ilvl w:val="0"/>
          <w:numId w:val="39"/>
        </w:numPr>
        <w:rPr>
          <w:rFonts w:asciiTheme="minorHAnsi" w:eastAsia="Times New Roman" w:hAnsiTheme="minorHAnsi" w:cstheme="minorHAnsi"/>
          <w:szCs w:val="20"/>
          <w:lang w:val="en-US" w:eastAsia="zh-CN"/>
        </w:rPr>
      </w:pPr>
      <w:r w:rsidRPr="006C5949">
        <w:rPr>
          <w:rFonts w:ascii="新細明體" w:hAnsi="新細明體" w:cs="新細明體" w:hint="eastAsia"/>
          <w:szCs w:val="20"/>
          <w:lang w:val="en-US" w:eastAsia="zh-CN"/>
        </w:rPr>
        <w:t>腸胃鏡手術</w:t>
      </w:r>
      <w:r w:rsidRPr="006C5949">
        <w:rPr>
          <w:rFonts w:asciiTheme="minorHAnsi" w:eastAsia="Times New Roman" w:hAnsiTheme="minorHAnsi" w:cstheme="minorHAnsi" w:hint="eastAsia"/>
          <w:szCs w:val="20"/>
          <w:lang w:val="en-US" w:eastAsia="zh-CN"/>
        </w:rPr>
        <w:t xml:space="preserve"> data in 2019</w:t>
      </w:r>
      <w:r>
        <w:rPr>
          <w:rFonts w:asciiTheme="minorHAnsi" w:eastAsia="Times New Roman" w:hAnsiTheme="minorHAnsi" w:cstheme="minorHAnsi"/>
          <w:szCs w:val="20"/>
          <w:lang w:val="en-US" w:eastAsia="zh-CN"/>
        </w:rPr>
        <w:t>, 2020, 2021, 2022</w:t>
      </w:r>
    </w:p>
    <w:p w14:paraId="54C5405E" w14:textId="0A676981" w:rsidR="006C5949" w:rsidRDefault="006C5949" w:rsidP="00BC084E">
      <w:pPr>
        <w:pStyle w:val="ListParagraph"/>
        <w:numPr>
          <w:ilvl w:val="0"/>
          <w:numId w:val="39"/>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E</w:t>
      </w:r>
      <w:r w:rsidRPr="006C5949">
        <w:rPr>
          <w:rFonts w:asciiTheme="minorHAnsi" w:eastAsia="Times New Roman" w:hAnsiTheme="minorHAnsi" w:cstheme="minorHAnsi"/>
          <w:szCs w:val="20"/>
          <w:lang w:val="en-US" w:eastAsia="zh-CN"/>
        </w:rPr>
        <w:t>xtract 2 non-payment levy policy lists</w:t>
      </w:r>
    </w:p>
    <w:p w14:paraId="3C4727CB" w14:textId="0D90126C" w:rsidR="006C5949" w:rsidRDefault="006C5949" w:rsidP="00BC084E">
      <w:pPr>
        <w:pStyle w:val="ListParagraph"/>
        <w:numPr>
          <w:ilvl w:val="0"/>
          <w:numId w:val="39"/>
        </w:numPr>
        <w:rPr>
          <w:rFonts w:asciiTheme="minorHAnsi" w:eastAsia="Times New Roman" w:hAnsiTheme="minorHAnsi" w:cstheme="minorHAnsi"/>
          <w:szCs w:val="20"/>
          <w:lang w:val="en-US" w:eastAsia="zh-CN"/>
        </w:rPr>
      </w:pPr>
      <w:r w:rsidRPr="006C5949">
        <w:rPr>
          <w:rFonts w:asciiTheme="minorHAnsi" w:eastAsia="Times New Roman" w:hAnsiTheme="minorHAnsi" w:cstheme="minorHAnsi"/>
          <w:szCs w:val="20"/>
          <w:lang w:val="en-US" w:eastAsia="zh-CN"/>
        </w:rPr>
        <w:t>Exceptional report for fast approve case</w:t>
      </w:r>
    </w:p>
    <w:p w14:paraId="6B1F7B78" w14:textId="6501764A" w:rsidR="006C5949" w:rsidRDefault="006C5949" w:rsidP="00BC084E">
      <w:pPr>
        <w:pStyle w:val="ListParagraph"/>
        <w:numPr>
          <w:ilvl w:val="0"/>
          <w:numId w:val="39"/>
        </w:numPr>
        <w:rPr>
          <w:rFonts w:asciiTheme="minorHAnsi" w:eastAsia="Times New Roman" w:hAnsiTheme="minorHAnsi" w:cstheme="minorHAnsi"/>
          <w:szCs w:val="20"/>
          <w:lang w:val="en-US" w:eastAsia="zh-CN"/>
        </w:rPr>
      </w:pPr>
      <w:r w:rsidRPr="006C5949">
        <w:rPr>
          <w:rFonts w:asciiTheme="minorHAnsi" w:eastAsia="Times New Roman" w:hAnsiTheme="minorHAnsi" w:cstheme="minorHAnsi"/>
          <w:szCs w:val="20"/>
          <w:lang w:val="en-US" w:eastAsia="zh-CN"/>
        </w:rPr>
        <w:t xml:space="preserve">Data extraction for </w:t>
      </w:r>
      <w:r>
        <w:rPr>
          <w:rFonts w:asciiTheme="minorHAnsi" w:eastAsia="Times New Roman" w:hAnsiTheme="minorHAnsi" w:cstheme="minorHAnsi"/>
          <w:szCs w:val="20"/>
          <w:lang w:val="en-US" w:eastAsia="zh-CN"/>
        </w:rPr>
        <w:t xml:space="preserve">specific </w:t>
      </w:r>
      <w:r w:rsidRPr="006C5949">
        <w:rPr>
          <w:rFonts w:asciiTheme="minorHAnsi" w:eastAsia="Times New Roman" w:hAnsiTheme="minorHAnsi" w:cstheme="minorHAnsi"/>
          <w:szCs w:val="20"/>
          <w:lang w:val="en-US" w:eastAsia="zh-CN"/>
        </w:rPr>
        <w:t>product HC168 and HC168II</w:t>
      </w:r>
    </w:p>
    <w:p w14:paraId="0423E295" w14:textId="77E3754E" w:rsidR="006C5949" w:rsidRDefault="006C5949" w:rsidP="00BC084E">
      <w:pPr>
        <w:pStyle w:val="ListParagraph"/>
        <w:numPr>
          <w:ilvl w:val="0"/>
          <w:numId w:val="39"/>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E</w:t>
      </w:r>
      <w:r w:rsidRPr="006C5949">
        <w:rPr>
          <w:rFonts w:asciiTheme="minorHAnsi" w:eastAsia="Times New Roman" w:hAnsiTheme="minorHAnsi" w:cstheme="minorHAnsi"/>
          <w:szCs w:val="20"/>
          <w:lang w:val="en-US" w:eastAsia="zh-CN"/>
        </w:rPr>
        <w:t>xtract data fields “Termination Date” and “Policy Status” from eBao</w:t>
      </w:r>
    </w:p>
    <w:p w14:paraId="6C183488" w14:textId="32200F5B" w:rsidR="006C5949" w:rsidRDefault="006C5949" w:rsidP="00BC084E">
      <w:pPr>
        <w:pStyle w:val="ListParagraph"/>
        <w:numPr>
          <w:ilvl w:val="0"/>
          <w:numId w:val="39"/>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E</w:t>
      </w:r>
      <w:r w:rsidRPr="006C5949">
        <w:rPr>
          <w:rFonts w:asciiTheme="minorHAnsi" w:eastAsia="Times New Roman" w:hAnsiTheme="minorHAnsi" w:cstheme="minorHAnsi"/>
          <w:szCs w:val="20"/>
          <w:lang w:val="en-US" w:eastAsia="zh-CN"/>
        </w:rPr>
        <w:t>xtract data from the customer database which matched the full World-Check Records up to 20 M</w:t>
      </w:r>
    </w:p>
    <w:p w14:paraId="12F9D96C" w14:textId="7FF398F4" w:rsidR="006C5949" w:rsidRPr="00E7242D" w:rsidRDefault="006C5949" w:rsidP="00E7242D">
      <w:pPr>
        <w:pStyle w:val="ListParagraph"/>
        <w:numPr>
          <w:ilvl w:val="0"/>
          <w:numId w:val="39"/>
        </w:num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E</w:t>
      </w:r>
      <w:r w:rsidRPr="006C5949">
        <w:rPr>
          <w:rFonts w:asciiTheme="minorHAnsi" w:eastAsia="Times New Roman" w:hAnsiTheme="minorHAnsi" w:cstheme="minorHAnsi"/>
          <w:szCs w:val="20"/>
          <w:lang w:val="en-US" w:eastAsia="zh-CN"/>
        </w:rPr>
        <w:t xml:space="preserve">xtract claim data in the attachment format for all medical product starting from </w:t>
      </w:r>
      <w:r>
        <w:rPr>
          <w:rFonts w:asciiTheme="minorHAnsi" w:eastAsia="Times New Roman" w:hAnsiTheme="minorHAnsi" w:cstheme="minorHAnsi"/>
          <w:szCs w:val="20"/>
          <w:lang w:val="en-US" w:eastAsia="zh-CN"/>
        </w:rPr>
        <w:t>2020</w:t>
      </w:r>
    </w:p>
    <w:p w14:paraId="712DA914" w14:textId="134357AE" w:rsidR="00BC084E" w:rsidRDefault="00BC084E" w:rsidP="006E5F7B">
      <w:pPr>
        <w:rPr>
          <w:rFonts w:asciiTheme="minorHAnsi" w:eastAsia="Times New Roman" w:hAnsiTheme="minorHAnsi" w:cstheme="minorHAnsi"/>
          <w:szCs w:val="20"/>
          <w:lang w:val="en-US" w:eastAsia="zh-CN"/>
        </w:rPr>
      </w:pPr>
    </w:p>
    <w:p w14:paraId="7D6D240F" w14:textId="6E784461" w:rsidR="008132CF" w:rsidRPr="000D4139" w:rsidRDefault="008132CF" w:rsidP="000D4139">
      <w:pPr>
        <w:pStyle w:val="Heading5"/>
        <w:rPr>
          <w:lang w:val="en-US"/>
          <w:rPrChange w:id="265" w:author="Kelvin Wong Kin" w:date="2023-02-01T12:02:00Z">
            <w:rPr>
              <w:rFonts w:asciiTheme="minorHAnsi" w:eastAsia="Times New Roman" w:hAnsiTheme="minorHAnsi" w:cstheme="minorHAnsi"/>
              <w:b/>
              <w:bCs/>
              <w:szCs w:val="20"/>
              <w:lang w:val="en-US" w:eastAsia="zh-CN"/>
            </w:rPr>
          </w:rPrChange>
        </w:rPr>
        <w:pPrChange w:id="266" w:author="Kelvin Wong Kin" w:date="2023-02-01T12:02:00Z">
          <w:pPr/>
        </w:pPrChange>
      </w:pPr>
      <w:r w:rsidRPr="000D4139">
        <w:rPr>
          <w:lang w:val="en-US"/>
          <w:rPrChange w:id="267" w:author="Kelvin Wong Kin" w:date="2023-02-01T12:02:00Z">
            <w:rPr>
              <w:rFonts w:asciiTheme="minorHAnsi" w:eastAsia="Times New Roman" w:hAnsiTheme="minorHAnsi" w:cstheme="minorHAnsi"/>
              <w:b/>
              <w:bCs/>
              <w:szCs w:val="20"/>
              <w:lang w:val="en-US" w:eastAsia="zh-CN"/>
            </w:rPr>
          </w:rPrChange>
        </w:rPr>
        <w:t>2.1.</w:t>
      </w:r>
      <w:ins w:id="268" w:author="Kelvin Wong Kin" w:date="2023-02-01T12:02:00Z">
        <w:r w:rsidR="000D4139">
          <w:rPr>
            <w:lang w:val="en-US"/>
          </w:rPr>
          <w:t>1.</w:t>
        </w:r>
      </w:ins>
      <w:r w:rsidRPr="000D4139">
        <w:rPr>
          <w:lang w:val="en-US"/>
          <w:rPrChange w:id="269" w:author="Kelvin Wong Kin" w:date="2023-02-01T12:02:00Z">
            <w:rPr>
              <w:rFonts w:asciiTheme="minorHAnsi" w:eastAsia="Times New Roman" w:hAnsiTheme="minorHAnsi" w:cstheme="minorHAnsi"/>
              <w:b/>
              <w:bCs/>
              <w:szCs w:val="20"/>
              <w:lang w:val="en-US" w:eastAsia="zh-CN"/>
            </w:rPr>
          </w:rPrChange>
        </w:rPr>
        <w:t>4.2 New Business (NB) and Claims</w:t>
      </w:r>
    </w:p>
    <w:p w14:paraId="19877A57" w14:textId="77777777" w:rsidR="008132CF" w:rsidRDefault="008132CF" w:rsidP="006E5F7B">
      <w:pPr>
        <w:rPr>
          <w:rFonts w:asciiTheme="minorHAnsi" w:eastAsia="Times New Roman" w:hAnsiTheme="minorHAnsi" w:cstheme="minorHAnsi"/>
          <w:szCs w:val="20"/>
          <w:lang w:val="en-US" w:eastAsia="zh-CN"/>
        </w:rPr>
      </w:pPr>
    </w:p>
    <w:p w14:paraId="4B1A2981" w14:textId="0D58CB8C" w:rsidR="00BC084E" w:rsidRDefault="006C5949" w:rsidP="006E5F7B">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Another requirement is the</w:t>
      </w:r>
      <w:r w:rsidR="006E5F7B" w:rsidRPr="00725CCD">
        <w:rPr>
          <w:rFonts w:asciiTheme="minorHAnsi" w:eastAsia="Times New Roman" w:hAnsiTheme="minorHAnsi" w:cstheme="minorHAnsi"/>
          <w:szCs w:val="20"/>
          <w:lang w:val="en-US" w:eastAsia="zh-CN"/>
        </w:rPr>
        <w:t xml:space="preserve"> claims lost rati</w:t>
      </w:r>
      <w:r w:rsidR="00585B2E">
        <w:rPr>
          <w:rFonts w:asciiTheme="minorHAnsi" w:eastAsia="Times New Roman" w:hAnsiTheme="minorHAnsi" w:cstheme="minorHAnsi"/>
          <w:szCs w:val="20"/>
          <w:lang w:val="en-US" w:eastAsia="zh-CN"/>
        </w:rPr>
        <w:t>o</w:t>
      </w:r>
      <w:r w:rsidR="005534E6">
        <w:rPr>
          <w:rFonts w:asciiTheme="minorHAnsi" w:eastAsia="Times New Roman" w:hAnsiTheme="minorHAnsi" w:cstheme="minorHAnsi"/>
          <w:szCs w:val="20"/>
          <w:lang w:val="en-US" w:eastAsia="zh-CN"/>
        </w:rPr>
        <w:t>, NB Pending</w:t>
      </w:r>
      <w:r>
        <w:rPr>
          <w:rFonts w:asciiTheme="minorHAnsi" w:eastAsia="Times New Roman" w:hAnsiTheme="minorHAnsi" w:cstheme="minorHAnsi"/>
          <w:szCs w:val="20"/>
          <w:lang w:val="en-US" w:eastAsia="zh-CN"/>
        </w:rPr>
        <w:t xml:space="preserve"> and </w:t>
      </w:r>
      <w:r w:rsidR="00585B2E">
        <w:rPr>
          <w:rFonts w:asciiTheme="minorHAnsi" w:eastAsia="Times New Roman" w:hAnsiTheme="minorHAnsi" w:cstheme="minorHAnsi"/>
          <w:szCs w:val="20"/>
          <w:lang w:val="en-US" w:eastAsia="zh-CN"/>
        </w:rPr>
        <w:t xml:space="preserve">claims </w:t>
      </w:r>
      <w:proofErr w:type="spellStart"/>
      <w:r w:rsidR="00585B2E">
        <w:rPr>
          <w:rFonts w:asciiTheme="minorHAnsi" w:eastAsia="Times New Roman" w:hAnsiTheme="minorHAnsi" w:cstheme="minorHAnsi"/>
          <w:szCs w:val="20"/>
          <w:lang w:val="en-US" w:eastAsia="zh-CN"/>
        </w:rPr>
        <w:t>turn around</w:t>
      </w:r>
      <w:proofErr w:type="spellEnd"/>
      <w:r w:rsidR="00585B2E">
        <w:rPr>
          <w:rFonts w:asciiTheme="minorHAnsi" w:eastAsia="Times New Roman" w:hAnsiTheme="minorHAnsi" w:cstheme="minorHAnsi"/>
          <w:szCs w:val="20"/>
          <w:lang w:val="en-US" w:eastAsia="zh-CN"/>
        </w:rPr>
        <w:t xml:space="preserve"> time</w:t>
      </w:r>
      <w:r w:rsidR="00D708BB">
        <w:rPr>
          <w:rFonts w:asciiTheme="minorHAnsi" w:eastAsia="Times New Roman" w:hAnsiTheme="minorHAnsi" w:cstheme="minorHAnsi"/>
          <w:szCs w:val="20"/>
          <w:lang w:val="en-US" w:eastAsia="zh-CN"/>
        </w:rPr>
        <w:t xml:space="preserve"> (TAT</w:t>
      </w:r>
      <w:r w:rsidR="00CF79B9">
        <w:rPr>
          <w:rFonts w:asciiTheme="minorHAnsi" w:eastAsia="Times New Roman" w:hAnsiTheme="minorHAnsi" w:cstheme="minorHAnsi"/>
          <w:szCs w:val="20"/>
          <w:lang w:val="en-US" w:eastAsia="zh-CN"/>
        </w:rPr>
        <w:t>).</w:t>
      </w:r>
    </w:p>
    <w:p w14:paraId="739C930F" w14:textId="71DE49ED" w:rsidR="006E5F7B" w:rsidRDefault="006E5F7B" w:rsidP="006E5F7B">
      <w:pPr>
        <w:rPr>
          <w:rFonts w:asciiTheme="minorHAnsi" w:eastAsia="Times New Roman" w:hAnsiTheme="minorHAnsi" w:cstheme="minorHAnsi"/>
          <w:szCs w:val="20"/>
          <w:lang w:val="en-US" w:eastAsia="zh-CN"/>
        </w:rPr>
      </w:pPr>
    </w:p>
    <w:p w14:paraId="77C6F152" w14:textId="03E6E494" w:rsidR="005534E6" w:rsidRPr="00E7242D" w:rsidRDefault="005534E6" w:rsidP="006E5F7B">
      <w:pPr>
        <w:rPr>
          <w:rFonts w:asciiTheme="minorHAnsi" w:eastAsia="Times New Roman" w:hAnsiTheme="minorHAnsi" w:cstheme="minorHAnsi"/>
          <w:b/>
          <w:bCs/>
          <w:szCs w:val="20"/>
          <w:lang w:val="en-US" w:eastAsia="zh-CN"/>
        </w:rPr>
      </w:pPr>
      <w:r w:rsidRPr="00E7242D">
        <w:rPr>
          <w:rFonts w:asciiTheme="minorHAnsi" w:eastAsia="Times New Roman" w:hAnsiTheme="minorHAnsi" w:cstheme="minorHAnsi"/>
          <w:b/>
          <w:bCs/>
          <w:szCs w:val="20"/>
          <w:lang w:val="en-US" w:eastAsia="zh-CN"/>
        </w:rPr>
        <w:t>Example of NB pending</w:t>
      </w:r>
    </w:p>
    <w:p w14:paraId="4BDBBA09" w14:textId="5B0F530B" w:rsidR="005534E6" w:rsidRDefault="005534E6" w:rsidP="006E5F7B">
      <w:pPr>
        <w:rPr>
          <w:rFonts w:asciiTheme="minorHAnsi" w:eastAsia="Times New Roman" w:hAnsiTheme="minorHAnsi" w:cstheme="minorHAnsi"/>
          <w:szCs w:val="20"/>
          <w:lang w:val="en-US" w:eastAsia="zh-CN"/>
        </w:rPr>
      </w:pPr>
      <w:r>
        <w:rPr>
          <w:noProof/>
        </w:rPr>
        <w:lastRenderedPageBreak/>
        <w:drawing>
          <wp:inline distT="0" distB="0" distL="0" distR="0" wp14:anchorId="1FEE636D" wp14:editId="0DE8DBD3">
            <wp:extent cx="4801922" cy="3489592"/>
            <wp:effectExtent l="0" t="0" r="0" b="0"/>
            <wp:docPr id="9" name="Picture 1">
              <a:extLst xmlns:a="http://schemas.openxmlformats.org/drawingml/2006/main">
                <a:ext uri="{FF2B5EF4-FFF2-40B4-BE49-F238E27FC236}">
                  <a16:creationId xmlns:a16="http://schemas.microsoft.com/office/drawing/2014/main" id="{75534B5C-86E3-4C48-A2BC-D029AB4B65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5534B5C-86E3-4C48-A2BC-D029AB4B653E}"/>
                        </a:ext>
                      </a:extLst>
                    </pic:cNvPr>
                    <pic:cNvPicPr>
                      <a:picLocks noChangeAspect="1"/>
                    </pic:cNvPicPr>
                  </pic:nvPicPr>
                  <pic:blipFill>
                    <a:blip r:embed="rId28"/>
                    <a:stretch>
                      <a:fillRect/>
                    </a:stretch>
                  </pic:blipFill>
                  <pic:spPr>
                    <a:xfrm>
                      <a:off x="0" y="0"/>
                      <a:ext cx="4803967" cy="3491078"/>
                    </a:xfrm>
                    <a:prstGeom prst="rect">
                      <a:avLst/>
                    </a:prstGeom>
                  </pic:spPr>
                </pic:pic>
              </a:graphicData>
            </a:graphic>
          </wp:inline>
        </w:drawing>
      </w:r>
    </w:p>
    <w:tbl>
      <w:tblPr>
        <w:tblW w:w="8500" w:type="dxa"/>
        <w:tblLook w:val="04A0" w:firstRow="1" w:lastRow="0" w:firstColumn="1" w:lastColumn="0" w:noHBand="0" w:noVBand="1"/>
      </w:tblPr>
      <w:tblGrid>
        <w:gridCol w:w="1020"/>
        <w:gridCol w:w="2020"/>
        <w:gridCol w:w="5460"/>
      </w:tblGrid>
      <w:tr w:rsidR="005534E6" w:rsidRPr="005534E6" w14:paraId="1DBC86C2" w14:textId="77777777" w:rsidTr="005534E6">
        <w:trPr>
          <w:trHeight w:val="630"/>
        </w:trPr>
        <w:tc>
          <w:tcPr>
            <w:tcW w:w="1020" w:type="dxa"/>
            <w:tcBorders>
              <w:top w:val="single" w:sz="4" w:space="0" w:color="auto"/>
              <w:left w:val="single" w:sz="4" w:space="0" w:color="auto"/>
              <w:bottom w:val="single" w:sz="4" w:space="0" w:color="auto"/>
              <w:right w:val="single" w:sz="4" w:space="0" w:color="auto"/>
            </w:tcBorders>
            <w:shd w:val="clear" w:color="000000" w:fill="2F75B5"/>
            <w:noWrap/>
            <w:vAlign w:val="center"/>
            <w:hideMark/>
          </w:tcPr>
          <w:p w14:paraId="4EB8578C" w14:textId="77777777" w:rsidR="005534E6" w:rsidRPr="00E7242D" w:rsidRDefault="005534E6" w:rsidP="005534E6">
            <w:pPr>
              <w:jc w:val="center"/>
              <w:rPr>
                <w:rFonts w:ascii="Calibri" w:eastAsia="Times New Roman" w:hAnsi="Calibri" w:cs="Calibri"/>
                <w:b/>
                <w:bCs/>
                <w:color w:val="FFFFFF"/>
                <w:sz w:val="14"/>
                <w:szCs w:val="14"/>
                <w:lang w:val="en-HK" w:eastAsia="zh-CN"/>
              </w:rPr>
            </w:pPr>
            <w:r w:rsidRPr="00E7242D">
              <w:rPr>
                <w:rFonts w:ascii="Calibri" w:eastAsia="Times New Roman" w:hAnsi="Calibri" w:cs="Calibri"/>
                <w:b/>
                <w:bCs/>
                <w:color w:val="FFFFFF"/>
                <w:sz w:val="14"/>
                <w:szCs w:val="14"/>
                <w:lang w:val="en-HK" w:eastAsia="zh-CN"/>
              </w:rPr>
              <w:t>#</w:t>
            </w:r>
          </w:p>
        </w:tc>
        <w:tc>
          <w:tcPr>
            <w:tcW w:w="2020" w:type="dxa"/>
            <w:tcBorders>
              <w:top w:val="single" w:sz="4" w:space="0" w:color="auto"/>
              <w:left w:val="nil"/>
              <w:bottom w:val="single" w:sz="4" w:space="0" w:color="auto"/>
              <w:right w:val="single" w:sz="4" w:space="0" w:color="auto"/>
            </w:tcBorders>
            <w:shd w:val="clear" w:color="000000" w:fill="2F75B5"/>
            <w:vAlign w:val="center"/>
            <w:hideMark/>
          </w:tcPr>
          <w:p w14:paraId="11038774" w14:textId="77777777" w:rsidR="005534E6" w:rsidRPr="00E7242D" w:rsidRDefault="005534E6" w:rsidP="005534E6">
            <w:pPr>
              <w:rPr>
                <w:rFonts w:ascii="Calibri" w:eastAsia="Times New Roman" w:hAnsi="Calibri" w:cs="Calibri"/>
                <w:b/>
                <w:bCs/>
                <w:color w:val="FFFFFF"/>
                <w:sz w:val="14"/>
                <w:szCs w:val="14"/>
                <w:lang w:val="en-HK" w:eastAsia="zh-CN"/>
              </w:rPr>
            </w:pPr>
            <w:r w:rsidRPr="00E7242D">
              <w:rPr>
                <w:rFonts w:ascii="Calibri" w:eastAsia="Times New Roman" w:hAnsi="Calibri" w:cs="Calibri"/>
                <w:b/>
                <w:bCs/>
                <w:color w:val="FFFFFF"/>
                <w:sz w:val="14"/>
                <w:szCs w:val="14"/>
                <w:lang w:val="en-HK" w:eastAsia="zh-CN"/>
              </w:rPr>
              <w:t>Items</w:t>
            </w:r>
          </w:p>
        </w:tc>
        <w:tc>
          <w:tcPr>
            <w:tcW w:w="5460" w:type="dxa"/>
            <w:tcBorders>
              <w:top w:val="single" w:sz="4" w:space="0" w:color="auto"/>
              <w:left w:val="nil"/>
              <w:bottom w:val="single" w:sz="4" w:space="0" w:color="auto"/>
              <w:right w:val="single" w:sz="4" w:space="0" w:color="auto"/>
            </w:tcBorders>
            <w:shd w:val="clear" w:color="000000" w:fill="2F75B5"/>
            <w:vAlign w:val="center"/>
            <w:hideMark/>
          </w:tcPr>
          <w:p w14:paraId="4F702EB4" w14:textId="77777777" w:rsidR="005534E6" w:rsidRPr="00E7242D" w:rsidRDefault="005534E6" w:rsidP="005534E6">
            <w:pPr>
              <w:rPr>
                <w:rFonts w:ascii="Calibri" w:eastAsia="Times New Roman" w:hAnsi="Calibri" w:cs="Calibri"/>
                <w:b/>
                <w:bCs/>
                <w:color w:val="FFFFFF"/>
                <w:sz w:val="14"/>
                <w:szCs w:val="14"/>
                <w:lang w:val="en-HK" w:eastAsia="zh-CN"/>
              </w:rPr>
            </w:pPr>
            <w:r w:rsidRPr="00E7242D">
              <w:rPr>
                <w:rFonts w:ascii="Calibri" w:eastAsia="Times New Roman" w:hAnsi="Calibri" w:cs="Calibri"/>
                <w:b/>
                <w:bCs/>
                <w:color w:val="FFFFFF"/>
                <w:sz w:val="14"/>
                <w:szCs w:val="14"/>
                <w:lang w:val="en-HK" w:eastAsia="zh-CN"/>
              </w:rPr>
              <w:t>Definition</w:t>
            </w:r>
          </w:p>
        </w:tc>
      </w:tr>
      <w:tr w:rsidR="005534E6" w:rsidRPr="005534E6" w14:paraId="349B51B1" w14:textId="77777777" w:rsidTr="00E7242D">
        <w:trPr>
          <w:trHeight w:val="434"/>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648A925F" w14:textId="77777777" w:rsidR="005534E6" w:rsidRPr="00E7242D" w:rsidRDefault="005534E6" w:rsidP="005534E6">
            <w:pPr>
              <w:jc w:val="center"/>
              <w:rPr>
                <w:rFonts w:ascii="Calibri" w:eastAsia="Times New Roman" w:hAnsi="Calibri" w:cs="Calibri"/>
                <w:color w:val="000000"/>
                <w:sz w:val="14"/>
                <w:szCs w:val="14"/>
                <w:lang w:val="en-HK" w:eastAsia="zh-CN"/>
              </w:rPr>
            </w:pPr>
            <w:r w:rsidRPr="00E7242D">
              <w:rPr>
                <w:rFonts w:ascii="Calibri" w:eastAsia="Times New Roman" w:hAnsi="Calibri" w:cs="Calibri"/>
                <w:color w:val="000000"/>
                <w:sz w:val="14"/>
                <w:szCs w:val="14"/>
                <w:lang w:val="en-HK" w:eastAsia="zh-CN"/>
              </w:rPr>
              <w:t>1.1</w:t>
            </w:r>
          </w:p>
        </w:tc>
        <w:tc>
          <w:tcPr>
            <w:tcW w:w="2020" w:type="dxa"/>
            <w:tcBorders>
              <w:top w:val="nil"/>
              <w:left w:val="nil"/>
              <w:bottom w:val="single" w:sz="4" w:space="0" w:color="auto"/>
              <w:right w:val="single" w:sz="4" w:space="0" w:color="auto"/>
            </w:tcBorders>
            <w:shd w:val="clear" w:color="auto" w:fill="auto"/>
            <w:vAlign w:val="center"/>
            <w:hideMark/>
          </w:tcPr>
          <w:p w14:paraId="331E34CF" w14:textId="77777777" w:rsidR="005534E6" w:rsidRPr="00E7242D" w:rsidRDefault="005534E6" w:rsidP="005534E6">
            <w:pPr>
              <w:rPr>
                <w:rFonts w:ascii="Calibri" w:eastAsia="Times New Roman" w:hAnsi="Calibri" w:cs="Calibri"/>
                <w:color w:val="000000"/>
                <w:sz w:val="14"/>
                <w:szCs w:val="14"/>
                <w:lang w:val="en-HK" w:eastAsia="zh-CN"/>
              </w:rPr>
            </w:pPr>
            <w:proofErr w:type="spellStart"/>
            <w:r w:rsidRPr="00E7242D">
              <w:rPr>
                <w:rFonts w:ascii="Calibri" w:eastAsia="Times New Roman" w:hAnsi="Calibri" w:cs="Calibri"/>
                <w:color w:val="000000"/>
                <w:sz w:val="14"/>
                <w:szCs w:val="14"/>
                <w:lang w:val="en-HK" w:eastAsia="zh-CN"/>
              </w:rPr>
              <w:t>Tota</w:t>
            </w:r>
            <w:proofErr w:type="spellEnd"/>
            <w:r w:rsidRPr="00E7242D">
              <w:rPr>
                <w:rFonts w:ascii="Calibri" w:eastAsia="Times New Roman" w:hAnsi="Calibri" w:cs="Calibri"/>
                <w:color w:val="000000"/>
                <w:sz w:val="14"/>
                <w:szCs w:val="14"/>
                <w:lang w:val="en-HK" w:eastAsia="zh-CN"/>
              </w:rPr>
              <w:t xml:space="preserve"> Policy Count</w:t>
            </w:r>
          </w:p>
        </w:tc>
        <w:tc>
          <w:tcPr>
            <w:tcW w:w="5460" w:type="dxa"/>
            <w:vMerge w:val="restart"/>
            <w:tcBorders>
              <w:top w:val="nil"/>
              <w:left w:val="single" w:sz="4" w:space="0" w:color="auto"/>
              <w:bottom w:val="single" w:sz="4" w:space="0" w:color="000000"/>
              <w:right w:val="single" w:sz="4" w:space="0" w:color="auto"/>
            </w:tcBorders>
            <w:shd w:val="clear" w:color="auto" w:fill="auto"/>
            <w:vAlign w:val="center"/>
            <w:hideMark/>
          </w:tcPr>
          <w:p w14:paraId="28DCAB10" w14:textId="77777777" w:rsidR="005534E6" w:rsidRPr="00E7242D" w:rsidRDefault="005534E6" w:rsidP="005534E6">
            <w:pPr>
              <w:rPr>
                <w:rFonts w:ascii="Calibri" w:eastAsia="Times New Roman" w:hAnsi="Calibri" w:cs="Calibri"/>
                <w:color w:val="000000"/>
                <w:sz w:val="14"/>
                <w:szCs w:val="14"/>
                <w:lang w:val="en-HK" w:eastAsia="zh-CN"/>
              </w:rPr>
            </w:pPr>
            <w:r w:rsidRPr="00E7242D">
              <w:rPr>
                <w:rFonts w:ascii="Calibri" w:eastAsia="Times New Roman" w:hAnsi="Calibri" w:cs="Calibri"/>
                <w:color w:val="000000"/>
                <w:sz w:val="14"/>
                <w:szCs w:val="14"/>
                <w:lang w:val="en-HK" w:eastAsia="zh-CN"/>
              </w:rPr>
              <w:t>Sum of Policy Count / AFYC / APE of all policy submitted by Agency Channel that are currently at pending stage</w:t>
            </w:r>
            <w:r w:rsidRPr="00E7242D">
              <w:rPr>
                <w:rFonts w:ascii="Calibri" w:eastAsia="Times New Roman" w:hAnsi="Calibri" w:cs="Calibri"/>
                <w:color w:val="000000"/>
                <w:sz w:val="14"/>
                <w:szCs w:val="14"/>
                <w:lang w:val="en-HK" w:eastAsia="zh-CN"/>
              </w:rPr>
              <w:br/>
            </w:r>
            <w:r w:rsidRPr="00E7242D">
              <w:rPr>
                <w:rFonts w:ascii="Calibri" w:eastAsia="Times New Roman" w:hAnsi="Calibri" w:cs="Calibri"/>
                <w:b/>
                <w:bCs/>
                <w:color w:val="5B9BD5"/>
                <w:sz w:val="14"/>
                <w:szCs w:val="14"/>
                <w:lang w:val="en-HK" w:eastAsia="zh-CN"/>
              </w:rPr>
              <w:t>(~ NB pending policies)</w:t>
            </w:r>
          </w:p>
        </w:tc>
      </w:tr>
      <w:tr w:rsidR="005534E6" w:rsidRPr="005534E6" w14:paraId="6BF03B33" w14:textId="77777777" w:rsidTr="00E7242D">
        <w:trPr>
          <w:trHeight w:val="83"/>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4599B4B7" w14:textId="77777777" w:rsidR="005534E6" w:rsidRPr="00E7242D" w:rsidRDefault="005534E6" w:rsidP="005534E6">
            <w:pPr>
              <w:jc w:val="center"/>
              <w:rPr>
                <w:rFonts w:ascii="Calibri" w:eastAsia="Times New Roman" w:hAnsi="Calibri" w:cs="Calibri"/>
                <w:color w:val="000000"/>
                <w:sz w:val="14"/>
                <w:szCs w:val="14"/>
                <w:lang w:val="en-HK" w:eastAsia="zh-CN"/>
              </w:rPr>
            </w:pPr>
            <w:r w:rsidRPr="00E7242D">
              <w:rPr>
                <w:rFonts w:ascii="Calibri" w:eastAsia="Times New Roman" w:hAnsi="Calibri" w:cs="Calibri"/>
                <w:color w:val="000000"/>
                <w:sz w:val="14"/>
                <w:szCs w:val="14"/>
                <w:lang w:val="en-HK" w:eastAsia="zh-CN"/>
              </w:rPr>
              <w:t>1.2</w:t>
            </w:r>
          </w:p>
        </w:tc>
        <w:tc>
          <w:tcPr>
            <w:tcW w:w="2020" w:type="dxa"/>
            <w:tcBorders>
              <w:top w:val="nil"/>
              <w:left w:val="nil"/>
              <w:bottom w:val="single" w:sz="4" w:space="0" w:color="auto"/>
              <w:right w:val="single" w:sz="4" w:space="0" w:color="auto"/>
            </w:tcBorders>
            <w:shd w:val="clear" w:color="auto" w:fill="auto"/>
            <w:vAlign w:val="center"/>
            <w:hideMark/>
          </w:tcPr>
          <w:p w14:paraId="34B699E9" w14:textId="77777777" w:rsidR="005534E6" w:rsidRPr="00E7242D" w:rsidRDefault="005534E6" w:rsidP="005534E6">
            <w:pPr>
              <w:rPr>
                <w:rFonts w:ascii="Calibri" w:eastAsia="Times New Roman" w:hAnsi="Calibri" w:cs="Calibri"/>
                <w:color w:val="000000"/>
                <w:sz w:val="14"/>
                <w:szCs w:val="14"/>
                <w:lang w:val="en-HK" w:eastAsia="zh-CN"/>
              </w:rPr>
            </w:pPr>
            <w:r w:rsidRPr="00E7242D">
              <w:rPr>
                <w:rFonts w:ascii="Calibri" w:eastAsia="Times New Roman" w:hAnsi="Calibri" w:cs="Calibri"/>
                <w:color w:val="000000"/>
                <w:sz w:val="14"/>
                <w:szCs w:val="14"/>
                <w:lang w:val="en-HK" w:eastAsia="zh-CN"/>
              </w:rPr>
              <w:t>Total AFYC</w:t>
            </w:r>
          </w:p>
        </w:tc>
        <w:tc>
          <w:tcPr>
            <w:tcW w:w="5460" w:type="dxa"/>
            <w:vMerge/>
            <w:tcBorders>
              <w:top w:val="nil"/>
              <w:left w:val="single" w:sz="4" w:space="0" w:color="auto"/>
              <w:bottom w:val="single" w:sz="4" w:space="0" w:color="000000"/>
              <w:right w:val="single" w:sz="4" w:space="0" w:color="auto"/>
            </w:tcBorders>
            <w:vAlign w:val="center"/>
            <w:hideMark/>
          </w:tcPr>
          <w:p w14:paraId="5C3B59C8" w14:textId="77777777" w:rsidR="005534E6" w:rsidRPr="00E7242D" w:rsidRDefault="005534E6" w:rsidP="005534E6">
            <w:pPr>
              <w:rPr>
                <w:rFonts w:ascii="Calibri" w:eastAsia="Times New Roman" w:hAnsi="Calibri" w:cs="Calibri"/>
                <w:color w:val="000000"/>
                <w:sz w:val="14"/>
                <w:szCs w:val="14"/>
                <w:lang w:val="en-HK" w:eastAsia="zh-CN"/>
              </w:rPr>
            </w:pPr>
          </w:p>
        </w:tc>
      </w:tr>
      <w:tr w:rsidR="005534E6" w:rsidRPr="005534E6" w14:paraId="342F3231" w14:textId="77777777" w:rsidTr="00E7242D">
        <w:trPr>
          <w:trHeight w:val="27"/>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7A1C02CB" w14:textId="77777777" w:rsidR="005534E6" w:rsidRPr="00E7242D" w:rsidRDefault="005534E6" w:rsidP="005534E6">
            <w:pPr>
              <w:jc w:val="center"/>
              <w:rPr>
                <w:rFonts w:ascii="Calibri" w:eastAsia="Times New Roman" w:hAnsi="Calibri" w:cs="Calibri"/>
                <w:color w:val="000000"/>
                <w:sz w:val="14"/>
                <w:szCs w:val="14"/>
                <w:lang w:val="en-HK" w:eastAsia="zh-CN"/>
              </w:rPr>
            </w:pPr>
            <w:r w:rsidRPr="00E7242D">
              <w:rPr>
                <w:rFonts w:ascii="Calibri" w:eastAsia="Times New Roman" w:hAnsi="Calibri" w:cs="Calibri"/>
                <w:color w:val="000000"/>
                <w:sz w:val="14"/>
                <w:szCs w:val="14"/>
                <w:lang w:val="en-HK" w:eastAsia="zh-CN"/>
              </w:rPr>
              <w:t>1.3</w:t>
            </w:r>
          </w:p>
        </w:tc>
        <w:tc>
          <w:tcPr>
            <w:tcW w:w="2020" w:type="dxa"/>
            <w:tcBorders>
              <w:top w:val="nil"/>
              <w:left w:val="nil"/>
              <w:bottom w:val="single" w:sz="4" w:space="0" w:color="auto"/>
              <w:right w:val="single" w:sz="4" w:space="0" w:color="auto"/>
            </w:tcBorders>
            <w:shd w:val="clear" w:color="auto" w:fill="auto"/>
            <w:vAlign w:val="center"/>
            <w:hideMark/>
          </w:tcPr>
          <w:p w14:paraId="1FA41BE9" w14:textId="77777777" w:rsidR="005534E6" w:rsidRPr="00E7242D" w:rsidRDefault="005534E6" w:rsidP="005534E6">
            <w:pPr>
              <w:rPr>
                <w:rFonts w:ascii="Calibri" w:eastAsia="Times New Roman" w:hAnsi="Calibri" w:cs="Calibri"/>
                <w:color w:val="000000"/>
                <w:sz w:val="14"/>
                <w:szCs w:val="14"/>
                <w:lang w:val="en-HK" w:eastAsia="zh-CN"/>
              </w:rPr>
            </w:pPr>
            <w:r w:rsidRPr="00E7242D">
              <w:rPr>
                <w:rFonts w:ascii="Calibri" w:eastAsia="Times New Roman" w:hAnsi="Calibri" w:cs="Calibri"/>
                <w:color w:val="000000"/>
                <w:sz w:val="14"/>
                <w:szCs w:val="14"/>
                <w:lang w:val="en-HK" w:eastAsia="zh-CN"/>
              </w:rPr>
              <w:t>Total APE</w:t>
            </w:r>
          </w:p>
        </w:tc>
        <w:tc>
          <w:tcPr>
            <w:tcW w:w="5460" w:type="dxa"/>
            <w:vMerge/>
            <w:tcBorders>
              <w:top w:val="nil"/>
              <w:left w:val="single" w:sz="4" w:space="0" w:color="auto"/>
              <w:bottom w:val="single" w:sz="4" w:space="0" w:color="000000"/>
              <w:right w:val="single" w:sz="4" w:space="0" w:color="auto"/>
            </w:tcBorders>
            <w:vAlign w:val="center"/>
            <w:hideMark/>
          </w:tcPr>
          <w:p w14:paraId="75CF7E5A" w14:textId="77777777" w:rsidR="005534E6" w:rsidRPr="00E7242D" w:rsidRDefault="005534E6" w:rsidP="005534E6">
            <w:pPr>
              <w:rPr>
                <w:rFonts w:ascii="Calibri" w:eastAsia="Times New Roman" w:hAnsi="Calibri" w:cs="Calibri"/>
                <w:color w:val="000000"/>
                <w:sz w:val="14"/>
                <w:szCs w:val="14"/>
                <w:lang w:val="en-HK" w:eastAsia="zh-CN"/>
              </w:rPr>
            </w:pPr>
          </w:p>
        </w:tc>
      </w:tr>
      <w:tr w:rsidR="005534E6" w:rsidRPr="005534E6" w14:paraId="5878DB2F" w14:textId="77777777" w:rsidTr="00E7242D">
        <w:trPr>
          <w:trHeight w:val="1433"/>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11A54012" w14:textId="77777777" w:rsidR="005534E6" w:rsidRPr="00E7242D" w:rsidRDefault="005534E6" w:rsidP="005534E6">
            <w:pPr>
              <w:jc w:val="center"/>
              <w:rPr>
                <w:rFonts w:ascii="Calibri" w:eastAsia="Times New Roman" w:hAnsi="Calibri" w:cs="Calibri"/>
                <w:color w:val="000000"/>
                <w:sz w:val="14"/>
                <w:szCs w:val="14"/>
                <w:lang w:val="en-HK" w:eastAsia="zh-CN"/>
              </w:rPr>
            </w:pPr>
            <w:r w:rsidRPr="00E7242D">
              <w:rPr>
                <w:rFonts w:ascii="Calibri" w:eastAsia="Times New Roman" w:hAnsi="Calibri" w:cs="Calibri"/>
                <w:color w:val="000000"/>
                <w:sz w:val="14"/>
                <w:szCs w:val="14"/>
                <w:lang w:val="en-HK" w:eastAsia="zh-CN"/>
              </w:rPr>
              <w:t>1.3</w:t>
            </w:r>
          </w:p>
        </w:tc>
        <w:tc>
          <w:tcPr>
            <w:tcW w:w="2020" w:type="dxa"/>
            <w:tcBorders>
              <w:top w:val="nil"/>
              <w:left w:val="nil"/>
              <w:bottom w:val="single" w:sz="4" w:space="0" w:color="auto"/>
              <w:right w:val="single" w:sz="4" w:space="0" w:color="auto"/>
            </w:tcBorders>
            <w:shd w:val="clear" w:color="auto" w:fill="auto"/>
            <w:vAlign w:val="center"/>
            <w:hideMark/>
          </w:tcPr>
          <w:p w14:paraId="0B97A3D8" w14:textId="77777777" w:rsidR="005534E6" w:rsidRPr="00E7242D" w:rsidRDefault="005534E6" w:rsidP="005534E6">
            <w:pPr>
              <w:rPr>
                <w:rFonts w:ascii="Calibri" w:eastAsia="Times New Roman" w:hAnsi="Calibri" w:cs="Calibri"/>
                <w:color w:val="000000"/>
                <w:sz w:val="14"/>
                <w:szCs w:val="14"/>
                <w:lang w:val="en-HK" w:eastAsia="zh-CN"/>
              </w:rPr>
            </w:pPr>
            <w:r w:rsidRPr="00E7242D">
              <w:rPr>
                <w:rFonts w:ascii="Calibri" w:eastAsia="Times New Roman" w:hAnsi="Calibri" w:cs="Calibri"/>
                <w:color w:val="000000"/>
                <w:sz w:val="14"/>
                <w:szCs w:val="14"/>
                <w:lang w:val="en-HK" w:eastAsia="zh-CN"/>
              </w:rPr>
              <w:t>NB Pending Type</w:t>
            </w:r>
          </w:p>
        </w:tc>
        <w:tc>
          <w:tcPr>
            <w:tcW w:w="5460" w:type="dxa"/>
            <w:tcBorders>
              <w:top w:val="nil"/>
              <w:left w:val="nil"/>
              <w:bottom w:val="single" w:sz="4" w:space="0" w:color="auto"/>
              <w:right w:val="single" w:sz="4" w:space="0" w:color="auto"/>
            </w:tcBorders>
            <w:shd w:val="clear" w:color="auto" w:fill="auto"/>
            <w:vAlign w:val="center"/>
            <w:hideMark/>
          </w:tcPr>
          <w:p w14:paraId="53755CE0" w14:textId="77777777" w:rsidR="005534E6" w:rsidRPr="00E7242D" w:rsidRDefault="005534E6" w:rsidP="005534E6">
            <w:pPr>
              <w:rPr>
                <w:rFonts w:ascii="Calibri" w:eastAsia="Times New Roman" w:hAnsi="Calibri" w:cs="Calibri"/>
                <w:color w:val="000000"/>
                <w:sz w:val="14"/>
                <w:szCs w:val="14"/>
                <w:lang w:val="en-HK" w:eastAsia="zh-CN"/>
              </w:rPr>
            </w:pPr>
            <w:r w:rsidRPr="00E7242D">
              <w:rPr>
                <w:rFonts w:ascii="Calibri" w:eastAsia="Times New Roman" w:hAnsi="Calibri" w:cs="Calibri"/>
                <w:color w:val="000000"/>
                <w:sz w:val="14"/>
                <w:szCs w:val="14"/>
                <w:lang w:val="en-HK" w:eastAsia="zh-CN"/>
              </w:rPr>
              <w:t>Total 4 types</w:t>
            </w:r>
            <w:r w:rsidRPr="00E7242D">
              <w:rPr>
                <w:rFonts w:ascii="Calibri" w:eastAsia="Times New Roman" w:hAnsi="Calibri" w:cs="Calibri"/>
                <w:color w:val="000000"/>
                <w:sz w:val="14"/>
                <w:szCs w:val="14"/>
                <w:lang w:val="en-HK" w:eastAsia="zh-CN"/>
              </w:rPr>
              <w:br/>
              <w:t>a.  Client Reply (Simple)</w:t>
            </w:r>
            <w:r w:rsidRPr="00E7242D">
              <w:rPr>
                <w:rFonts w:ascii="Calibri" w:eastAsia="Times New Roman" w:hAnsi="Calibri" w:cs="Calibri"/>
                <w:color w:val="000000"/>
                <w:sz w:val="14"/>
                <w:szCs w:val="14"/>
                <w:lang w:val="en-HK" w:eastAsia="zh-CN"/>
              </w:rPr>
              <w:br/>
              <w:t xml:space="preserve">      - </w:t>
            </w:r>
            <w:proofErr w:type="gramStart"/>
            <w:r w:rsidRPr="00E7242D">
              <w:rPr>
                <w:rFonts w:ascii="Calibri" w:eastAsia="Times New Roman" w:hAnsi="Calibri" w:cs="Calibri"/>
                <w:color w:val="000000"/>
                <w:sz w:val="14"/>
                <w:szCs w:val="14"/>
                <w:lang w:val="en-HK" w:eastAsia="zh-CN"/>
              </w:rPr>
              <w:t>e.g.</w:t>
            </w:r>
            <w:proofErr w:type="gramEnd"/>
            <w:r w:rsidRPr="00E7242D">
              <w:rPr>
                <w:rFonts w:ascii="Calibri" w:eastAsia="Times New Roman" w:hAnsi="Calibri" w:cs="Calibri"/>
                <w:color w:val="000000"/>
                <w:sz w:val="14"/>
                <w:szCs w:val="14"/>
                <w:lang w:val="en-HK" w:eastAsia="zh-CN"/>
              </w:rPr>
              <w:t xml:space="preserve"> supplementary form declaration,</w:t>
            </w:r>
            <w:r w:rsidRPr="00E7242D">
              <w:rPr>
                <w:rFonts w:ascii="Calibri" w:eastAsia="Times New Roman" w:hAnsi="Calibri" w:cs="Calibri"/>
                <w:color w:val="000000"/>
                <w:sz w:val="14"/>
                <w:szCs w:val="14"/>
                <w:lang w:val="en-HK" w:eastAsia="zh-CN"/>
              </w:rPr>
              <w:br/>
              <w:t xml:space="preserve">        agent’s report, ID copies, acceptance of </w:t>
            </w:r>
            <w:r w:rsidRPr="00E7242D">
              <w:rPr>
                <w:rFonts w:ascii="Calibri" w:eastAsia="Times New Roman" w:hAnsi="Calibri" w:cs="Calibri"/>
                <w:color w:val="000000"/>
                <w:sz w:val="14"/>
                <w:szCs w:val="14"/>
                <w:lang w:val="en-HK" w:eastAsia="zh-CN"/>
              </w:rPr>
              <w:br/>
              <w:t xml:space="preserve">         counter offer letter etc.</w:t>
            </w:r>
            <w:r w:rsidRPr="00E7242D">
              <w:rPr>
                <w:rFonts w:ascii="Calibri" w:eastAsia="Times New Roman" w:hAnsi="Calibri" w:cs="Calibri"/>
                <w:color w:val="000000"/>
                <w:sz w:val="14"/>
                <w:szCs w:val="14"/>
                <w:lang w:val="en-HK" w:eastAsia="zh-CN"/>
              </w:rPr>
              <w:br/>
              <w:t>b.  Premium Shortage</w:t>
            </w:r>
            <w:r w:rsidRPr="00E7242D">
              <w:rPr>
                <w:rFonts w:ascii="Calibri" w:eastAsia="Times New Roman" w:hAnsi="Calibri" w:cs="Calibri"/>
                <w:color w:val="000000"/>
                <w:sz w:val="14"/>
                <w:szCs w:val="14"/>
                <w:lang w:val="en-HK" w:eastAsia="zh-CN"/>
              </w:rPr>
              <w:br/>
              <w:t xml:space="preserve">      - underwriting completed</w:t>
            </w:r>
            <w:r w:rsidRPr="00E7242D">
              <w:rPr>
                <w:rFonts w:ascii="Calibri" w:eastAsia="Times New Roman" w:hAnsi="Calibri" w:cs="Calibri"/>
                <w:color w:val="000000"/>
                <w:sz w:val="14"/>
                <w:szCs w:val="14"/>
                <w:lang w:val="en-HK" w:eastAsia="zh-CN"/>
              </w:rPr>
              <w:br/>
              <w:t>c.  Client Reply (Complete)</w:t>
            </w:r>
            <w:r w:rsidRPr="00E7242D">
              <w:rPr>
                <w:rFonts w:ascii="Calibri" w:eastAsia="Times New Roman" w:hAnsi="Calibri" w:cs="Calibri"/>
                <w:color w:val="000000"/>
                <w:sz w:val="14"/>
                <w:szCs w:val="14"/>
                <w:lang w:val="en-HK" w:eastAsia="zh-CN"/>
              </w:rPr>
              <w:br/>
              <w:t xml:space="preserve">       - </w:t>
            </w:r>
            <w:proofErr w:type="gramStart"/>
            <w:r w:rsidRPr="00E7242D">
              <w:rPr>
                <w:rFonts w:ascii="Calibri" w:eastAsia="Times New Roman" w:hAnsi="Calibri" w:cs="Calibri"/>
                <w:color w:val="000000"/>
                <w:sz w:val="14"/>
                <w:szCs w:val="14"/>
                <w:lang w:val="en-HK" w:eastAsia="zh-CN"/>
              </w:rPr>
              <w:t>e.g.</w:t>
            </w:r>
            <w:proofErr w:type="gramEnd"/>
            <w:r w:rsidRPr="00E7242D">
              <w:rPr>
                <w:rFonts w:ascii="Calibri" w:eastAsia="Times New Roman" w:hAnsi="Calibri" w:cs="Calibri"/>
                <w:color w:val="000000"/>
                <w:sz w:val="14"/>
                <w:szCs w:val="14"/>
                <w:lang w:val="en-HK" w:eastAsia="zh-CN"/>
              </w:rPr>
              <w:t xml:space="preserve"> need further financial / medical /</w:t>
            </w:r>
            <w:r w:rsidRPr="00E7242D">
              <w:rPr>
                <w:rFonts w:ascii="Calibri" w:eastAsia="Times New Roman" w:hAnsi="Calibri" w:cs="Calibri"/>
                <w:color w:val="000000"/>
                <w:sz w:val="14"/>
                <w:szCs w:val="14"/>
                <w:lang w:val="en-HK" w:eastAsia="zh-CN"/>
              </w:rPr>
              <w:br/>
              <w:t xml:space="preserve">         AML assessment etc.</w:t>
            </w:r>
            <w:r w:rsidRPr="00E7242D">
              <w:rPr>
                <w:rFonts w:ascii="Calibri" w:eastAsia="Times New Roman" w:hAnsi="Calibri" w:cs="Calibri"/>
                <w:color w:val="000000"/>
                <w:sz w:val="14"/>
                <w:szCs w:val="14"/>
                <w:lang w:val="en-HK" w:eastAsia="zh-CN"/>
              </w:rPr>
              <w:br/>
              <w:t>d.  APS</w:t>
            </w:r>
            <w:r w:rsidRPr="00E7242D">
              <w:rPr>
                <w:rFonts w:ascii="Calibri" w:eastAsia="Times New Roman" w:hAnsi="Calibri" w:cs="Calibri"/>
                <w:color w:val="000000"/>
                <w:sz w:val="14"/>
                <w:szCs w:val="14"/>
                <w:lang w:val="en-HK" w:eastAsia="zh-CN"/>
              </w:rPr>
              <w:br/>
              <w:t xml:space="preserve">  </w:t>
            </w:r>
            <w:proofErr w:type="gramStart"/>
            <w:r w:rsidRPr="00E7242D">
              <w:rPr>
                <w:rFonts w:ascii="Calibri" w:eastAsia="Times New Roman" w:hAnsi="Calibri" w:cs="Calibri"/>
                <w:color w:val="000000"/>
                <w:sz w:val="14"/>
                <w:szCs w:val="14"/>
                <w:lang w:val="en-HK" w:eastAsia="zh-CN"/>
              </w:rPr>
              <w:t xml:space="preserve">   (</w:t>
            </w:r>
            <w:proofErr w:type="gramEnd"/>
            <w:r w:rsidRPr="00E7242D">
              <w:rPr>
                <w:rFonts w:ascii="Calibri" w:eastAsia="Times New Roman" w:hAnsi="Calibri" w:cs="Calibri"/>
                <w:color w:val="000000"/>
                <w:sz w:val="14"/>
                <w:szCs w:val="14"/>
                <w:lang w:val="en-HK" w:eastAsia="zh-CN"/>
              </w:rPr>
              <w:t xml:space="preserve"> Attending Physician Statement?)</w:t>
            </w:r>
            <w:r w:rsidRPr="00E7242D">
              <w:rPr>
                <w:rFonts w:ascii="Calibri" w:eastAsia="Times New Roman" w:hAnsi="Calibri" w:cs="Calibri"/>
                <w:color w:val="000000"/>
                <w:sz w:val="14"/>
                <w:szCs w:val="14"/>
                <w:lang w:val="en-HK" w:eastAsia="zh-CN"/>
              </w:rPr>
              <w:br/>
              <w:t xml:space="preserve">     ~ e.g. medical report</w:t>
            </w:r>
          </w:p>
        </w:tc>
      </w:tr>
      <w:tr w:rsidR="005534E6" w:rsidRPr="005534E6" w14:paraId="033FBA3C" w14:textId="77777777" w:rsidTr="00E7242D">
        <w:trPr>
          <w:trHeight w:val="27"/>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2F7D83CD" w14:textId="77777777" w:rsidR="005534E6" w:rsidRPr="00E7242D" w:rsidRDefault="005534E6" w:rsidP="005534E6">
            <w:pPr>
              <w:jc w:val="center"/>
              <w:rPr>
                <w:rFonts w:ascii="Calibri" w:eastAsia="Times New Roman" w:hAnsi="Calibri" w:cs="Calibri"/>
                <w:color w:val="000000"/>
                <w:sz w:val="14"/>
                <w:szCs w:val="14"/>
                <w:lang w:val="en-HK" w:eastAsia="zh-CN"/>
              </w:rPr>
            </w:pPr>
            <w:r w:rsidRPr="00E7242D">
              <w:rPr>
                <w:rFonts w:ascii="Calibri" w:eastAsia="Times New Roman" w:hAnsi="Calibri" w:cs="Calibri"/>
                <w:color w:val="000000"/>
                <w:sz w:val="14"/>
                <w:szCs w:val="14"/>
                <w:lang w:val="en-HK" w:eastAsia="zh-CN"/>
              </w:rPr>
              <w:t>1.4</w:t>
            </w:r>
          </w:p>
        </w:tc>
        <w:tc>
          <w:tcPr>
            <w:tcW w:w="2020" w:type="dxa"/>
            <w:tcBorders>
              <w:top w:val="nil"/>
              <w:left w:val="nil"/>
              <w:bottom w:val="single" w:sz="4" w:space="0" w:color="auto"/>
              <w:right w:val="single" w:sz="4" w:space="0" w:color="auto"/>
            </w:tcBorders>
            <w:shd w:val="clear" w:color="auto" w:fill="auto"/>
            <w:vAlign w:val="center"/>
            <w:hideMark/>
          </w:tcPr>
          <w:p w14:paraId="7D360E42" w14:textId="77777777" w:rsidR="005534E6" w:rsidRPr="00E7242D" w:rsidRDefault="005534E6" w:rsidP="005534E6">
            <w:pPr>
              <w:rPr>
                <w:rFonts w:ascii="Calibri" w:eastAsia="Times New Roman" w:hAnsi="Calibri" w:cs="Calibri"/>
                <w:color w:val="000000"/>
                <w:sz w:val="14"/>
                <w:szCs w:val="14"/>
                <w:lang w:val="en-HK" w:eastAsia="zh-CN"/>
              </w:rPr>
            </w:pPr>
            <w:r w:rsidRPr="00E7242D">
              <w:rPr>
                <w:rFonts w:ascii="Calibri" w:eastAsia="Times New Roman" w:hAnsi="Calibri" w:cs="Calibri"/>
                <w:color w:val="000000"/>
                <w:sz w:val="14"/>
                <w:szCs w:val="14"/>
                <w:lang w:val="en-HK" w:eastAsia="zh-CN"/>
              </w:rPr>
              <w:t>Most Likely to be closed</w:t>
            </w:r>
            <w:r w:rsidRPr="00E7242D">
              <w:rPr>
                <w:rFonts w:ascii="Calibri" w:eastAsia="Times New Roman" w:hAnsi="Calibri" w:cs="Calibri"/>
                <w:color w:val="000000"/>
                <w:sz w:val="14"/>
                <w:szCs w:val="14"/>
                <w:lang w:val="en-HK" w:eastAsia="zh-CN"/>
              </w:rPr>
              <w:br/>
              <w:t xml:space="preserve">(of Total </w:t>
            </w:r>
          </w:p>
        </w:tc>
        <w:tc>
          <w:tcPr>
            <w:tcW w:w="5460" w:type="dxa"/>
            <w:tcBorders>
              <w:top w:val="nil"/>
              <w:left w:val="nil"/>
              <w:bottom w:val="single" w:sz="4" w:space="0" w:color="auto"/>
              <w:right w:val="single" w:sz="4" w:space="0" w:color="auto"/>
            </w:tcBorders>
            <w:shd w:val="clear" w:color="auto" w:fill="auto"/>
            <w:vAlign w:val="center"/>
            <w:hideMark/>
          </w:tcPr>
          <w:p w14:paraId="1DCE026C" w14:textId="5E4F020C" w:rsidR="005534E6" w:rsidRPr="00E7242D" w:rsidRDefault="005534E6" w:rsidP="005534E6">
            <w:pPr>
              <w:rPr>
                <w:rFonts w:ascii="Calibri" w:eastAsia="Times New Roman" w:hAnsi="Calibri" w:cs="Calibri"/>
                <w:color w:val="000000"/>
                <w:sz w:val="14"/>
                <w:szCs w:val="14"/>
                <w:lang w:val="en-HK" w:eastAsia="zh-CN"/>
              </w:rPr>
            </w:pPr>
            <w:r w:rsidRPr="00E7242D">
              <w:rPr>
                <w:rFonts w:ascii="Calibri" w:eastAsia="Times New Roman" w:hAnsi="Calibri" w:cs="Calibri"/>
                <w:color w:val="000000"/>
                <w:sz w:val="14"/>
                <w:szCs w:val="14"/>
                <w:lang w:val="en-HK" w:eastAsia="zh-CN"/>
              </w:rPr>
              <w:t xml:space="preserve">Sum of Policy count / AFYC / APE of NB pending policies, which NB Pending Sub Type = </w:t>
            </w:r>
            <w:r w:rsidRPr="00E7242D">
              <w:rPr>
                <w:rFonts w:ascii="Calibri" w:eastAsia="Times New Roman" w:hAnsi="Calibri" w:cs="Calibri"/>
                <w:color w:val="000000"/>
                <w:sz w:val="14"/>
                <w:szCs w:val="14"/>
                <w:lang w:val="en-HK" w:eastAsia="zh-CN"/>
              </w:rPr>
              <w:br/>
              <w:t xml:space="preserve">    1.  ID Copy</w:t>
            </w:r>
            <w:r w:rsidRPr="00E7242D">
              <w:rPr>
                <w:rFonts w:ascii="Calibri" w:eastAsia="Times New Roman" w:hAnsi="Calibri" w:cs="Calibri"/>
                <w:color w:val="000000"/>
                <w:sz w:val="14"/>
                <w:szCs w:val="14"/>
                <w:lang w:val="en-HK" w:eastAsia="zh-CN"/>
              </w:rPr>
              <w:br/>
              <w:t xml:space="preserve">    2.  Agent Report</w:t>
            </w:r>
            <w:r w:rsidRPr="00E7242D">
              <w:rPr>
                <w:rFonts w:ascii="Calibri" w:eastAsia="Times New Roman" w:hAnsi="Calibri" w:cs="Calibri"/>
                <w:color w:val="000000"/>
                <w:sz w:val="14"/>
                <w:szCs w:val="14"/>
                <w:lang w:val="en-HK" w:eastAsia="zh-CN"/>
              </w:rPr>
              <w:br/>
              <w:t xml:space="preserve">    3.  Supplement - Others</w:t>
            </w:r>
            <w:r w:rsidRPr="00E7242D">
              <w:rPr>
                <w:rFonts w:ascii="Calibri" w:eastAsia="Times New Roman" w:hAnsi="Calibri" w:cs="Calibri"/>
                <w:color w:val="000000"/>
                <w:sz w:val="14"/>
                <w:szCs w:val="14"/>
                <w:lang w:val="en-HK" w:eastAsia="zh-CN"/>
              </w:rPr>
              <w:br/>
              <w:t xml:space="preserve">    4.  </w:t>
            </w:r>
            <w:proofErr w:type="gramStart"/>
            <w:r w:rsidRPr="00E7242D">
              <w:rPr>
                <w:rFonts w:ascii="Calibri" w:eastAsia="Times New Roman" w:hAnsi="Calibri" w:cs="Calibri"/>
                <w:color w:val="000000"/>
                <w:sz w:val="14"/>
                <w:szCs w:val="14"/>
                <w:lang w:val="en-HK" w:eastAsia="zh-CN"/>
              </w:rPr>
              <w:t>Counter Offer</w:t>
            </w:r>
            <w:proofErr w:type="gramEnd"/>
            <w:r w:rsidRPr="00E7242D">
              <w:rPr>
                <w:rFonts w:ascii="Calibri" w:eastAsia="Times New Roman" w:hAnsi="Calibri" w:cs="Calibri"/>
                <w:color w:val="000000"/>
                <w:sz w:val="14"/>
                <w:szCs w:val="14"/>
                <w:lang w:val="en-HK" w:eastAsia="zh-CN"/>
              </w:rPr>
              <w:t xml:space="preserve"> for Loading/Exclusion/Others</w:t>
            </w:r>
            <w:r w:rsidRPr="00E7242D">
              <w:rPr>
                <w:rFonts w:ascii="Calibri" w:eastAsia="Times New Roman" w:hAnsi="Calibri" w:cs="Calibri"/>
                <w:color w:val="000000"/>
                <w:sz w:val="14"/>
                <w:szCs w:val="14"/>
                <w:lang w:val="en-HK" w:eastAsia="zh-CN"/>
              </w:rPr>
              <w:br/>
            </w:r>
          </w:p>
        </w:tc>
      </w:tr>
    </w:tbl>
    <w:p w14:paraId="0EBDC742" w14:textId="2191E441" w:rsidR="005534E6" w:rsidRDefault="005534E6" w:rsidP="006E5F7B">
      <w:pPr>
        <w:rPr>
          <w:rFonts w:asciiTheme="minorHAnsi" w:eastAsia="Times New Roman" w:hAnsiTheme="minorHAnsi" w:cstheme="minorHAnsi"/>
          <w:szCs w:val="20"/>
          <w:lang w:val="en-US" w:eastAsia="zh-CN"/>
        </w:rPr>
      </w:pPr>
    </w:p>
    <w:p w14:paraId="74EE4AB5" w14:textId="77777777" w:rsidR="005534E6" w:rsidRDefault="005534E6" w:rsidP="006E5F7B">
      <w:pPr>
        <w:rPr>
          <w:rFonts w:asciiTheme="minorHAnsi" w:eastAsia="Times New Roman" w:hAnsiTheme="minorHAnsi" w:cstheme="minorHAnsi"/>
          <w:szCs w:val="20"/>
          <w:lang w:val="en-US" w:eastAsia="zh-CN"/>
        </w:rPr>
      </w:pPr>
    </w:p>
    <w:p w14:paraId="7F3EFEC2" w14:textId="59E10D3D" w:rsidR="00367F0D" w:rsidRDefault="00367F0D" w:rsidP="006E5F7B">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Example of claims</w:t>
      </w:r>
      <w:r w:rsidR="00D708BB">
        <w:rPr>
          <w:rFonts w:asciiTheme="minorHAnsi" w:eastAsia="Times New Roman" w:hAnsiTheme="minorHAnsi" w:cstheme="minorHAnsi"/>
          <w:szCs w:val="20"/>
          <w:lang w:val="en-US" w:eastAsia="zh-CN"/>
        </w:rPr>
        <w:t xml:space="preserve"> TAT</w:t>
      </w:r>
    </w:p>
    <w:p w14:paraId="21B29895" w14:textId="5D0D847D" w:rsidR="00367F0D" w:rsidRDefault="00367F0D" w:rsidP="00367F0D">
      <w:pPr>
        <w:jc w:val="center"/>
        <w:rPr>
          <w:rFonts w:asciiTheme="minorHAnsi" w:eastAsia="Times New Roman" w:hAnsiTheme="minorHAnsi" w:cstheme="minorHAnsi"/>
          <w:szCs w:val="20"/>
          <w:lang w:val="en-US" w:eastAsia="zh-CN"/>
        </w:rPr>
      </w:pPr>
      <w:r>
        <w:rPr>
          <w:rFonts w:asciiTheme="minorHAnsi" w:eastAsia="Times New Roman" w:hAnsiTheme="minorHAnsi" w:cstheme="minorHAnsi"/>
          <w:noProof/>
          <w:szCs w:val="20"/>
          <w:lang w:val="en-US" w:eastAsia="zh-CN"/>
        </w:rPr>
        <w:lastRenderedPageBreak/>
        <w:drawing>
          <wp:inline distT="0" distB="0" distL="0" distR="0" wp14:anchorId="48F1144A" wp14:editId="30E9370C">
            <wp:extent cx="4039640" cy="29235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54374" cy="2934171"/>
                    </a:xfrm>
                    <a:prstGeom prst="rect">
                      <a:avLst/>
                    </a:prstGeom>
                    <a:noFill/>
                    <a:ln>
                      <a:noFill/>
                    </a:ln>
                  </pic:spPr>
                </pic:pic>
              </a:graphicData>
            </a:graphic>
          </wp:inline>
        </w:drawing>
      </w:r>
    </w:p>
    <w:p w14:paraId="3DC82EB1" w14:textId="43B417DD" w:rsidR="006E5F7B" w:rsidRDefault="006E5F7B" w:rsidP="006E5F7B">
      <w:pPr>
        <w:rPr>
          <w:rFonts w:asciiTheme="minorHAnsi" w:eastAsia="Times New Roman" w:hAnsiTheme="minorHAnsi" w:cstheme="minorHAnsi"/>
          <w:szCs w:val="20"/>
          <w:lang w:val="en-US" w:eastAsia="zh-CN"/>
        </w:rPr>
      </w:pPr>
    </w:p>
    <w:p w14:paraId="1584FEF8" w14:textId="51D26548" w:rsidR="006E5F7B" w:rsidRPr="00630F39" w:rsidRDefault="006E5F7B" w:rsidP="000D4139">
      <w:pPr>
        <w:pStyle w:val="Heading4"/>
        <w:rPr>
          <w:sz w:val="22"/>
        </w:rPr>
        <w:pPrChange w:id="270" w:author="Kelvin Wong Kin" w:date="2023-02-01T12:02:00Z">
          <w:pPr>
            <w:pStyle w:val="Heading3"/>
          </w:pPr>
        </w:pPrChange>
      </w:pPr>
      <w:bookmarkStart w:id="271" w:name="_Toc122524178"/>
      <w:r w:rsidRPr="00630F39">
        <w:t>2.</w:t>
      </w:r>
      <w:r>
        <w:t>1</w:t>
      </w:r>
      <w:r w:rsidRPr="00630F39">
        <w:t>.</w:t>
      </w:r>
      <w:ins w:id="272" w:author="Kelvin Wong Kin" w:date="2023-02-01T12:02:00Z">
        <w:r w:rsidR="000D4139">
          <w:t>1.</w:t>
        </w:r>
      </w:ins>
      <w:r w:rsidR="001F74F6">
        <w:t>5</w:t>
      </w:r>
      <w:r w:rsidR="001F74F6" w:rsidRPr="00630F39">
        <w:t xml:space="preserve"> </w:t>
      </w:r>
      <w:r w:rsidR="00585B2E">
        <w:t>Customer</w:t>
      </w:r>
      <w:r w:rsidR="002B7C9C">
        <w:t xml:space="preserve"> Analytics</w:t>
      </w:r>
      <w:bookmarkEnd w:id="271"/>
    </w:p>
    <w:p w14:paraId="59F7B550" w14:textId="77777777" w:rsidR="006E5F7B" w:rsidRPr="006E5F7B" w:rsidRDefault="006E5F7B" w:rsidP="006E5F7B">
      <w:pPr>
        <w:rPr>
          <w:rFonts w:asciiTheme="minorHAnsi" w:eastAsia="Times New Roman" w:hAnsiTheme="minorHAnsi" w:cstheme="minorHAnsi"/>
          <w:szCs w:val="20"/>
          <w:lang w:val="en-US" w:eastAsia="zh-CN"/>
        </w:rPr>
      </w:pPr>
    </w:p>
    <w:p w14:paraId="23A20466" w14:textId="11196D08" w:rsidR="006E5F7B" w:rsidRPr="00725CCD" w:rsidRDefault="00D512CB" w:rsidP="006E5F7B">
      <w:pP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Our</w:t>
      </w:r>
      <w:r w:rsidRPr="00725CCD">
        <w:rPr>
          <w:rFonts w:asciiTheme="minorHAnsi" w:eastAsia="Times New Roman" w:hAnsiTheme="minorHAnsi" w:cstheme="minorHAnsi"/>
          <w:szCs w:val="20"/>
          <w:lang w:val="en-US" w:eastAsia="zh-CN"/>
        </w:rPr>
        <w:t xml:space="preserve"> </w:t>
      </w:r>
      <w:r w:rsidR="006E5F7B" w:rsidRPr="00725CCD">
        <w:rPr>
          <w:rFonts w:asciiTheme="minorHAnsi" w:eastAsia="Times New Roman" w:hAnsiTheme="minorHAnsi" w:cstheme="minorHAnsi"/>
          <w:szCs w:val="20"/>
          <w:lang w:val="en-US" w:eastAsia="zh-CN"/>
        </w:rPr>
        <w:t xml:space="preserve">business requires to have the following data to enable an important function “Customer Data” to provide offers or campaigns to customers. All the data should come from </w:t>
      </w:r>
      <w:r>
        <w:rPr>
          <w:rFonts w:asciiTheme="minorHAnsi" w:eastAsia="Times New Roman" w:hAnsiTheme="minorHAnsi" w:cstheme="minorHAnsi"/>
          <w:szCs w:val="20"/>
          <w:lang w:val="en-US" w:eastAsia="zh-CN"/>
        </w:rPr>
        <w:t>c</w:t>
      </w:r>
      <w:r w:rsidR="006E5F7B" w:rsidRPr="00725CCD">
        <w:rPr>
          <w:rFonts w:asciiTheme="minorHAnsi" w:eastAsia="Times New Roman" w:hAnsiTheme="minorHAnsi" w:cstheme="minorHAnsi"/>
          <w:szCs w:val="20"/>
          <w:lang w:val="en-US" w:eastAsia="zh-CN"/>
        </w:rPr>
        <w:t>ore system (eBao). Service Provider needs to fit in the below requirements as much as possible into the data model design.</w:t>
      </w:r>
    </w:p>
    <w:p w14:paraId="198F83DD" w14:textId="77777777" w:rsidR="006E5F7B" w:rsidRPr="00725CCD" w:rsidRDefault="006E5F7B" w:rsidP="006E5F7B">
      <w:pPr>
        <w:rPr>
          <w:rFonts w:asciiTheme="minorHAnsi" w:eastAsia="Times New Roman" w:hAnsiTheme="minorHAnsi" w:cstheme="minorHAnsi"/>
          <w:szCs w:val="20"/>
          <w:lang w:val="en-US" w:eastAsia="zh-CN"/>
        </w:rPr>
      </w:pPr>
    </w:p>
    <w:tbl>
      <w:tblPr>
        <w:tblStyle w:val="TableGrid"/>
        <w:tblW w:w="0" w:type="auto"/>
        <w:tblLook w:val="04A0" w:firstRow="1" w:lastRow="0" w:firstColumn="1" w:lastColumn="0" w:noHBand="0" w:noVBand="1"/>
      </w:tblPr>
      <w:tblGrid>
        <w:gridCol w:w="2605"/>
        <w:gridCol w:w="6873"/>
      </w:tblGrid>
      <w:tr w:rsidR="006E5F7B" w:rsidRPr="00725CCD" w14:paraId="58E58292" w14:textId="77777777" w:rsidTr="006F164F">
        <w:tc>
          <w:tcPr>
            <w:tcW w:w="2605" w:type="dxa"/>
            <w:shd w:val="clear" w:color="auto" w:fill="BDD6EE" w:themeFill="accent1" w:themeFillTint="66"/>
          </w:tcPr>
          <w:p w14:paraId="31C281B7" w14:textId="77777777" w:rsidR="006E5F7B" w:rsidRPr="00725CCD" w:rsidRDefault="006E5F7B" w:rsidP="00182A0B">
            <w:pPr>
              <w:rPr>
                <w:rFonts w:asciiTheme="minorHAnsi" w:eastAsia="Times New Roman" w:hAnsiTheme="minorHAnsi" w:cstheme="minorHAnsi"/>
                <w:b/>
                <w:bCs/>
                <w:szCs w:val="20"/>
                <w:lang w:val="en-US" w:eastAsia="zh-CN"/>
              </w:rPr>
            </w:pPr>
            <w:r w:rsidRPr="00725CCD">
              <w:rPr>
                <w:rFonts w:asciiTheme="minorHAnsi" w:eastAsia="Times New Roman" w:hAnsiTheme="minorHAnsi" w:cstheme="minorHAnsi"/>
                <w:b/>
                <w:bCs/>
                <w:szCs w:val="20"/>
                <w:lang w:val="en-US" w:eastAsia="zh-CN"/>
              </w:rPr>
              <w:t>Category</w:t>
            </w:r>
          </w:p>
        </w:tc>
        <w:tc>
          <w:tcPr>
            <w:tcW w:w="6873" w:type="dxa"/>
            <w:shd w:val="clear" w:color="auto" w:fill="BDD6EE" w:themeFill="accent1" w:themeFillTint="66"/>
          </w:tcPr>
          <w:p w14:paraId="0DF70773" w14:textId="77777777" w:rsidR="006E5F7B" w:rsidRPr="00725CCD" w:rsidRDefault="006E5F7B" w:rsidP="00182A0B">
            <w:pPr>
              <w:rPr>
                <w:rFonts w:asciiTheme="minorHAnsi" w:eastAsia="Times New Roman" w:hAnsiTheme="minorHAnsi" w:cstheme="minorHAnsi"/>
                <w:b/>
                <w:bCs/>
                <w:szCs w:val="20"/>
                <w:lang w:val="en-US" w:eastAsia="zh-CN"/>
              </w:rPr>
            </w:pPr>
            <w:r w:rsidRPr="00725CCD">
              <w:rPr>
                <w:rFonts w:asciiTheme="minorHAnsi" w:eastAsia="Times New Roman" w:hAnsiTheme="minorHAnsi" w:cstheme="minorHAnsi"/>
                <w:b/>
                <w:bCs/>
                <w:szCs w:val="20"/>
                <w:lang w:val="en-US" w:eastAsia="zh-CN"/>
              </w:rPr>
              <w:t>Field Examples</w:t>
            </w:r>
          </w:p>
        </w:tc>
      </w:tr>
      <w:tr w:rsidR="006E5F7B" w:rsidRPr="00725CCD" w14:paraId="17D52D61" w14:textId="77777777" w:rsidTr="006F164F">
        <w:tc>
          <w:tcPr>
            <w:tcW w:w="2605" w:type="dxa"/>
          </w:tcPr>
          <w:p w14:paraId="77CEF2ED" w14:textId="77777777" w:rsidR="006E5F7B" w:rsidRPr="00725CCD" w:rsidRDefault="006E5F7B" w:rsidP="00182A0B">
            <w:pP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Single Customer View</w:t>
            </w:r>
          </w:p>
        </w:tc>
        <w:tc>
          <w:tcPr>
            <w:tcW w:w="6873" w:type="dxa"/>
          </w:tcPr>
          <w:p w14:paraId="594A70C5" w14:textId="77777777" w:rsidR="006E5F7B" w:rsidRPr="00725CCD" w:rsidRDefault="006E5F7B" w:rsidP="00182A0B">
            <w:pP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 xml:space="preserve">Policy Holder, APE, Premium Term, Plan Code </w:t>
            </w:r>
            <w:proofErr w:type="spellStart"/>
            <w:r w:rsidRPr="00725CCD">
              <w:rPr>
                <w:rFonts w:asciiTheme="minorHAnsi" w:eastAsia="Times New Roman" w:hAnsiTheme="minorHAnsi" w:cstheme="minorHAnsi"/>
                <w:szCs w:val="20"/>
                <w:lang w:val="en-US" w:eastAsia="zh-CN"/>
              </w:rPr>
              <w:t>etc</w:t>
            </w:r>
            <w:proofErr w:type="spellEnd"/>
          </w:p>
        </w:tc>
      </w:tr>
      <w:tr w:rsidR="006E5F7B" w:rsidRPr="00725CCD" w14:paraId="7B5519BC" w14:textId="77777777" w:rsidTr="006F164F">
        <w:tc>
          <w:tcPr>
            <w:tcW w:w="2605" w:type="dxa"/>
          </w:tcPr>
          <w:p w14:paraId="683AA6B8" w14:textId="77777777" w:rsidR="006E5F7B" w:rsidRPr="00725CCD" w:rsidRDefault="006E5F7B" w:rsidP="00182A0B">
            <w:pP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Agent Profile</w:t>
            </w:r>
          </w:p>
        </w:tc>
        <w:tc>
          <w:tcPr>
            <w:tcW w:w="6873" w:type="dxa"/>
          </w:tcPr>
          <w:p w14:paraId="2D1AE1CC" w14:textId="77777777" w:rsidR="006E5F7B" w:rsidRPr="00725CCD" w:rsidRDefault="006E5F7B" w:rsidP="00182A0B">
            <w:pP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 xml:space="preserve">Agent Code, Agent Name, Agent </w:t>
            </w:r>
            <w:proofErr w:type="spellStart"/>
            <w:r w:rsidRPr="00725CCD">
              <w:rPr>
                <w:rFonts w:asciiTheme="minorHAnsi" w:eastAsia="Times New Roman" w:hAnsiTheme="minorHAnsi" w:cstheme="minorHAnsi"/>
                <w:szCs w:val="20"/>
                <w:lang w:val="en-US" w:eastAsia="zh-CN"/>
              </w:rPr>
              <w:t>DoB</w:t>
            </w:r>
            <w:proofErr w:type="spellEnd"/>
            <w:r w:rsidRPr="00725CCD">
              <w:rPr>
                <w:rFonts w:asciiTheme="minorHAnsi" w:eastAsia="Times New Roman" w:hAnsiTheme="minorHAnsi" w:cstheme="minorHAnsi"/>
                <w:szCs w:val="20"/>
                <w:lang w:val="en-US" w:eastAsia="zh-CN"/>
              </w:rPr>
              <w:t xml:space="preserve"> </w:t>
            </w:r>
            <w:proofErr w:type="spellStart"/>
            <w:r w:rsidRPr="00725CCD">
              <w:rPr>
                <w:rFonts w:asciiTheme="minorHAnsi" w:eastAsia="Times New Roman" w:hAnsiTheme="minorHAnsi" w:cstheme="minorHAnsi"/>
                <w:szCs w:val="20"/>
                <w:lang w:val="en-US" w:eastAsia="zh-CN"/>
              </w:rPr>
              <w:t>etc</w:t>
            </w:r>
            <w:proofErr w:type="spellEnd"/>
          </w:p>
        </w:tc>
      </w:tr>
      <w:tr w:rsidR="006E5F7B" w:rsidRPr="00725CCD" w14:paraId="4D9D270E" w14:textId="77777777" w:rsidTr="006F164F">
        <w:tc>
          <w:tcPr>
            <w:tcW w:w="2605" w:type="dxa"/>
          </w:tcPr>
          <w:p w14:paraId="0AC93E35" w14:textId="77777777" w:rsidR="006E5F7B" w:rsidRPr="00725CCD" w:rsidRDefault="006E5F7B" w:rsidP="00182A0B">
            <w:pP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Agent Productivity</w:t>
            </w:r>
          </w:p>
        </w:tc>
        <w:tc>
          <w:tcPr>
            <w:tcW w:w="6873" w:type="dxa"/>
          </w:tcPr>
          <w:p w14:paraId="656422EF" w14:textId="77777777" w:rsidR="006E5F7B" w:rsidRPr="00725CCD" w:rsidRDefault="006E5F7B" w:rsidP="00182A0B">
            <w:pP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 xml:space="preserve">Agent Persistency, Active Ratio </w:t>
            </w:r>
            <w:proofErr w:type="spellStart"/>
            <w:r w:rsidRPr="00725CCD">
              <w:rPr>
                <w:rFonts w:asciiTheme="minorHAnsi" w:eastAsia="Times New Roman" w:hAnsiTheme="minorHAnsi" w:cstheme="minorHAnsi"/>
                <w:szCs w:val="20"/>
                <w:lang w:val="en-US" w:eastAsia="zh-CN"/>
              </w:rPr>
              <w:t>etc</w:t>
            </w:r>
            <w:proofErr w:type="spellEnd"/>
          </w:p>
        </w:tc>
      </w:tr>
      <w:tr w:rsidR="006E5F7B" w:rsidRPr="00725CCD" w14:paraId="3FD4EFFE" w14:textId="77777777" w:rsidTr="006F164F">
        <w:tc>
          <w:tcPr>
            <w:tcW w:w="2605" w:type="dxa"/>
          </w:tcPr>
          <w:p w14:paraId="20F02412" w14:textId="77777777" w:rsidR="006E5F7B" w:rsidRPr="00725CCD" w:rsidRDefault="006E5F7B" w:rsidP="00182A0B">
            <w:pP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Policy Holder Beneficiary</w:t>
            </w:r>
          </w:p>
        </w:tc>
        <w:tc>
          <w:tcPr>
            <w:tcW w:w="6873" w:type="dxa"/>
          </w:tcPr>
          <w:p w14:paraId="37A4942A" w14:textId="77777777" w:rsidR="006E5F7B" w:rsidRPr="00725CCD" w:rsidRDefault="006E5F7B" w:rsidP="00182A0B">
            <w:pP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 xml:space="preserve">Relation ID, Relation Desc, Service Agent </w:t>
            </w:r>
            <w:proofErr w:type="spellStart"/>
            <w:r w:rsidRPr="00725CCD">
              <w:rPr>
                <w:rFonts w:asciiTheme="minorHAnsi" w:eastAsia="Times New Roman" w:hAnsiTheme="minorHAnsi" w:cstheme="minorHAnsi"/>
                <w:szCs w:val="20"/>
                <w:lang w:val="en-US" w:eastAsia="zh-CN"/>
              </w:rPr>
              <w:t>etc</w:t>
            </w:r>
            <w:proofErr w:type="spellEnd"/>
          </w:p>
        </w:tc>
      </w:tr>
      <w:tr w:rsidR="006E5F7B" w:rsidRPr="00725CCD" w14:paraId="667923BE" w14:textId="77777777" w:rsidTr="006F164F">
        <w:tc>
          <w:tcPr>
            <w:tcW w:w="2605" w:type="dxa"/>
          </w:tcPr>
          <w:p w14:paraId="6707A9DB" w14:textId="77777777" w:rsidR="006E5F7B" w:rsidRPr="00725CCD" w:rsidRDefault="006E5F7B" w:rsidP="00182A0B">
            <w:pP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Policy Holder Insured</w:t>
            </w:r>
          </w:p>
        </w:tc>
        <w:tc>
          <w:tcPr>
            <w:tcW w:w="6873" w:type="dxa"/>
          </w:tcPr>
          <w:p w14:paraId="2C0C1472" w14:textId="77777777" w:rsidR="006E5F7B" w:rsidRPr="00725CCD" w:rsidRDefault="006E5F7B" w:rsidP="00182A0B">
            <w:pP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 xml:space="preserve">Insured ID, Relation ID, Relation Desc, Service Agent </w:t>
            </w:r>
            <w:proofErr w:type="spellStart"/>
            <w:r w:rsidRPr="00725CCD">
              <w:rPr>
                <w:rFonts w:asciiTheme="minorHAnsi" w:eastAsia="Times New Roman" w:hAnsiTheme="minorHAnsi" w:cstheme="minorHAnsi"/>
                <w:szCs w:val="20"/>
                <w:lang w:val="en-US" w:eastAsia="zh-CN"/>
              </w:rPr>
              <w:t>etc</w:t>
            </w:r>
            <w:proofErr w:type="spellEnd"/>
          </w:p>
        </w:tc>
      </w:tr>
      <w:tr w:rsidR="006E5F7B" w:rsidRPr="00725CCD" w14:paraId="267429E6" w14:textId="77777777" w:rsidTr="006F164F">
        <w:tc>
          <w:tcPr>
            <w:tcW w:w="2605" w:type="dxa"/>
          </w:tcPr>
          <w:p w14:paraId="505D110E" w14:textId="77777777" w:rsidR="006E5F7B" w:rsidRPr="00725CCD" w:rsidRDefault="006E5F7B" w:rsidP="00182A0B">
            <w:pP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Claims</w:t>
            </w:r>
          </w:p>
        </w:tc>
        <w:tc>
          <w:tcPr>
            <w:tcW w:w="6873" w:type="dxa"/>
          </w:tcPr>
          <w:p w14:paraId="1D64288B" w14:textId="77777777" w:rsidR="006E5F7B" w:rsidRPr="00725CCD" w:rsidRDefault="006E5F7B" w:rsidP="00182A0B">
            <w:pP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 xml:space="preserve">Case No, registration Time, Policy Holder, Liability Name, Claim Status </w:t>
            </w:r>
            <w:proofErr w:type="spellStart"/>
            <w:r w:rsidRPr="00725CCD">
              <w:rPr>
                <w:rFonts w:asciiTheme="minorHAnsi" w:eastAsia="Times New Roman" w:hAnsiTheme="minorHAnsi" w:cstheme="minorHAnsi"/>
                <w:szCs w:val="20"/>
                <w:lang w:val="en-US" w:eastAsia="zh-CN"/>
              </w:rPr>
              <w:t>etc</w:t>
            </w:r>
            <w:proofErr w:type="spellEnd"/>
          </w:p>
        </w:tc>
      </w:tr>
      <w:tr w:rsidR="006E5F7B" w:rsidRPr="00725CCD" w14:paraId="0E4B79A0" w14:textId="77777777" w:rsidTr="006F164F">
        <w:tc>
          <w:tcPr>
            <w:tcW w:w="2605" w:type="dxa"/>
          </w:tcPr>
          <w:p w14:paraId="51782862" w14:textId="77777777" w:rsidR="006E5F7B" w:rsidRPr="00725CCD" w:rsidRDefault="006E5F7B" w:rsidP="00182A0B">
            <w:pP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Budget</w:t>
            </w:r>
          </w:p>
        </w:tc>
        <w:tc>
          <w:tcPr>
            <w:tcW w:w="6873" w:type="dxa"/>
          </w:tcPr>
          <w:p w14:paraId="09B20A8D" w14:textId="77777777" w:rsidR="006E5F7B" w:rsidRPr="00725CCD" w:rsidRDefault="006E5F7B" w:rsidP="00182A0B">
            <w:pP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 xml:space="preserve">Channel, YYYYMM, APE Budget, </w:t>
            </w:r>
            <w:proofErr w:type="spellStart"/>
            <w:r w:rsidRPr="00725CCD">
              <w:rPr>
                <w:rFonts w:asciiTheme="minorHAnsi" w:eastAsia="Times New Roman" w:hAnsiTheme="minorHAnsi" w:cstheme="minorHAnsi"/>
                <w:szCs w:val="20"/>
                <w:lang w:val="en-US" w:eastAsia="zh-CN"/>
              </w:rPr>
              <w:t>VoNB</w:t>
            </w:r>
            <w:proofErr w:type="spellEnd"/>
            <w:r w:rsidRPr="00725CCD">
              <w:rPr>
                <w:rFonts w:asciiTheme="minorHAnsi" w:eastAsia="Times New Roman" w:hAnsiTheme="minorHAnsi" w:cstheme="minorHAnsi"/>
                <w:szCs w:val="20"/>
                <w:lang w:val="en-US" w:eastAsia="zh-CN"/>
              </w:rPr>
              <w:t xml:space="preserve"> Budget</w:t>
            </w:r>
          </w:p>
        </w:tc>
      </w:tr>
    </w:tbl>
    <w:p w14:paraId="566CB67F" w14:textId="00859DA9" w:rsidR="006E5F7B" w:rsidRDefault="006E5F7B" w:rsidP="006E5F7B">
      <w:pPr>
        <w:rPr>
          <w:lang w:eastAsia="zh-HK" w:bidi="en-US"/>
        </w:rPr>
      </w:pPr>
    </w:p>
    <w:p w14:paraId="0BA2AD8F" w14:textId="78EEC2B7" w:rsidR="00BC5F4A" w:rsidRPr="00630F39" w:rsidRDefault="00BC5F4A" w:rsidP="000D4139">
      <w:pPr>
        <w:pStyle w:val="Heading4"/>
        <w:rPr>
          <w:sz w:val="22"/>
        </w:rPr>
        <w:pPrChange w:id="273" w:author="Kelvin Wong Kin" w:date="2023-02-01T12:02:00Z">
          <w:pPr>
            <w:pStyle w:val="Heading3"/>
          </w:pPr>
        </w:pPrChange>
      </w:pPr>
      <w:bookmarkStart w:id="274" w:name="_Toc122524179"/>
      <w:r w:rsidRPr="00630F39">
        <w:t>2.</w:t>
      </w:r>
      <w:r>
        <w:t>1</w:t>
      </w:r>
      <w:r w:rsidRPr="00630F39">
        <w:t>.</w:t>
      </w:r>
      <w:ins w:id="275" w:author="Kelvin Wong Kin" w:date="2023-02-01T12:02:00Z">
        <w:r w:rsidR="000D4139">
          <w:t>1.</w:t>
        </w:r>
      </w:ins>
      <w:r>
        <w:t>6</w:t>
      </w:r>
      <w:r w:rsidRPr="00630F39">
        <w:t xml:space="preserve"> </w:t>
      </w:r>
      <w:r>
        <w:t>Product Analysis</w:t>
      </w:r>
      <w:bookmarkEnd w:id="274"/>
    </w:p>
    <w:p w14:paraId="20FE0828" w14:textId="65BC003E" w:rsidR="006E5F7B" w:rsidRDefault="006E5F7B" w:rsidP="006E5F7B">
      <w:pPr>
        <w:rPr>
          <w:lang w:eastAsia="zh-HK" w:bidi="en-US"/>
        </w:rPr>
      </w:pPr>
    </w:p>
    <w:p w14:paraId="78622509" w14:textId="402AC54B" w:rsidR="00BC5F4A" w:rsidRDefault="00A9191D" w:rsidP="006E5F7B">
      <w:pPr>
        <w:rPr>
          <w:lang w:eastAsia="zh-HK" w:bidi="en-US"/>
        </w:rPr>
      </w:pPr>
      <w:r>
        <w:rPr>
          <w:lang w:eastAsia="zh-HK" w:bidi="en-US"/>
        </w:rPr>
        <w:t xml:space="preserve">The service provider needs to help to implement the product analysis dashboard for </w:t>
      </w:r>
      <w:proofErr w:type="spellStart"/>
      <w:r>
        <w:rPr>
          <w:lang w:eastAsia="zh-HK" w:bidi="en-US"/>
        </w:rPr>
        <w:t>FTLife</w:t>
      </w:r>
      <w:proofErr w:type="spellEnd"/>
      <w:r>
        <w:rPr>
          <w:lang w:eastAsia="zh-HK" w:bidi="en-US"/>
        </w:rPr>
        <w:t xml:space="preserve"> Product department. </w:t>
      </w:r>
      <w:r w:rsidR="00CA0BEE">
        <w:rPr>
          <w:lang w:eastAsia="zh-HK" w:bidi="en-US"/>
        </w:rPr>
        <w:t>The following list some of the existing in-used reports</w:t>
      </w:r>
      <w:r w:rsidR="00FE0760">
        <w:rPr>
          <w:lang w:eastAsia="zh-HK" w:bidi="en-US"/>
        </w:rPr>
        <w:t xml:space="preserve"> (but not limit to)</w:t>
      </w:r>
      <w:r w:rsidR="00CA0BEE">
        <w:rPr>
          <w:lang w:eastAsia="zh-HK" w:bidi="en-US"/>
        </w:rPr>
        <w:t xml:space="preserve"> for product team.</w:t>
      </w:r>
    </w:p>
    <w:p w14:paraId="6473B262" w14:textId="458F3B02" w:rsidR="00CA0BEE" w:rsidRDefault="00CA0BEE" w:rsidP="006E5F7B">
      <w:pPr>
        <w:rPr>
          <w:lang w:eastAsia="zh-HK" w:bidi="en-US"/>
        </w:rPr>
      </w:pPr>
    </w:p>
    <w:p w14:paraId="29BFEA43" w14:textId="5FC37254" w:rsidR="00A9191D" w:rsidRPr="00E7242D" w:rsidRDefault="00AF27C4" w:rsidP="006E5F7B">
      <w:pPr>
        <w:rPr>
          <w:sz w:val="16"/>
          <w:szCs w:val="20"/>
          <w:lang w:eastAsia="zh-HK" w:bidi="en-US"/>
        </w:rPr>
      </w:pPr>
      <w:r w:rsidRPr="00E7242D">
        <w:rPr>
          <w:sz w:val="16"/>
          <w:szCs w:val="20"/>
          <w:lang w:eastAsia="zh-HK" w:bidi="en-US"/>
        </w:rPr>
        <w:t>SBD0058</w:t>
      </w:r>
      <w:r w:rsidRPr="00E7242D">
        <w:rPr>
          <w:sz w:val="16"/>
          <w:szCs w:val="20"/>
          <w:lang w:eastAsia="zh-HK" w:bidi="en-US"/>
        </w:rPr>
        <w:tab/>
        <w:t xml:space="preserve">Unit Link Fund Portfolio </w:t>
      </w:r>
      <w:proofErr w:type="spellStart"/>
      <w:r w:rsidRPr="00E7242D">
        <w:rPr>
          <w:sz w:val="16"/>
          <w:szCs w:val="20"/>
          <w:lang w:eastAsia="zh-HK" w:bidi="en-US"/>
        </w:rPr>
        <w:t>Accum</w:t>
      </w:r>
      <w:proofErr w:type="spellEnd"/>
      <w:r w:rsidRPr="00E7242D">
        <w:rPr>
          <w:sz w:val="16"/>
          <w:szCs w:val="20"/>
          <w:lang w:eastAsia="zh-HK" w:bidi="en-US"/>
        </w:rPr>
        <w:t xml:space="preserve"> Report (AGTB)</w:t>
      </w:r>
      <w:r w:rsidRPr="00E7242D">
        <w:rPr>
          <w:sz w:val="16"/>
          <w:szCs w:val="20"/>
          <w:lang w:eastAsia="zh-HK" w:bidi="en-US"/>
        </w:rPr>
        <w:cr/>
        <w:t>SBD0059</w:t>
      </w:r>
      <w:r w:rsidRPr="00E7242D">
        <w:rPr>
          <w:sz w:val="16"/>
          <w:szCs w:val="20"/>
          <w:lang w:eastAsia="zh-HK" w:bidi="en-US"/>
        </w:rPr>
        <w:tab/>
        <w:t xml:space="preserve">Unit Link Fund Portfolio </w:t>
      </w:r>
      <w:proofErr w:type="spellStart"/>
      <w:r w:rsidRPr="00E7242D">
        <w:rPr>
          <w:sz w:val="16"/>
          <w:szCs w:val="20"/>
          <w:lang w:eastAsia="zh-HK" w:bidi="en-US"/>
        </w:rPr>
        <w:t>Accum</w:t>
      </w:r>
      <w:proofErr w:type="spellEnd"/>
      <w:r w:rsidRPr="00E7242D">
        <w:rPr>
          <w:sz w:val="16"/>
          <w:szCs w:val="20"/>
          <w:lang w:eastAsia="zh-HK" w:bidi="en-US"/>
        </w:rPr>
        <w:t xml:space="preserve"> Report (IFAC)</w:t>
      </w:r>
      <w:r w:rsidRPr="00E7242D">
        <w:rPr>
          <w:sz w:val="16"/>
          <w:szCs w:val="20"/>
          <w:lang w:eastAsia="zh-HK" w:bidi="en-US"/>
        </w:rPr>
        <w:cr/>
        <w:t>SBD0072</w:t>
      </w:r>
      <w:r w:rsidRPr="00E7242D">
        <w:rPr>
          <w:sz w:val="16"/>
          <w:szCs w:val="20"/>
          <w:lang w:eastAsia="zh-HK" w:bidi="en-US"/>
        </w:rPr>
        <w:tab/>
        <w:t>Unit Link Top 10 Fund Movement Report</w:t>
      </w:r>
      <w:r w:rsidRPr="00E7242D">
        <w:rPr>
          <w:sz w:val="16"/>
          <w:szCs w:val="20"/>
          <w:lang w:eastAsia="zh-HK" w:bidi="en-US"/>
        </w:rPr>
        <w:cr/>
        <w:t>SBD0073</w:t>
      </w:r>
      <w:r w:rsidRPr="00E7242D">
        <w:rPr>
          <w:sz w:val="16"/>
          <w:szCs w:val="20"/>
          <w:lang w:eastAsia="zh-HK" w:bidi="en-US"/>
        </w:rPr>
        <w:tab/>
        <w:t>NAV Report - Fund Level</w:t>
      </w:r>
      <w:r w:rsidRPr="00E7242D">
        <w:rPr>
          <w:sz w:val="16"/>
          <w:szCs w:val="20"/>
          <w:lang w:eastAsia="zh-HK" w:bidi="en-US"/>
        </w:rPr>
        <w:cr/>
        <w:t>SBD0074</w:t>
      </w:r>
      <w:r w:rsidRPr="00E7242D">
        <w:rPr>
          <w:sz w:val="16"/>
          <w:szCs w:val="20"/>
          <w:lang w:eastAsia="zh-HK" w:bidi="en-US"/>
        </w:rPr>
        <w:tab/>
        <w:t xml:space="preserve">Unit Link Fund Portfolio </w:t>
      </w:r>
      <w:proofErr w:type="spellStart"/>
      <w:r w:rsidRPr="00E7242D">
        <w:rPr>
          <w:sz w:val="16"/>
          <w:szCs w:val="20"/>
          <w:lang w:eastAsia="zh-HK" w:bidi="en-US"/>
        </w:rPr>
        <w:t>Accum</w:t>
      </w:r>
      <w:proofErr w:type="spellEnd"/>
      <w:r w:rsidRPr="00E7242D">
        <w:rPr>
          <w:sz w:val="16"/>
          <w:szCs w:val="20"/>
          <w:lang w:eastAsia="zh-HK" w:bidi="en-US"/>
        </w:rPr>
        <w:t xml:space="preserve"> Report (IFAC Details)</w:t>
      </w:r>
      <w:r w:rsidRPr="00E7242D">
        <w:rPr>
          <w:sz w:val="16"/>
          <w:szCs w:val="20"/>
          <w:lang w:eastAsia="zh-HK" w:bidi="en-US"/>
        </w:rPr>
        <w:cr/>
        <w:t>SBD0077</w:t>
      </w:r>
      <w:r w:rsidRPr="00E7242D">
        <w:rPr>
          <w:sz w:val="16"/>
          <w:szCs w:val="20"/>
          <w:lang w:eastAsia="zh-HK" w:bidi="en-US"/>
        </w:rPr>
        <w:tab/>
        <w:t>Unit Link Top 5 Fund Movement Report - Fund House Level</w:t>
      </w:r>
      <w:r w:rsidRPr="00E7242D">
        <w:rPr>
          <w:sz w:val="16"/>
          <w:szCs w:val="20"/>
          <w:lang w:eastAsia="zh-HK" w:bidi="en-US"/>
        </w:rPr>
        <w:cr/>
        <w:t>SBD0078</w:t>
      </w:r>
      <w:r w:rsidRPr="00E7242D">
        <w:rPr>
          <w:sz w:val="16"/>
          <w:szCs w:val="20"/>
          <w:lang w:eastAsia="zh-HK" w:bidi="en-US"/>
        </w:rPr>
        <w:tab/>
        <w:t>Unit Link Top 10 Fund Movement Report - Fund Category Level</w:t>
      </w:r>
      <w:r w:rsidRPr="00E7242D">
        <w:rPr>
          <w:sz w:val="16"/>
          <w:szCs w:val="20"/>
          <w:lang w:eastAsia="zh-HK" w:bidi="en-US"/>
        </w:rPr>
        <w:cr/>
        <w:t>SBD0079</w:t>
      </w:r>
      <w:r w:rsidRPr="00E7242D">
        <w:rPr>
          <w:sz w:val="16"/>
          <w:szCs w:val="20"/>
          <w:lang w:eastAsia="zh-HK" w:bidi="en-US"/>
        </w:rPr>
        <w:tab/>
        <w:t>NAV Report - Fund House Level</w:t>
      </w:r>
      <w:r w:rsidRPr="00E7242D">
        <w:rPr>
          <w:sz w:val="16"/>
          <w:szCs w:val="20"/>
          <w:lang w:eastAsia="zh-HK" w:bidi="en-US"/>
        </w:rPr>
        <w:cr/>
        <w:t>SBD0080</w:t>
      </w:r>
      <w:r w:rsidRPr="00E7242D">
        <w:rPr>
          <w:sz w:val="16"/>
          <w:szCs w:val="20"/>
          <w:lang w:eastAsia="zh-HK" w:bidi="en-US"/>
        </w:rPr>
        <w:tab/>
        <w:t>NAV Report - Channel Level</w:t>
      </w:r>
      <w:r w:rsidRPr="00E7242D">
        <w:rPr>
          <w:sz w:val="16"/>
          <w:szCs w:val="20"/>
          <w:lang w:eastAsia="zh-HK" w:bidi="en-US"/>
        </w:rPr>
        <w:cr/>
      </w:r>
      <w:r w:rsidRPr="00E7242D">
        <w:rPr>
          <w:sz w:val="16"/>
          <w:szCs w:val="20"/>
          <w:lang w:eastAsia="zh-HK" w:bidi="en-US"/>
        </w:rPr>
        <w:lastRenderedPageBreak/>
        <w:t>SBD0081</w:t>
      </w:r>
      <w:r w:rsidRPr="00E7242D">
        <w:rPr>
          <w:sz w:val="16"/>
          <w:szCs w:val="20"/>
          <w:lang w:eastAsia="zh-HK" w:bidi="en-US"/>
        </w:rPr>
        <w:tab/>
        <w:t>Unit Link Hottest Fund Per Fund House Report</w:t>
      </w:r>
      <w:r w:rsidRPr="00E7242D">
        <w:rPr>
          <w:sz w:val="16"/>
          <w:szCs w:val="20"/>
          <w:lang w:eastAsia="zh-HK" w:bidi="en-US"/>
        </w:rPr>
        <w:cr/>
        <w:t>SBD0082</w:t>
      </w:r>
      <w:r w:rsidRPr="00E7242D">
        <w:rPr>
          <w:sz w:val="16"/>
          <w:szCs w:val="20"/>
          <w:lang w:eastAsia="zh-HK" w:bidi="en-US"/>
        </w:rPr>
        <w:tab/>
        <w:t>Unit Link Fund Movement - Fund Level Report (MTD)</w:t>
      </w:r>
      <w:r w:rsidRPr="00E7242D">
        <w:rPr>
          <w:sz w:val="16"/>
          <w:szCs w:val="20"/>
          <w:lang w:eastAsia="zh-HK" w:bidi="en-US"/>
        </w:rPr>
        <w:cr/>
        <w:t>SBD0083</w:t>
      </w:r>
      <w:r w:rsidRPr="00E7242D">
        <w:rPr>
          <w:sz w:val="16"/>
          <w:szCs w:val="20"/>
          <w:lang w:eastAsia="zh-HK" w:bidi="en-US"/>
        </w:rPr>
        <w:tab/>
        <w:t>Unit Link Fund Movement - Fund Level Report (YTD)</w:t>
      </w:r>
      <w:r w:rsidRPr="00E7242D">
        <w:rPr>
          <w:sz w:val="16"/>
          <w:szCs w:val="20"/>
          <w:lang w:eastAsia="zh-HK" w:bidi="en-US"/>
        </w:rPr>
        <w:cr/>
        <w:t>SBD0084</w:t>
      </w:r>
      <w:r w:rsidRPr="00E7242D">
        <w:rPr>
          <w:sz w:val="16"/>
          <w:szCs w:val="20"/>
          <w:lang w:eastAsia="zh-HK" w:bidi="en-US"/>
        </w:rPr>
        <w:tab/>
        <w:t>Unit Link Fund Movement - Fund Level (with Cash and Switch Flow) Report (MTD)</w:t>
      </w:r>
      <w:r w:rsidRPr="00E7242D">
        <w:rPr>
          <w:sz w:val="16"/>
          <w:szCs w:val="20"/>
          <w:lang w:eastAsia="zh-HK" w:bidi="en-US"/>
        </w:rPr>
        <w:cr/>
        <w:t>SBD0085</w:t>
      </w:r>
      <w:r w:rsidRPr="00E7242D">
        <w:rPr>
          <w:sz w:val="16"/>
          <w:szCs w:val="20"/>
          <w:lang w:eastAsia="zh-HK" w:bidi="en-US"/>
        </w:rPr>
        <w:tab/>
        <w:t>Unit Link Fund Movement - Fund Level (with Cash and Switch Flow) Report (YTD)</w:t>
      </w:r>
      <w:r w:rsidRPr="00E7242D">
        <w:rPr>
          <w:sz w:val="16"/>
          <w:szCs w:val="20"/>
          <w:lang w:eastAsia="zh-HK" w:bidi="en-US"/>
        </w:rPr>
        <w:cr/>
        <w:t>SBD0086</w:t>
      </w:r>
      <w:r w:rsidRPr="00E7242D">
        <w:rPr>
          <w:sz w:val="16"/>
          <w:szCs w:val="20"/>
          <w:lang w:eastAsia="zh-HK" w:bidi="en-US"/>
        </w:rPr>
        <w:tab/>
        <w:t>Unit Link Fund Movement Report - Fund House Level</w:t>
      </w:r>
      <w:r w:rsidRPr="00E7242D">
        <w:rPr>
          <w:sz w:val="16"/>
          <w:szCs w:val="20"/>
          <w:lang w:eastAsia="zh-HK" w:bidi="en-US"/>
        </w:rPr>
        <w:cr/>
        <w:t>SBD0087</w:t>
      </w:r>
      <w:r w:rsidRPr="00E7242D">
        <w:rPr>
          <w:sz w:val="16"/>
          <w:szCs w:val="20"/>
          <w:lang w:eastAsia="zh-HK" w:bidi="en-US"/>
        </w:rPr>
        <w:tab/>
        <w:t>Unit Link Fund Movement Report - Fund Category Level</w:t>
      </w:r>
      <w:r w:rsidRPr="00E7242D">
        <w:rPr>
          <w:sz w:val="16"/>
          <w:szCs w:val="20"/>
          <w:lang w:eastAsia="zh-HK" w:bidi="en-US"/>
        </w:rPr>
        <w:cr/>
        <w:t>SBD0091</w:t>
      </w:r>
      <w:r w:rsidRPr="00E7242D">
        <w:rPr>
          <w:sz w:val="16"/>
          <w:szCs w:val="20"/>
          <w:lang w:eastAsia="zh-HK" w:bidi="en-US"/>
        </w:rPr>
        <w:tab/>
        <w:t xml:space="preserve">Unit Link Fund Movement - Fund Level (with Cash and Switch Flow) Report (Daily </w:t>
      </w:r>
      <w:proofErr w:type="spellStart"/>
      <w:r w:rsidRPr="00E7242D">
        <w:rPr>
          <w:sz w:val="16"/>
          <w:szCs w:val="20"/>
          <w:lang w:eastAsia="zh-HK" w:bidi="en-US"/>
        </w:rPr>
        <w:t>Accum</w:t>
      </w:r>
      <w:proofErr w:type="spellEnd"/>
      <w:r w:rsidRPr="00E7242D">
        <w:rPr>
          <w:sz w:val="16"/>
          <w:szCs w:val="20"/>
          <w:lang w:eastAsia="zh-HK" w:bidi="en-US"/>
        </w:rPr>
        <w:t>)</w:t>
      </w:r>
      <w:r w:rsidRPr="00E7242D">
        <w:rPr>
          <w:sz w:val="16"/>
          <w:szCs w:val="20"/>
          <w:lang w:eastAsia="zh-HK" w:bidi="en-US"/>
        </w:rPr>
        <w:cr/>
        <w:t>SBD0092</w:t>
      </w:r>
      <w:r w:rsidRPr="00E7242D">
        <w:rPr>
          <w:sz w:val="16"/>
          <w:szCs w:val="20"/>
          <w:lang w:eastAsia="zh-HK" w:bidi="en-US"/>
        </w:rPr>
        <w:tab/>
        <w:t>Unit Link Fund Movement - Fund Level (with Cash and Switch Flow) Report (Daily)</w:t>
      </w:r>
      <w:r w:rsidRPr="00E7242D">
        <w:rPr>
          <w:sz w:val="16"/>
          <w:szCs w:val="20"/>
          <w:lang w:eastAsia="zh-HK" w:bidi="en-US"/>
        </w:rPr>
        <w:cr/>
        <w:t>SBD0093</w:t>
      </w:r>
      <w:r w:rsidRPr="00E7242D">
        <w:rPr>
          <w:sz w:val="16"/>
          <w:szCs w:val="20"/>
          <w:lang w:eastAsia="zh-HK" w:bidi="en-US"/>
        </w:rPr>
        <w:tab/>
        <w:t xml:space="preserve">Unit Link Fund House Movement - Fund Level (with Cash and Switch Flow) Report (Daily </w:t>
      </w:r>
      <w:proofErr w:type="spellStart"/>
      <w:r w:rsidRPr="00E7242D">
        <w:rPr>
          <w:sz w:val="16"/>
          <w:szCs w:val="20"/>
          <w:lang w:eastAsia="zh-HK" w:bidi="en-US"/>
        </w:rPr>
        <w:t>Accum</w:t>
      </w:r>
      <w:proofErr w:type="spellEnd"/>
      <w:r w:rsidRPr="00E7242D">
        <w:rPr>
          <w:sz w:val="16"/>
          <w:szCs w:val="20"/>
          <w:lang w:eastAsia="zh-HK" w:bidi="en-US"/>
        </w:rPr>
        <w:t>)</w:t>
      </w:r>
      <w:r w:rsidRPr="00E7242D">
        <w:rPr>
          <w:sz w:val="16"/>
          <w:szCs w:val="20"/>
          <w:lang w:eastAsia="zh-HK" w:bidi="en-US"/>
        </w:rPr>
        <w:cr/>
        <w:t>SBD0094</w:t>
      </w:r>
      <w:r w:rsidRPr="00E7242D">
        <w:rPr>
          <w:sz w:val="16"/>
          <w:szCs w:val="20"/>
          <w:lang w:eastAsia="zh-HK" w:bidi="en-US"/>
        </w:rPr>
        <w:tab/>
        <w:t>Unit Link Fund House Movement - Fund Level (with Cash and Switch Flow) Report (Daily)</w:t>
      </w:r>
      <w:r w:rsidRPr="00E7242D">
        <w:rPr>
          <w:sz w:val="16"/>
          <w:szCs w:val="20"/>
          <w:lang w:eastAsia="zh-HK" w:bidi="en-US"/>
        </w:rPr>
        <w:cr/>
        <w:t>SBD0095</w:t>
      </w:r>
      <w:r w:rsidRPr="00E7242D">
        <w:rPr>
          <w:sz w:val="16"/>
          <w:szCs w:val="20"/>
          <w:lang w:eastAsia="zh-HK" w:bidi="en-US"/>
        </w:rPr>
        <w:tab/>
        <w:t>Unit Link Fund House Movement - Fund Level (with Cash and Switch Flow) Report (MTD)</w:t>
      </w:r>
      <w:r w:rsidRPr="00E7242D">
        <w:rPr>
          <w:sz w:val="16"/>
          <w:szCs w:val="20"/>
          <w:lang w:eastAsia="zh-HK" w:bidi="en-US"/>
        </w:rPr>
        <w:cr/>
        <w:t>SBD0096</w:t>
      </w:r>
      <w:r w:rsidRPr="00E7242D">
        <w:rPr>
          <w:sz w:val="16"/>
          <w:szCs w:val="20"/>
          <w:lang w:eastAsia="zh-HK" w:bidi="en-US"/>
        </w:rPr>
        <w:tab/>
        <w:t>Unit Link Fund House Movement - Fund Level (with Cash and Switch Flow) Report (YTD)</w:t>
      </w:r>
      <w:r w:rsidRPr="00E7242D">
        <w:rPr>
          <w:sz w:val="16"/>
          <w:szCs w:val="20"/>
          <w:lang w:eastAsia="zh-HK" w:bidi="en-US"/>
        </w:rPr>
        <w:cr/>
        <w:t>SBD0101</w:t>
      </w:r>
      <w:r w:rsidRPr="00E7242D">
        <w:rPr>
          <w:sz w:val="16"/>
          <w:szCs w:val="20"/>
          <w:lang w:eastAsia="zh-HK" w:bidi="en-US"/>
        </w:rPr>
        <w:tab/>
        <w:t>RMB Submission Report - Policy Level</w:t>
      </w:r>
      <w:r w:rsidRPr="00E7242D">
        <w:rPr>
          <w:sz w:val="16"/>
          <w:szCs w:val="20"/>
          <w:lang w:eastAsia="zh-HK" w:bidi="en-US"/>
        </w:rPr>
        <w:cr/>
        <w:t>SBD0102</w:t>
      </w:r>
      <w:r w:rsidRPr="00E7242D">
        <w:rPr>
          <w:sz w:val="16"/>
          <w:szCs w:val="20"/>
          <w:lang w:eastAsia="zh-HK" w:bidi="en-US"/>
        </w:rPr>
        <w:tab/>
        <w:t>RMB Submission Report - Agent Level</w:t>
      </w:r>
      <w:r w:rsidRPr="00E7242D">
        <w:rPr>
          <w:sz w:val="16"/>
          <w:szCs w:val="20"/>
          <w:lang w:eastAsia="zh-HK" w:bidi="en-US"/>
        </w:rPr>
        <w:cr/>
        <w:t>SBD0103</w:t>
      </w:r>
      <w:r w:rsidRPr="00E7242D">
        <w:rPr>
          <w:sz w:val="16"/>
          <w:szCs w:val="20"/>
          <w:lang w:eastAsia="zh-HK" w:bidi="en-US"/>
        </w:rPr>
        <w:tab/>
        <w:t>RMB Submission Report - Region Level</w:t>
      </w:r>
      <w:r w:rsidRPr="00E7242D">
        <w:rPr>
          <w:sz w:val="16"/>
          <w:szCs w:val="20"/>
          <w:lang w:eastAsia="zh-HK" w:bidi="en-US"/>
        </w:rPr>
        <w:cr/>
        <w:t>SBD0104</w:t>
      </w:r>
      <w:r w:rsidRPr="00E7242D">
        <w:rPr>
          <w:sz w:val="16"/>
          <w:szCs w:val="20"/>
          <w:lang w:eastAsia="zh-HK" w:bidi="en-US"/>
        </w:rPr>
        <w:tab/>
        <w:t>RMB Submission Report - Region Level for AD</w:t>
      </w:r>
      <w:r w:rsidRPr="00E7242D">
        <w:rPr>
          <w:sz w:val="16"/>
          <w:szCs w:val="20"/>
          <w:lang w:eastAsia="zh-HK" w:bidi="en-US"/>
        </w:rPr>
        <w:cr/>
        <w:t>SBD0105</w:t>
      </w:r>
      <w:r w:rsidRPr="00E7242D">
        <w:rPr>
          <w:sz w:val="16"/>
          <w:szCs w:val="20"/>
          <w:lang w:eastAsia="zh-HK" w:bidi="en-US"/>
        </w:rPr>
        <w:tab/>
        <w:t>CIFH2SubmissionReportRegion</w:t>
      </w:r>
      <w:r w:rsidRPr="00E7242D">
        <w:rPr>
          <w:sz w:val="16"/>
          <w:szCs w:val="20"/>
          <w:lang w:eastAsia="zh-HK" w:bidi="en-US"/>
        </w:rPr>
        <w:cr/>
        <w:t>SBD0107</w:t>
      </w:r>
      <w:r w:rsidRPr="00E7242D">
        <w:rPr>
          <w:sz w:val="16"/>
          <w:szCs w:val="20"/>
          <w:lang w:eastAsia="zh-HK" w:bidi="en-US"/>
        </w:rPr>
        <w:tab/>
      </w:r>
      <w:proofErr w:type="spellStart"/>
      <w:r w:rsidRPr="00E7242D">
        <w:rPr>
          <w:sz w:val="16"/>
          <w:szCs w:val="20"/>
          <w:lang w:eastAsia="zh-HK" w:bidi="en-US"/>
        </w:rPr>
        <w:t>CIESSaleReport</w:t>
      </w:r>
      <w:proofErr w:type="spellEnd"/>
      <w:r w:rsidRPr="00E7242D">
        <w:rPr>
          <w:sz w:val="16"/>
          <w:szCs w:val="20"/>
          <w:lang w:eastAsia="zh-HK" w:bidi="en-US"/>
        </w:rPr>
        <w:cr/>
        <w:t>SBD0108</w:t>
      </w:r>
      <w:r w:rsidRPr="00E7242D">
        <w:rPr>
          <w:sz w:val="16"/>
          <w:szCs w:val="20"/>
          <w:lang w:eastAsia="zh-HK" w:bidi="en-US"/>
        </w:rPr>
        <w:tab/>
      </w:r>
      <w:proofErr w:type="spellStart"/>
      <w:r w:rsidRPr="00E7242D">
        <w:rPr>
          <w:sz w:val="16"/>
          <w:szCs w:val="20"/>
          <w:lang w:eastAsia="zh-HK" w:bidi="en-US"/>
        </w:rPr>
        <w:t>UWAPSubmissionReport</w:t>
      </w:r>
      <w:proofErr w:type="spellEnd"/>
      <w:r w:rsidRPr="00E7242D">
        <w:rPr>
          <w:sz w:val="16"/>
          <w:szCs w:val="20"/>
          <w:lang w:eastAsia="zh-HK" w:bidi="en-US"/>
        </w:rPr>
        <w:cr/>
        <w:t>SBD0109</w:t>
      </w:r>
      <w:r w:rsidRPr="00E7242D">
        <w:rPr>
          <w:sz w:val="16"/>
          <w:szCs w:val="20"/>
          <w:lang w:eastAsia="zh-HK" w:bidi="en-US"/>
        </w:rPr>
        <w:tab/>
      </w:r>
      <w:proofErr w:type="spellStart"/>
      <w:r w:rsidRPr="00E7242D">
        <w:rPr>
          <w:sz w:val="16"/>
          <w:szCs w:val="20"/>
          <w:lang w:eastAsia="zh-HK" w:bidi="en-US"/>
        </w:rPr>
        <w:t>IEliteClubIssueDetailReport</w:t>
      </w:r>
      <w:proofErr w:type="spellEnd"/>
      <w:r w:rsidRPr="00E7242D">
        <w:rPr>
          <w:sz w:val="16"/>
          <w:szCs w:val="20"/>
          <w:lang w:eastAsia="zh-HK" w:bidi="en-US"/>
        </w:rPr>
        <w:cr/>
        <w:t>SBD0110</w:t>
      </w:r>
      <w:r w:rsidRPr="00E7242D">
        <w:rPr>
          <w:sz w:val="16"/>
          <w:szCs w:val="20"/>
          <w:lang w:eastAsia="zh-HK" w:bidi="en-US"/>
        </w:rPr>
        <w:tab/>
      </w:r>
      <w:proofErr w:type="spellStart"/>
      <w:r w:rsidRPr="00E7242D">
        <w:rPr>
          <w:sz w:val="16"/>
          <w:szCs w:val="20"/>
          <w:lang w:eastAsia="zh-HK" w:bidi="en-US"/>
        </w:rPr>
        <w:t>IEliteClubIssueSummaryReport</w:t>
      </w:r>
      <w:proofErr w:type="spellEnd"/>
      <w:r w:rsidRPr="00E7242D">
        <w:rPr>
          <w:sz w:val="16"/>
          <w:szCs w:val="20"/>
          <w:lang w:eastAsia="zh-HK" w:bidi="en-US"/>
        </w:rPr>
        <w:cr/>
        <w:t>SBD0111</w:t>
      </w:r>
      <w:r w:rsidRPr="00E7242D">
        <w:rPr>
          <w:sz w:val="16"/>
          <w:szCs w:val="20"/>
          <w:lang w:eastAsia="zh-HK" w:bidi="en-US"/>
        </w:rPr>
        <w:tab/>
      </w:r>
      <w:proofErr w:type="spellStart"/>
      <w:r w:rsidRPr="00E7242D">
        <w:rPr>
          <w:sz w:val="16"/>
          <w:szCs w:val="20"/>
          <w:lang w:eastAsia="zh-HK" w:bidi="en-US"/>
        </w:rPr>
        <w:t>IEliteClubSubmissionDetailReport</w:t>
      </w:r>
      <w:proofErr w:type="spellEnd"/>
      <w:r w:rsidRPr="00E7242D">
        <w:rPr>
          <w:sz w:val="16"/>
          <w:szCs w:val="20"/>
          <w:lang w:eastAsia="zh-HK" w:bidi="en-US"/>
        </w:rPr>
        <w:cr/>
        <w:t>SBD0112</w:t>
      </w:r>
      <w:r w:rsidRPr="00E7242D">
        <w:rPr>
          <w:sz w:val="16"/>
          <w:szCs w:val="20"/>
          <w:lang w:eastAsia="zh-HK" w:bidi="en-US"/>
        </w:rPr>
        <w:tab/>
      </w:r>
      <w:proofErr w:type="spellStart"/>
      <w:r w:rsidRPr="00E7242D">
        <w:rPr>
          <w:sz w:val="16"/>
          <w:szCs w:val="20"/>
          <w:lang w:eastAsia="zh-HK" w:bidi="en-US"/>
        </w:rPr>
        <w:t>IEliteClubSubmissionSummaryReport</w:t>
      </w:r>
      <w:proofErr w:type="spellEnd"/>
      <w:r w:rsidRPr="00E7242D">
        <w:rPr>
          <w:sz w:val="16"/>
          <w:szCs w:val="20"/>
          <w:lang w:eastAsia="zh-HK" w:bidi="en-US"/>
        </w:rPr>
        <w:cr/>
        <w:t>SBD0113</w:t>
      </w:r>
      <w:r w:rsidRPr="00E7242D">
        <w:rPr>
          <w:sz w:val="16"/>
          <w:szCs w:val="20"/>
          <w:lang w:eastAsia="zh-HK" w:bidi="en-US"/>
        </w:rPr>
        <w:tab/>
      </w:r>
      <w:proofErr w:type="spellStart"/>
      <w:r w:rsidRPr="00E7242D">
        <w:rPr>
          <w:sz w:val="16"/>
          <w:szCs w:val="20"/>
          <w:lang w:eastAsia="zh-HK" w:bidi="en-US"/>
        </w:rPr>
        <w:t>CheersSubmissionReport</w:t>
      </w:r>
      <w:proofErr w:type="spellEnd"/>
      <w:r w:rsidRPr="00E7242D">
        <w:rPr>
          <w:sz w:val="16"/>
          <w:szCs w:val="20"/>
          <w:lang w:eastAsia="zh-HK" w:bidi="en-US"/>
        </w:rPr>
        <w:cr/>
        <w:t>SBD0114</w:t>
      </w:r>
      <w:r w:rsidRPr="00E7242D">
        <w:rPr>
          <w:sz w:val="16"/>
          <w:szCs w:val="20"/>
          <w:lang w:eastAsia="zh-HK" w:bidi="en-US"/>
        </w:rPr>
        <w:tab/>
      </w:r>
      <w:proofErr w:type="spellStart"/>
      <w:r w:rsidRPr="00E7242D">
        <w:rPr>
          <w:sz w:val="16"/>
          <w:szCs w:val="20"/>
          <w:lang w:eastAsia="zh-HK" w:bidi="en-US"/>
        </w:rPr>
        <w:t>CheersSubmissionReport_no_PPP</w:t>
      </w:r>
      <w:proofErr w:type="spellEnd"/>
      <w:r w:rsidRPr="00E7242D">
        <w:rPr>
          <w:sz w:val="16"/>
          <w:szCs w:val="20"/>
          <w:lang w:eastAsia="zh-HK" w:bidi="en-US"/>
        </w:rPr>
        <w:cr/>
        <w:t>SBD0115</w:t>
      </w:r>
      <w:r w:rsidRPr="00E7242D">
        <w:rPr>
          <w:sz w:val="16"/>
          <w:szCs w:val="20"/>
          <w:lang w:eastAsia="zh-HK" w:bidi="en-US"/>
        </w:rPr>
        <w:tab/>
      </w:r>
      <w:proofErr w:type="spellStart"/>
      <w:r w:rsidRPr="00E7242D">
        <w:rPr>
          <w:sz w:val="16"/>
          <w:szCs w:val="20"/>
          <w:lang w:eastAsia="zh-HK" w:bidi="en-US"/>
        </w:rPr>
        <w:t>CheersConversionSalesReport</w:t>
      </w:r>
      <w:proofErr w:type="spellEnd"/>
      <w:r w:rsidRPr="00E7242D">
        <w:rPr>
          <w:sz w:val="16"/>
          <w:szCs w:val="20"/>
          <w:lang w:eastAsia="zh-HK" w:bidi="en-US"/>
        </w:rPr>
        <w:cr/>
        <w:t>SBD0116</w:t>
      </w:r>
      <w:r w:rsidRPr="00E7242D">
        <w:rPr>
          <w:sz w:val="16"/>
          <w:szCs w:val="20"/>
          <w:lang w:eastAsia="zh-HK" w:bidi="en-US"/>
        </w:rPr>
        <w:tab/>
      </w:r>
      <w:proofErr w:type="spellStart"/>
      <w:r w:rsidRPr="00E7242D">
        <w:rPr>
          <w:sz w:val="16"/>
          <w:szCs w:val="20"/>
          <w:lang w:eastAsia="zh-HK" w:bidi="en-US"/>
        </w:rPr>
        <w:t>CheersNormalSalesReport</w:t>
      </w:r>
      <w:proofErr w:type="spellEnd"/>
      <w:r w:rsidRPr="00E7242D">
        <w:rPr>
          <w:sz w:val="16"/>
          <w:szCs w:val="20"/>
          <w:lang w:eastAsia="zh-HK" w:bidi="en-US"/>
        </w:rPr>
        <w:cr/>
        <w:t>SBD0117</w:t>
      </w:r>
      <w:r w:rsidRPr="00E7242D">
        <w:rPr>
          <w:sz w:val="16"/>
          <w:szCs w:val="20"/>
          <w:lang w:eastAsia="zh-HK" w:bidi="en-US"/>
        </w:rPr>
        <w:tab/>
      </w:r>
      <w:proofErr w:type="spellStart"/>
      <w:r w:rsidRPr="00E7242D">
        <w:rPr>
          <w:sz w:val="16"/>
          <w:szCs w:val="20"/>
          <w:lang w:eastAsia="zh-HK" w:bidi="en-US"/>
        </w:rPr>
        <w:t>LifeConversionDetailReport</w:t>
      </w:r>
      <w:proofErr w:type="spellEnd"/>
      <w:r w:rsidRPr="00E7242D">
        <w:rPr>
          <w:sz w:val="16"/>
          <w:szCs w:val="20"/>
          <w:lang w:eastAsia="zh-HK" w:bidi="en-US"/>
        </w:rPr>
        <w:cr/>
        <w:t>SBD0118</w:t>
      </w:r>
      <w:r w:rsidRPr="00E7242D">
        <w:rPr>
          <w:sz w:val="16"/>
          <w:szCs w:val="20"/>
          <w:lang w:eastAsia="zh-HK" w:bidi="en-US"/>
        </w:rPr>
        <w:tab/>
      </w:r>
      <w:proofErr w:type="spellStart"/>
      <w:r w:rsidRPr="00E7242D">
        <w:rPr>
          <w:sz w:val="16"/>
          <w:szCs w:val="20"/>
          <w:lang w:eastAsia="zh-HK" w:bidi="en-US"/>
        </w:rPr>
        <w:t>Cheers_SUWP_WkSalesRpt</w:t>
      </w:r>
      <w:proofErr w:type="spellEnd"/>
      <w:r w:rsidRPr="00E7242D">
        <w:rPr>
          <w:sz w:val="16"/>
          <w:szCs w:val="20"/>
          <w:lang w:eastAsia="zh-HK" w:bidi="en-US"/>
        </w:rPr>
        <w:cr/>
        <w:t>SBD0119</w:t>
      </w:r>
      <w:r w:rsidRPr="00E7242D">
        <w:rPr>
          <w:sz w:val="16"/>
          <w:szCs w:val="20"/>
          <w:lang w:eastAsia="zh-HK" w:bidi="en-US"/>
        </w:rPr>
        <w:tab/>
      </w:r>
      <w:proofErr w:type="spellStart"/>
      <w:r w:rsidRPr="00E7242D">
        <w:rPr>
          <w:sz w:val="16"/>
          <w:szCs w:val="20"/>
          <w:lang w:eastAsia="zh-HK" w:bidi="en-US"/>
        </w:rPr>
        <w:t>MediConvCamp_WklySumSR</w:t>
      </w:r>
      <w:proofErr w:type="spellEnd"/>
      <w:r w:rsidRPr="00E7242D">
        <w:rPr>
          <w:sz w:val="16"/>
          <w:szCs w:val="20"/>
          <w:lang w:eastAsia="zh-HK" w:bidi="en-US"/>
        </w:rPr>
        <w:cr/>
        <w:t>SBD0120</w:t>
      </w:r>
      <w:r w:rsidRPr="00E7242D">
        <w:rPr>
          <w:sz w:val="16"/>
          <w:szCs w:val="20"/>
          <w:lang w:eastAsia="zh-HK" w:bidi="en-US"/>
        </w:rPr>
        <w:tab/>
        <w:t>MediConvCamp_MZA10_CheersSR</w:t>
      </w:r>
      <w:r w:rsidRPr="00E7242D">
        <w:rPr>
          <w:sz w:val="16"/>
          <w:szCs w:val="20"/>
          <w:lang w:eastAsia="zh-HK" w:bidi="en-US"/>
        </w:rPr>
        <w:cr/>
        <w:t>SBD0121</w:t>
      </w:r>
      <w:r w:rsidRPr="00E7242D">
        <w:rPr>
          <w:sz w:val="16"/>
          <w:szCs w:val="20"/>
          <w:lang w:eastAsia="zh-HK" w:bidi="en-US"/>
        </w:rPr>
        <w:tab/>
      </w:r>
      <w:proofErr w:type="spellStart"/>
      <w:r w:rsidRPr="00E7242D">
        <w:rPr>
          <w:sz w:val="16"/>
          <w:szCs w:val="20"/>
          <w:lang w:eastAsia="zh-HK" w:bidi="en-US"/>
        </w:rPr>
        <w:t>MediConvCamp_OthersSR</w:t>
      </w:r>
      <w:proofErr w:type="spellEnd"/>
      <w:r w:rsidRPr="00E7242D">
        <w:rPr>
          <w:sz w:val="16"/>
          <w:szCs w:val="20"/>
          <w:lang w:eastAsia="zh-HK" w:bidi="en-US"/>
        </w:rPr>
        <w:cr/>
        <w:t>SBD0122</w:t>
      </w:r>
      <w:r w:rsidRPr="00E7242D">
        <w:rPr>
          <w:sz w:val="16"/>
          <w:szCs w:val="20"/>
          <w:lang w:eastAsia="zh-HK" w:bidi="en-US"/>
        </w:rPr>
        <w:tab/>
        <w:t>RMB2SubmissionReport</w:t>
      </w:r>
      <w:r w:rsidRPr="00E7242D">
        <w:rPr>
          <w:sz w:val="16"/>
          <w:szCs w:val="20"/>
          <w:lang w:eastAsia="zh-HK" w:bidi="en-US"/>
        </w:rPr>
        <w:cr/>
        <w:t>SBD0123</w:t>
      </w:r>
      <w:r w:rsidRPr="00E7242D">
        <w:rPr>
          <w:sz w:val="16"/>
          <w:szCs w:val="20"/>
          <w:lang w:eastAsia="zh-HK" w:bidi="en-US"/>
        </w:rPr>
        <w:tab/>
      </w:r>
      <w:proofErr w:type="spellStart"/>
      <w:r w:rsidRPr="00E7242D">
        <w:rPr>
          <w:sz w:val="16"/>
          <w:szCs w:val="20"/>
          <w:lang w:eastAsia="zh-HK" w:bidi="en-US"/>
        </w:rPr>
        <w:t>MediConvCamp_WklySumSR_District</w:t>
      </w:r>
      <w:proofErr w:type="spellEnd"/>
      <w:r w:rsidRPr="00E7242D">
        <w:rPr>
          <w:sz w:val="16"/>
          <w:szCs w:val="20"/>
          <w:lang w:eastAsia="zh-HK" w:bidi="en-US"/>
        </w:rPr>
        <w:cr/>
        <w:t>SBD0124</w:t>
      </w:r>
      <w:r w:rsidRPr="00E7242D">
        <w:rPr>
          <w:sz w:val="16"/>
          <w:szCs w:val="20"/>
          <w:lang w:eastAsia="zh-HK" w:bidi="en-US"/>
        </w:rPr>
        <w:tab/>
      </w:r>
      <w:proofErr w:type="spellStart"/>
      <w:r w:rsidRPr="00E7242D">
        <w:rPr>
          <w:sz w:val="16"/>
          <w:szCs w:val="20"/>
          <w:lang w:eastAsia="zh-HK" w:bidi="en-US"/>
        </w:rPr>
        <w:t>CheersConversionSalesReport_District</w:t>
      </w:r>
      <w:proofErr w:type="spellEnd"/>
      <w:r w:rsidRPr="00E7242D">
        <w:rPr>
          <w:sz w:val="16"/>
          <w:szCs w:val="20"/>
          <w:lang w:eastAsia="zh-HK" w:bidi="en-US"/>
        </w:rPr>
        <w:cr/>
        <w:t>SBD0125</w:t>
      </w:r>
      <w:r w:rsidRPr="00E7242D">
        <w:rPr>
          <w:sz w:val="16"/>
          <w:szCs w:val="20"/>
          <w:lang w:eastAsia="zh-HK" w:bidi="en-US"/>
        </w:rPr>
        <w:tab/>
        <w:t>UWAP Campaign Sale Report</w:t>
      </w:r>
      <w:r w:rsidRPr="00E7242D">
        <w:rPr>
          <w:sz w:val="16"/>
          <w:szCs w:val="20"/>
          <w:lang w:eastAsia="zh-HK" w:bidi="en-US"/>
        </w:rPr>
        <w:cr/>
        <w:t>SBD0126</w:t>
      </w:r>
      <w:r w:rsidRPr="00E7242D">
        <w:rPr>
          <w:sz w:val="16"/>
          <w:szCs w:val="20"/>
          <w:lang w:eastAsia="zh-HK" w:bidi="en-US"/>
        </w:rPr>
        <w:tab/>
        <w:t>Elite Choice Weekly Currency Report</w:t>
      </w:r>
      <w:r w:rsidRPr="00E7242D">
        <w:rPr>
          <w:sz w:val="16"/>
          <w:szCs w:val="20"/>
          <w:lang w:eastAsia="zh-HK" w:bidi="en-US"/>
        </w:rPr>
        <w:cr/>
        <w:t>SBD0126</w:t>
      </w:r>
      <w:r w:rsidRPr="00E7242D">
        <w:rPr>
          <w:sz w:val="16"/>
          <w:szCs w:val="20"/>
          <w:lang w:eastAsia="zh-HK" w:bidi="en-US"/>
        </w:rPr>
        <w:tab/>
        <w:t>Elite Choice Weekly Currency Report</w:t>
      </w:r>
      <w:r w:rsidRPr="00E7242D">
        <w:rPr>
          <w:sz w:val="16"/>
          <w:szCs w:val="20"/>
          <w:lang w:eastAsia="zh-HK" w:bidi="en-US"/>
        </w:rPr>
        <w:cr/>
        <w:t>SBD0128</w:t>
      </w:r>
      <w:r w:rsidRPr="00E7242D">
        <w:rPr>
          <w:sz w:val="16"/>
          <w:szCs w:val="20"/>
          <w:lang w:eastAsia="zh-HK" w:bidi="en-US"/>
        </w:rPr>
        <w:tab/>
        <w:t>Life Conversion Detail Report 2013</w:t>
      </w:r>
      <w:r w:rsidRPr="00E7242D">
        <w:rPr>
          <w:sz w:val="16"/>
          <w:szCs w:val="20"/>
          <w:lang w:eastAsia="zh-HK" w:bidi="en-US"/>
        </w:rPr>
        <w:cr/>
        <w:t>SBD0129</w:t>
      </w:r>
      <w:r w:rsidRPr="00E7242D">
        <w:rPr>
          <w:sz w:val="16"/>
          <w:szCs w:val="20"/>
          <w:lang w:eastAsia="zh-HK" w:bidi="en-US"/>
        </w:rPr>
        <w:tab/>
        <w:t>Life Conversion Summary Report 2013</w:t>
      </w:r>
      <w:r w:rsidRPr="00E7242D">
        <w:rPr>
          <w:sz w:val="16"/>
          <w:szCs w:val="20"/>
          <w:lang w:eastAsia="zh-HK" w:bidi="en-US"/>
        </w:rPr>
        <w:cr/>
        <w:t>SBD0130</w:t>
      </w:r>
      <w:r w:rsidRPr="00E7242D">
        <w:rPr>
          <w:sz w:val="16"/>
          <w:szCs w:val="20"/>
          <w:lang w:eastAsia="zh-HK" w:bidi="en-US"/>
        </w:rPr>
        <w:tab/>
        <w:t>Fortune 100 Submission Report</w:t>
      </w:r>
      <w:r w:rsidRPr="00E7242D">
        <w:rPr>
          <w:sz w:val="16"/>
          <w:szCs w:val="20"/>
          <w:lang w:eastAsia="zh-HK" w:bidi="en-US"/>
        </w:rPr>
        <w:cr/>
        <w:t>SBD0131</w:t>
      </w:r>
      <w:r w:rsidRPr="00E7242D">
        <w:rPr>
          <w:sz w:val="16"/>
          <w:szCs w:val="20"/>
          <w:lang w:eastAsia="zh-HK" w:bidi="en-US"/>
        </w:rPr>
        <w:tab/>
        <w:t>Weekly Product Mix Report</w:t>
      </w:r>
      <w:r w:rsidRPr="00E7242D">
        <w:rPr>
          <w:sz w:val="16"/>
          <w:szCs w:val="20"/>
          <w:lang w:eastAsia="zh-HK" w:bidi="en-US"/>
        </w:rPr>
        <w:cr/>
        <w:t>SBD0132</w:t>
      </w:r>
      <w:r w:rsidRPr="00E7242D">
        <w:rPr>
          <w:sz w:val="16"/>
          <w:szCs w:val="20"/>
          <w:lang w:eastAsia="zh-HK" w:bidi="en-US"/>
        </w:rPr>
        <w:tab/>
        <w:t>Monthly Product Mix Report</w:t>
      </w:r>
      <w:r w:rsidRPr="00E7242D">
        <w:rPr>
          <w:sz w:val="16"/>
          <w:szCs w:val="20"/>
          <w:lang w:eastAsia="zh-HK" w:bidi="en-US"/>
        </w:rPr>
        <w:cr/>
        <w:t>SBD0133</w:t>
      </w:r>
      <w:r w:rsidRPr="00E7242D">
        <w:rPr>
          <w:sz w:val="16"/>
          <w:szCs w:val="20"/>
          <w:lang w:eastAsia="zh-HK" w:bidi="en-US"/>
        </w:rPr>
        <w:tab/>
        <w:t>Weekly Product Mix Report For IFA</w:t>
      </w:r>
      <w:r w:rsidRPr="00E7242D">
        <w:rPr>
          <w:sz w:val="16"/>
          <w:szCs w:val="20"/>
          <w:lang w:eastAsia="zh-HK" w:bidi="en-US"/>
        </w:rPr>
        <w:cr/>
        <w:t>SBD0134</w:t>
      </w:r>
      <w:r w:rsidRPr="00E7242D">
        <w:rPr>
          <w:sz w:val="16"/>
          <w:szCs w:val="20"/>
          <w:lang w:eastAsia="zh-HK" w:bidi="en-US"/>
        </w:rPr>
        <w:tab/>
        <w:t>Monthly Product Mix Report For IFA</w:t>
      </w:r>
      <w:r w:rsidRPr="00E7242D">
        <w:rPr>
          <w:sz w:val="16"/>
          <w:szCs w:val="20"/>
          <w:lang w:eastAsia="zh-HK" w:bidi="en-US"/>
        </w:rPr>
        <w:cr/>
        <w:t>SBD0135</w:t>
      </w:r>
      <w:r w:rsidRPr="00E7242D">
        <w:rPr>
          <w:sz w:val="16"/>
          <w:szCs w:val="20"/>
          <w:lang w:eastAsia="zh-HK" w:bidi="en-US"/>
        </w:rPr>
        <w:tab/>
        <w:t xml:space="preserve">Weekly Agency Product Mix Report </w:t>
      </w:r>
      <w:proofErr w:type="gramStart"/>
      <w:r w:rsidRPr="00E7242D">
        <w:rPr>
          <w:sz w:val="16"/>
          <w:szCs w:val="20"/>
          <w:lang w:eastAsia="zh-HK" w:bidi="en-US"/>
        </w:rPr>
        <w:t>For</w:t>
      </w:r>
      <w:proofErr w:type="gramEnd"/>
      <w:r w:rsidRPr="00E7242D">
        <w:rPr>
          <w:sz w:val="16"/>
          <w:szCs w:val="20"/>
          <w:lang w:eastAsia="zh-HK" w:bidi="en-US"/>
        </w:rPr>
        <w:t xml:space="preserve"> Preferred Products</w:t>
      </w:r>
      <w:r w:rsidRPr="00E7242D">
        <w:rPr>
          <w:sz w:val="16"/>
          <w:szCs w:val="20"/>
          <w:lang w:eastAsia="zh-HK" w:bidi="en-US"/>
        </w:rPr>
        <w:cr/>
        <w:t>SBD0136</w:t>
      </w:r>
      <w:r w:rsidRPr="00E7242D">
        <w:rPr>
          <w:sz w:val="16"/>
          <w:szCs w:val="20"/>
          <w:lang w:eastAsia="zh-HK" w:bidi="en-US"/>
        </w:rPr>
        <w:tab/>
        <w:t>IFA Monthly Issue Product Mix Report</w:t>
      </w:r>
      <w:r w:rsidRPr="00E7242D">
        <w:rPr>
          <w:sz w:val="16"/>
          <w:szCs w:val="20"/>
          <w:lang w:eastAsia="zh-HK" w:bidi="en-US"/>
        </w:rPr>
        <w:cr/>
        <w:t>SBD0137</w:t>
      </w:r>
      <w:r w:rsidRPr="00E7242D">
        <w:rPr>
          <w:sz w:val="16"/>
          <w:szCs w:val="20"/>
          <w:lang w:eastAsia="zh-HK" w:bidi="en-US"/>
        </w:rPr>
        <w:tab/>
        <w:t>Campaign Product Production Report</w:t>
      </w:r>
      <w:r w:rsidRPr="00E7242D">
        <w:rPr>
          <w:sz w:val="16"/>
          <w:szCs w:val="20"/>
          <w:lang w:eastAsia="zh-HK" w:bidi="en-US"/>
        </w:rPr>
        <w:cr/>
        <w:t>SBD0138</w:t>
      </w:r>
      <w:r w:rsidRPr="00E7242D">
        <w:rPr>
          <w:sz w:val="16"/>
          <w:szCs w:val="20"/>
          <w:lang w:eastAsia="zh-HK" w:bidi="en-US"/>
        </w:rPr>
        <w:tab/>
        <w:t>SPSL Weekly Sales Report</w:t>
      </w:r>
      <w:r w:rsidRPr="00E7242D">
        <w:rPr>
          <w:sz w:val="16"/>
          <w:szCs w:val="20"/>
          <w:lang w:eastAsia="zh-HK" w:bidi="en-US"/>
        </w:rPr>
        <w:cr/>
        <w:t>SBD0139</w:t>
      </w:r>
      <w:r w:rsidRPr="00E7242D">
        <w:rPr>
          <w:sz w:val="16"/>
          <w:szCs w:val="20"/>
          <w:lang w:eastAsia="zh-HK" w:bidi="en-US"/>
        </w:rPr>
        <w:tab/>
        <w:t>New CI Solution Sales Report</w:t>
      </w:r>
    </w:p>
    <w:p w14:paraId="231316BB" w14:textId="77777777" w:rsidR="006E5F7B" w:rsidRPr="006E5F7B" w:rsidRDefault="006E5F7B" w:rsidP="006E5F7B">
      <w:pPr>
        <w:rPr>
          <w:lang w:eastAsia="zh-HK" w:bidi="en-US"/>
        </w:rPr>
      </w:pPr>
    </w:p>
    <w:p w14:paraId="4B117008" w14:textId="77777777" w:rsidR="000D4139" w:rsidRDefault="000D4139">
      <w:pPr>
        <w:rPr>
          <w:ins w:id="276" w:author="Kelvin Wong Kin" w:date="2023-02-01T12:03:00Z"/>
          <w:rFonts w:asciiTheme="minorHAnsi" w:eastAsia="Arial Unicode MS" w:hAnsiTheme="minorHAnsi" w:cstheme="minorHAnsi"/>
          <w:b/>
          <w:sz w:val="24"/>
          <w:szCs w:val="20"/>
          <w:lang w:val="en-US" w:eastAsia="zh-HK" w:bidi="en-US"/>
        </w:rPr>
      </w:pPr>
      <w:bookmarkStart w:id="277" w:name="_Toc122524180"/>
      <w:ins w:id="278" w:author="Kelvin Wong Kin" w:date="2023-02-01T12:03:00Z">
        <w:r>
          <w:rPr>
            <w:rFonts w:asciiTheme="minorHAnsi" w:hAnsiTheme="minorHAnsi" w:cstheme="minorHAnsi"/>
          </w:rPr>
          <w:br w:type="page"/>
        </w:r>
      </w:ins>
    </w:p>
    <w:p w14:paraId="23CF89FD" w14:textId="7A3C2231" w:rsidR="00D52430" w:rsidRDefault="00D52430" w:rsidP="00D52430">
      <w:pPr>
        <w:pStyle w:val="Heading3"/>
        <w:rPr>
          <w:ins w:id="279" w:author="Kelvin Wong Kin" w:date="2023-02-01T15:05:00Z"/>
        </w:rPr>
      </w:pPr>
      <w:ins w:id="280" w:author="Kelvin Wong Kin" w:date="2023-02-01T12:13:00Z">
        <w:r w:rsidRPr="00630F39">
          <w:lastRenderedPageBreak/>
          <w:t>2.</w:t>
        </w:r>
        <w:r>
          <w:t>1</w:t>
        </w:r>
        <w:r w:rsidRPr="00630F39">
          <w:t>.</w:t>
        </w:r>
        <w:r>
          <w:t>2</w:t>
        </w:r>
        <w:r w:rsidRPr="00630F39">
          <w:t xml:space="preserve"> </w:t>
        </w:r>
      </w:ins>
      <w:ins w:id="281" w:author="Kelvin Wong Kin" w:date="2023-02-01T18:11:00Z">
        <w:r w:rsidR="00DC7B29">
          <w:t xml:space="preserve">Real-time </w:t>
        </w:r>
      </w:ins>
      <w:ins w:id="282" w:author="Kelvin Wong Kin" w:date="2023-02-01T17:21:00Z">
        <w:r w:rsidR="009241BD">
          <w:t xml:space="preserve">Data </w:t>
        </w:r>
      </w:ins>
      <w:ins w:id="283" w:author="Kelvin Wong Kin" w:date="2023-02-01T17:22:00Z">
        <w:r w:rsidR="009241BD">
          <w:t>Services</w:t>
        </w:r>
      </w:ins>
      <w:ins w:id="284" w:author="Kelvin Wong Kin" w:date="2023-02-01T12:13:00Z">
        <w:r>
          <w:t xml:space="preserve"> </w:t>
        </w:r>
      </w:ins>
      <w:ins w:id="285" w:author="Kelvin Wong Kin" w:date="2023-02-01T18:12:00Z">
        <w:r w:rsidR="00DC7B29">
          <w:t xml:space="preserve">– Data Enablement </w:t>
        </w:r>
      </w:ins>
      <w:ins w:id="286" w:author="Kelvin Wong Kin" w:date="2023-02-01T12:13:00Z">
        <w:r>
          <w:t>Requirements</w:t>
        </w:r>
      </w:ins>
    </w:p>
    <w:p w14:paraId="611CB039" w14:textId="1F5E57A8" w:rsidR="00CD0429" w:rsidRDefault="00CD0429" w:rsidP="00CD0429">
      <w:pPr>
        <w:rPr>
          <w:ins w:id="287" w:author="Kelvin Wong Kin" w:date="2023-02-01T15:05:00Z"/>
          <w:lang w:val="en-US"/>
        </w:rPr>
      </w:pPr>
    </w:p>
    <w:p w14:paraId="01559E0E" w14:textId="4C9D2047" w:rsidR="00CD0429" w:rsidRDefault="00CD0429" w:rsidP="00CD0429">
      <w:pPr>
        <w:rPr>
          <w:ins w:id="288" w:author="Kelvin Wong Kin" w:date="2023-02-01T15:05:00Z"/>
          <w:lang w:val="en-US"/>
        </w:rPr>
      </w:pPr>
    </w:p>
    <w:p w14:paraId="6E6B1326" w14:textId="615BBEB1" w:rsidR="00CD0429" w:rsidRPr="00630F39" w:rsidRDefault="00CD0429" w:rsidP="00CD0429">
      <w:pPr>
        <w:pStyle w:val="Heading4"/>
        <w:rPr>
          <w:ins w:id="289" w:author="Kelvin Wong Kin" w:date="2023-02-01T15:06:00Z"/>
          <w:sz w:val="22"/>
        </w:rPr>
      </w:pPr>
      <w:ins w:id="290" w:author="Kelvin Wong Kin" w:date="2023-02-01T15:06:00Z">
        <w:r w:rsidRPr="00630F39">
          <w:t>2.</w:t>
        </w:r>
        <w:r>
          <w:t>1</w:t>
        </w:r>
        <w:r w:rsidRPr="00630F39">
          <w:t>.</w:t>
        </w:r>
        <w:r>
          <w:t>2</w:t>
        </w:r>
        <w:r>
          <w:t>.</w:t>
        </w:r>
        <w:r>
          <w:t>1</w:t>
        </w:r>
        <w:r w:rsidRPr="00630F39">
          <w:t xml:space="preserve"> </w:t>
        </w:r>
      </w:ins>
      <w:ins w:id="291" w:author="Kelvin Wong Kin" w:date="2023-02-02T08:37:00Z">
        <w:r w:rsidR="002B00FA">
          <w:t xml:space="preserve">Inquiry </w:t>
        </w:r>
      </w:ins>
      <w:ins w:id="292" w:author="Kelvin Wong Kin" w:date="2023-02-01T15:06:00Z">
        <w:r>
          <w:t xml:space="preserve">Data </w:t>
        </w:r>
      </w:ins>
      <w:ins w:id="293" w:author="Kelvin Wong Kin" w:date="2023-02-01T18:16:00Z">
        <w:r w:rsidR="00DC7B29">
          <w:t>APIs for channels</w:t>
        </w:r>
      </w:ins>
      <w:ins w:id="294" w:author="Kelvin Wong Kin" w:date="2023-02-02T09:11:00Z">
        <w:r w:rsidR="00BA721D">
          <w:t xml:space="preserve"> ride on new Operational Data Store</w:t>
        </w:r>
      </w:ins>
      <w:ins w:id="295" w:author="Kelvin Wong Kin" w:date="2023-02-02T11:09:00Z">
        <w:r w:rsidR="00CC5F3C">
          <w:t xml:space="preserve"> &amp; new Customer 360 Data Store</w:t>
        </w:r>
      </w:ins>
    </w:p>
    <w:p w14:paraId="42EC2F8B" w14:textId="7008DEF0" w:rsidR="00CD0429" w:rsidRDefault="00CD0429" w:rsidP="00CD0429">
      <w:pPr>
        <w:rPr>
          <w:ins w:id="296" w:author="Kelvin Wong Kin" w:date="2023-02-01T18:16:00Z"/>
          <w:lang w:val="en-US"/>
        </w:rPr>
      </w:pPr>
    </w:p>
    <w:p w14:paraId="69DF78DA" w14:textId="69BE5C12" w:rsidR="00DC7B29" w:rsidRDefault="00DC7B29" w:rsidP="00CD0429">
      <w:pPr>
        <w:rPr>
          <w:ins w:id="297" w:author="Kelvin Wong Kin" w:date="2023-02-02T08:40:00Z"/>
          <w:rFonts w:asciiTheme="minorHAnsi" w:eastAsia="Times New Roman" w:hAnsiTheme="minorHAnsi" w:cstheme="minorHAnsi"/>
          <w:szCs w:val="20"/>
          <w:lang w:val="en-US" w:eastAsia="zh-CN"/>
        </w:rPr>
      </w:pPr>
      <w:ins w:id="298" w:author="Kelvin Wong Kin" w:date="2023-02-01T18:17:00Z">
        <w:r>
          <w:rPr>
            <w:rFonts w:asciiTheme="minorHAnsi" w:eastAsia="Times New Roman" w:hAnsiTheme="minorHAnsi" w:cstheme="minorHAnsi"/>
            <w:szCs w:val="20"/>
            <w:lang w:val="en-US" w:eastAsia="zh-CN"/>
          </w:rPr>
          <w:t>The service provider is required</w:t>
        </w:r>
      </w:ins>
      <w:ins w:id="299" w:author="Kelvin Wong Kin" w:date="2023-02-02T08:34:00Z">
        <w:r w:rsidR="002B00FA">
          <w:rPr>
            <w:rFonts w:asciiTheme="minorHAnsi" w:eastAsia="Times New Roman" w:hAnsiTheme="minorHAnsi" w:cstheme="minorHAnsi"/>
            <w:szCs w:val="20"/>
            <w:lang w:val="en-US" w:eastAsia="zh-CN"/>
          </w:rPr>
          <w:t xml:space="preserve"> to</w:t>
        </w:r>
      </w:ins>
      <w:ins w:id="300" w:author="Kelvin Wong Kin" w:date="2023-02-02T08:37:00Z">
        <w:r w:rsidR="002B00FA">
          <w:rPr>
            <w:rFonts w:asciiTheme="minorHAnsi" w:eastAsia="Times New Roman" w:hAnsiTheme="minorHAnsi" w:cstheme="minorHAnsi"/>
            <w:szCs w:val="20"/>
            <w:lang w:val="en-US" w:eastAsia="zh-CN"/>
          </w:rPr>
          <w:t xml:space="preserve"> implement</w:t>
        </w:r>
      </w:ins>
      <w:ins w:id="301" w:author="Kelvin Wong Kin" w:date="2023-02-02T08:38:00Z">
        <w:r w:rsidR="002B00FA">
          <w:rPr>
            <w:rFonts w:asciiTheme="minorHAnsi" w:eastAsia="Times New Roman" w:hAnsiTheme="minorHAnsi" w:cstheme="minorHAnsi"/>
            <w:szCs w:val="20"/>
            <w:lang w:val="en-US" w:eastAsia="zh-CN"/>
          </w:rPr>
          <w:t xml:space="preserve"> </w:t>
        </w:r>
      </w:ins>
      <w:ins w:id="302" w:author="Kelvin Wong Kin" w:date="2023-02-02T08:39:00Z">
        <w:r w:rsidR="002B00FA">
          <w:rPr>
            <w:rFonts w:asciiTheme="minorHAnsi" w:eastAsia="Times New Roman" w:hAnsiTheme="minorHAnsi" w:cstheme="minorHAnsi"/>
            <w:szCs w:val="20"/>
            <w:lang w:val="en-US" w:eastAsia="zh-CN"/>
          </w:rPr>
          <w:t xml:space="preserve">5 basic </w:t>
        </w:r>
      </w:ins>
      <w:ins w:id="303" w:author="Kelvin Wong Kin" w:date="2023-02-02T08:40:00Z">
        <w:r w:rsidR="002B00FA">
          <w:rPr>
            <w:rFonts w:asciiTheme="minorHAnsi" w:eastAsia="Times New Roman" w:hAnsiTheme="minorHAnsi" w:cstheme="minorHAnsi"/>
            <w:szCs w:val="20"/>
            <w:lang w:val="en-US" w:eastAsia="zh-CN"/>
          </w:rPr>
          <w:t xml:space="preserve">Inquiry Data </w:t>
        </w:r>
      </w:ins>
      <w:ins w:id="304" w:author="Kelvin Wong Kin" w:date="2023-02-02T08:39:00Z">
        <w:r w:rsidR="002B00FA">
          <w:rPr>
            <w:rFonts w:asciiTheme="minorHAnsi" w:eastAsia="Times New Roman" w:hAnsiTheme="minorHAnsi" w:cstheme="minorHAnsi"/>
            <w:szCs w:val="20"/>
            <w:lang w:val="en-US" w:eastAsia="zh-CN"/>
          </w:rPr>
          <w:t>APIs set</w:t>
        </w:r>
      </w:ins>
      <w:ins w:id="305" w:author="Kelvin Wong Kin" w:date="2023-02-02T08:37:00Z">
        <w:r w:rsidR="002B00FA">
          <w:rPr>
            <w:rFonts w:asciiTheme="minorHAnsi" w:eastAsia="Times New Roman" w:hAnsiTheme="minorHAnsi" w:cstheme="minorHAnsi"/>
            <w:szCs w:val="20"/>
            <w:lang w:val="en-US" w:eastAsia="zh-CN"/>
          </w:rPr>
          <w:t xml:space="preserve"> </w:t>
        </w:r>
      </w:ins>
      <w:ins w:id="306" w:author="Kelvin Wong Kin" w:date="2023-02-02T08:39:00Z">
        <w:r w:rsidR="002B00FA">
          <w:rPr>
            <w:rFonts w:asciiTheme="minorHAnsi" w:eastAsia="Times New Roman" w:hAnsiTheme="minorHAnsi" w:cstheme="minorHAnsi"/>
            <w:szCs w:val="20"/>
            <w:lang w:val="en-US" w:eastAsia="zh-CN"/>
          </w:rPr>
          <w:t>based</w:t>
        </w:r>
      </w:ins>
      <w:ins w:id="307" w:author="Kelvin Wong Kin" w:date="2023-02-02T08:37:00Z">
        <w:r w:rsidR="002B00FA">
          <w:rPr>
            <w:rFonts w:asciiTheme="minorHAnsi" w:eastAsia="Times New Roman" w:hAnsiTheme="minorHAnsi" w:cstheme="minorHAnsi"/>
            <w:szCs w:val="20"/>
            <w:lang w:val="en-US" w:eastAsia="zh-CN"/>
          </w:rPr>
          <w:t xml:space="preserve"> on the newly implemented Operational Data Store</w:t>
        </w:r>
      </w:ins>
      <w:ins w:id="308" w:author="Kelvin Wong Kin" w:date="2023-02-02T08:46:00Z">
        <w:r w:rsidR="002F5629">
          <w:rPr>
            <w:rFonts w:asciiTheme="minorHAnsi" w:eastAsia="Times New Roman" w:hAnsiTheme="minorHAnsi" w:cstheme="minorHAnsi"/>
            <w:szCs w:val="20"/>
            <w:lang w:val="en-US" w:eastAsia="zh-CN"/>
          </w:rPr>
          <w:t xml:space="preserve"> with standard data model defined during the project</w:t>
        </w:r>
      </w:ins>
      <w:ins w:id="309" w:author="Kelvin Wong Kin" w:date="2023-02-02T08:40:00Z">
        <w:r w:rsidR="002B00FA">
          <w:rPr>
            <w:rFonts w:asciiTheme="minorHAnsi" w:eastAsia="Times New Roman" w:hAnsiTheme="minorHAnsi" w:cstheme="minorHAnsi"/>
            <w:szCs w:val="20"/>
            <w:lang w:val="en-US" w:eastAsia="zh-CN"/>
          </w:rPr>
          <w:t>:</w:t>
        </w:r>
      </w:ins>
    </w:p>
    <w:p w14:paraId="69CA5C6E" w14:textId="7F714A72" w:rsidR="00961AFF" w:rsidRDefault="00961AFF" w:rsidP="002B00FA">
      <w:pPr>
        <w:pStyle w:val="ListParagraph"/>
        <w:numPr>
          <w:ilvl w:val="0"/>
          <w:numId w:val="44"/>
        </w:numPr>
        <w:rPr>
          <w:ins w:id="310" w:author="Kelvin Wong Kin" w:date="2023-02-02T09:48:00Z"/>
          <w:rFonts w:asciiTheme="minorHAnsi" w:eastAsia="Times New Roman" w:hAnsiTheme="minorHAnsi" w:cstheme="minorHAnsi"/>
          <w:szCs w:val="20"/>
          <w:lang w:val="en-US" w:eastAsia="zh-CN"/>
        </w:rPr>
      </w:pPr>
      <w:ins w:id="311" w:author="Kelvin Wong Kin" w:date="2023-02-02T09:48:00Z">
        <w:r>
          <w:rPr>
            <w:rFonts w:asciiTheme="minorHAnsi" w:eastAsia="Times New Roman" w:hAnsiTheme="minorHAnsi" w:cstheme="minorHAnsi"/>
            <w:szCs w:val="20"/>
            <w:lang w:val="en-US" w:eastAsia="zh-CN"/>
          </w:rPr>
          <w:t>Application Level</w:t>
        </w:r>
      </w:ins>
    </w:p>
    <w:p w14:paraId="2677763B" w14:textId="5ED0EC76" w:rsidR="00961AFF" w:rsidRDefault="00961AFF" w:rsidP="00961AFF">
      <w:pPr>
        <w:pStyle w:val="ListParagraph"/>
        <w:numPr>
          <w:ilvl w:val="1"/>
          <w:numId w:val="44"/>
        </w:numPr>
        <w:rPr>
          <w:ins w:id="312" w:author="Kelvin Wong Kin" w:date="2023-02-02T09:49:00Z"/>
          <w:rFonts w:asciiTheme="minorHAnsi" w:eastAsia="Times New Roman" w:hAnsiTheme="minorHAnsi" w:cstheme="minorHAnsi"/>
          <w:szCs w:val="20"/>
          <w:lang w:val="en-US" w:eastAsia="zh-CN"/>
        </w:rPr>
      </w:pPr>
      <w:ins w:id="313" w:author="Kelvin Wong Kin" w:date="2023-02-02T09:49:00Z">
        <w:r>
          <w:rPr>
            <w:rFonts w:asciiTheme="minorHAnsi" w:eastAsia="Times New Roman" w:hAnsiTheme="minorHAnsi" w:cstheme="minorHAnsi"/>
            <w:szCs w:val="20"/>
            <w:lang w:val="en-US" w:eastAsia="zh-CN"/>
          </w:rPr>
          <w:t>Inquiry application list (</w:t>
        </w:r>
        <w:r>
          <w:rPr>
            <w:rFonts w:asciiTheme="minorHAnsi" w:eastAsia="Times New Roman" w:hAnsiTheme="minorHAnsi" w:cstheme="minorHAnsi"/>
            <w:szCs w:val="20"/>
            <w:lang w:val="en-US" w:eastAsia="zh-CN"/>
          </w:rPr>
          <w:t>single record or list by parameter/s</w:t>
        </w:r>
        <w:r>
          <w:rPr>
            <w:rFonts w:asciiTheme="minorHAnsi" w:eastAsia="Times New Roman" w:hAnsiTheme="minorHAnsi" w:cstheme="minorHAnsi"/>
            <w:szCs w:val="20"/>
            <w:lang w:val="en-US" w:eastAsia="zh-CN"/>
          </w:rPr>
          <w:t>)</w:t>
        </w:r>
      </w:ins>
    </w:p>
    <w:p w14:paraId="100C5169" w14:textId="03972211" w:rsidR="00961AFF" w:rsidRDefault="00961AFF" w:rsidP="00961AFF">
      <w:pPr>
        <w:pStyle w:val="ListParagraph"/>
        <w:numPr>
          <w:ilvl w:val="1"/>
          <w:numId w:val="44"/>
        </w:numPr>
        <w:rPr>
          <w:ins w:id="314" w:author="Kelvin Wong Kin" w:date="2023-02-02T09:48:00Z"/>
          <w:rFonts w:asciiTheme="minorHAnsi" w:eastAsia="Times New Roman" w:hAnsiTheme="minorHAnsi" w:cstheme="minorHAnsi"/>
          <w:szCs w:val="20"/>
          <w:lang w:val="en-US" w:eastAsia="zh-CN"/>
        </w:rPr>
        <w:pPrChange w:id="315" w:author="Kelvin Wong Kin" w:date="2023-02-02T09:48:00Z">
          <w:pPr>
            <w:pStyle w:val="ListParagraph"/>
            <w:numPr>
              <w:numId w:val="44"/>
            </w:numPr>
            <w:ind w:hanging="360"/>
          </w:pPr>
        </w:pPrChange>
      </w:pPr>
      <w:ins w:id="316" w:author="Kelvin Wong Kin" w:date="2023-02-02T09:49:00Z">
        <w:r>
          <w:rPr>
            <w:rFonts w:asciiTheme="minorHAnsi" w:eastAsia="Times New Roman" w:hAnsiTheme="minorHAnsi" w:cstheme="minorHAnsi"/>
            <w:szCs w:val="20"/>
            <w:lang w:val="en-US" w:eastAsia="zh-CN"/>
          </w:rPr>
          <w:t>Inquiry application detail by policy #</w:t>
        </w:r>
      </w:ins>
    </w:p>
    <w:p w14:paraId="2FEFCB9D" w14:textId="5AD99F8A" w:rsidR="002B00FA" w:rsidRDefault="002B00FA" w:rsidP="002B00FA">
      <w:pPr>
        <w:pStyle w:val="ListParagraph"/>
        <w:numPr>
          <w:ilvl w:val="0"/>
          <w:numId w:val="44"/>
        </w:numPr>
        <w:rPr>
          <w:ins w:id="317" w:author="Kelvin Wong Kin" w:date="2023-02-02T08:44:00Z"/>
          <w:rFonts w:asciiTheme="minorHAnsi" w:eastAsia="Times New Roman" w:hAnsiTheme="minorHAnsi" w:cstheme="minorHAnsi"/>
          <w:szCs w:val="20"/>
          <w:lang w:val="en-US" w:eastAsia="zh-CN"/>
        </w:rPr>
      </w:pPr>
      <w:ins w:id="318" w:author="Kelvin Wong Kin" w:date="2023-02-02T08:40:00Z">
        <w:r>
          <w:rPr>
            <w:rFonts w:asciiTheme="minorHAnsi" w:eastAsia="Times New Roman" w:hAnsiTheme="minorHAnsi" w:cstheme="minorHAnsi"/>
            <w:szCs w:val="20"/>
            <w:lang w:val="en-US" w:eastAsia="zh-CN"/>
          </w:rPr>
          <w:t>Policy Level</w:t>
        </w:r>
      </w:ins>
    </w:p>
    <w:p w14:paraId="7051D7C0" w14:textId="31378FE2" w:rsidR="002B00FA" w:rsidRDefault="002F5629" w:rsidP="002B00FA">
      <w:pPr>
        <w:pStyle w:val="ListParagraph"/>
        <w:numPr>
          <w:ilvl w:val="1"/>
          <w:numId w:val="44"/>
        </w:numPr>
        <w:rPr>
          <w:ins w:id="319" w:author="Kelvin Wong Kin" w:date="2023-02-02T08:44:00Z"/>
          <w:rFonts w:asciiTheme="minorHAnsi" w:eastAsia="Times New Roman" w:hAnsiTheme="minorHAnsi" w:cstheme="minorHAnsi"/>
          <w:szCs w:val="20"/>
          <w:lang w:val="en-US" w:eastAsia="zh-CN"/>
        </w:rPr>
      </w:pPr>
      <w:ins w:id="320" w:author="Kelvin Wong Kin" w:date="2023-02-02T08:48:00Z">
        <w:r>
          <w:rPr>
            <w:rFonts w:asciiTheme="minorHAnsi" w:eastAsia="Times New Roman" w:hAnsiTheme="minorHAnsi" w:cstheme="minorHAnsi"/>
            <w:szCs w:val="20"/>
            <w:lang w:val="en-US" w:eastAsia="zh-CN"/>
          </w:rPr>
          <w:t>I</w:t>
        </w:r>
      </w:ins>
      <w:ins w:id="321" w:author="Kelvin Wong Kin" w:date="2023-02-02T08:40:00Z">
        <w:r w:rsidR="002B00FA" w:rsidRPr="002B00FA">
          <w:rPr>
            <w:rFonts w:asciiTheme="minorHAnsi" w:eastAsia="Times New Roman" w:hAnsiTheme="minorHAnsi" w:cstheme="minorHAnsi"/>
            <w:szCs w:val="20"/>
            <w:lang w:val="en-US" w:eastAsia="zh-CN"/>
            <w:rPrChange w:id="322" w:author="Kelvin Wong Kin" w:date="2023-02-02T08:44:00Z">
              <w:rPr>
                <w:lang w:val="en-US" w:eastAsia="zh-CN"/>
              </w:rPr>
            </w:rPrChange>
          </w:rPr>
          <w:t>nquiry policy header/</w:t>
        </w:r>
      </w:ins>
      <w:ins w:id="323" w:author="Kelvin Wong Kin" w:date="2023-02-02T08:51:00Z">
        <w:r w:rsidRPr="002F5629">
          <w:rPr>
            <w:rFonts w:asciiTheme="minorHAnsi" w:eastAsia="Times New Roman" w:hAnsiTheme="minorHAnsi" w:cstheme="minorHAnsi"/>
            <w:szCs w:val="20"/>
            <w:lang w:val="en-US" w:eastAsia="zh-CN"/>
          </w:rPr>
          <w:t>summary</w:t>
        </w:r>
        <w:r>
          <w:rPr>
            <w:rFonts w:asciiTheme="minorHAnsi" w:eastAsia="Times New Roman" w:hAnsiTheme="minorHAnsi" w:cstheme="minorHAnsi"/>
            <w:szCs w:val="20"/>
            <w:lang w:val="en-US" w:eastAsia="zh-CN"/>
          </w:rPr>
          <w:t xml:space="preserve"> (single record or </w:t>
        </w:r>
      </w:ins>
      <w:ins w:id="324" w:author="Kelvin Wong Kin" w:date="2023-02-02T08:50:00Z">
        <w:r>
          <w:rPr>
            <w:rFonts w:asciiTheme="minorHAnsi" w:eastAsia="Times New Roman" w:hAnsiTheme="minorHAnsi" w:cstheme="minorHAnsi"/>
            <w:szCs w:val="20"/>
            <w:lang w:val="en-US" w:eastAsia="zh-CN"/>
          </w:rPr>
          <w:t>list by parameter/s)</w:t>
        </w:r>
      </w:ins>
    </w:p>
    <w:p w14:paraId="7AFE9157" w14:textId="0749E8C2" w:rsidR="002B00FA" w:rsidRDefault="002F5629" w:rsidP="002B00FA">
      <w:pPr>
        <w:pStyle w:val="ListParagraph"/>
        <w:numPr>
          <w:ilvl w:val="1"/>
          <w:numId w:val="44"/>
        </w:numPr>
        <w:rPr>
          <w:ins w:id="325" w:author="Kelvin Wong Kin" w:date="2023-02-02T08:44:00Z"/>
          <w:rFonts w:asciiTheme="minorHAnsi" w:eastAsia="Times New Roman" w:hAnsiTheme="minorHAnsi" w:cstheme="minorHAnsi"/>
          <w:szCs w:val="20"/>
          <w:lang w:val="en-US" w:eastAsia="zh-CN"/>
        </w:rPr>
      </w:pPr>
      <w:ins w:id="326" w:author="Kelvin Wong Kin" w:date="2023-02-02T08:48:00Z">
        <w:r>
          <w:rPr>
            <w:rFonts w:asciiTheme="minorHAnsi" w:eastAsia="Times New Roman" w:hAnsiTheme="minorHAnsi" w:cstheme="minorHAnsi"/>
            <w:szCs w:val="20"/>
            <w:lang w:val="en-US" w:eastAsia="zh-CN"/>
          </w:rPr>
          <w:t>I</w:t>
        </w:r>
      </w:ins>
      <w:ins w:id="327" w:author="Kelvin Wong Kin" w:date="2023-02-02T08:44:00Z">
        <w:r w:rsidR="002B00FA">
          <w:rPr>
            <w:rFonts w:asciiTheme="minorHAnsi" w:eastAsia="Times New Roman" w:hAnsiTheme="minorHAnsi" w:cstheme="minorHAnsi"/>
            <w:szCs w:val="20"/>
            <w:lang w:val="en-US" w:eastAsia="zh-CN"/>
          </w:rPr>
          <w:t>nquiry policy detail</w:t>
        </w:r>
      </w:ins>
      <w:ins w:id="328" w:author="Kelvin Wong Kin" w:date="2023-02-02T09:04:00Z">
        <w:r w:rsidR="00AF4306">
          <w:rPr>
            <w:rFonts w:asciiTheme="minorHAnsi" w:eastAsia="Times New Roman" w:hAnsiTheme="minorHAnsi" w:cstheme="minorHAnsi"/>
            <w:szCs w:val="20"/>
            <w:lang w:val="en-US" w:eastAsia="zh-CN"/>
          </w:rPr>
          <w:t xml:space="preserve"> by policy #</w:t>
        </w:r>
      </w:ins>
    </w:p>
    <w:p w14:paraId="4AF0AD60" w14:textId="3F722FBD" w:rsidR="002B00FA" w:rsidRDefault="002F5629" w:rsidP="002B00FA">
      <w:pPr>
        <w:pStyle w:val="ListParagraph"/>
        <w:numPr>
          <w:ilvl w:val="1"/>
          <w:numId w:val="44"/>
        </w:numPr>
        <w:rPr>
          <w:ins w:id="329" w:author="Kelvin Wong Kin" w:date="2023-02-02T09:03:00Z"/>
          <w:rFonts w:asciiTheme="minorHAnsi" w:eastAsia="Times New Roman" w:hAnsiTheme="minorHAnsi" w:cstheme="minorHAnsi"/>
          <w:szCs w:val="20"/>
          <w:lang w:val="en-US" w:eastAsia="zh-CN"/>
        </w:rPr>
      </w:pPr>
      <w:ins w:id="330" w:author="Kelvin Wong Kin" w:date="2023-02-02T08:48:00Z">
        <w:r>
          <w:rPr>
            <w:rFonts w:asciiTheme="minorHAnsi" w:eastAsia="Times New Roman" w:hAnsiTheme="minorHAnsi" w:cstheme="minorHAnsi"/>
            <w:szCs w:val="20"/>
            <w:lang w:val="en-US" w:eastAsia="zh-CN"/>
          </w:rPr>
          <w:t>I</w:t>
        </w:r>
      </w:ins>
      <w:ins w:id="331" w:author="Kelvin Wong Kin" w:date="2023-02-02T08:41:00Z">
        <w:r w:rsidR="002B00FA" w:rsidRPr="002B00FA">
          <w:rPr>
            <w:rFonts w:asciiTheme="minorHAnsi" w:eastAsia="Times New Roman" w:hAnsiTheme="minorHAnsi" w:cstheme="minorHAnsi"/>
            <w:szCs w:val="20"/>
            <w:lang w:val="en-US" w:eastAsia="zh-CN"/>
            <w:rPrChange w:id="332" w:author="Kelvin Wong Kin" w:date="2023-02-02T08:44:00Z">
              <w:rPr>
                <w:lang w:val="en-US" w:eastAsia="zh-CN"/>
              </w:rPr>
            </w:rPrChange>
          </w:rPr>
          <w:t xml:space="preserve">nquiry policy </w:t>
        </w:r>
      </w:ins>
      <w:ins w:id="333" w:author="Kelvin Wong Kin" w:date="2023-02-02T09:02:00Z">
        <w:r w:rsidR="00AF4306">
          <w:rPr>
            <w:rFonts w:asciiTheme="minorHAnsi" w:eastAsia="Times New Roman" w:hAnsiTheme="minorHAnsi" w:cstheme="minorHAnsi"/>
            <w:szCs w:val="20"/>
            <w:lang w:val="en-US" w:eastAsia="zh-CN"/>
          </w:rPr>
          <w:t>b</w:t>
        </w:r>
        <w:r w:rsidR="00AF4306" w:rsidRPr="00AF4306">
          <w:rPr>
            <w:rFonts w:asciiTheme="minorHAnsi" w:eastAsia="Times New Roman" w:hAnsiTheme="minorHAnsi" w:cstheme="minorHAnsi"/>
            <w:szCs w:val="20"/>
            <w:lang w:val="en-US" w:eastAsia="zh-CN"/>
          </w:rPr>
          <w:t>eneficiary</w:t>
        </w:r>
      </w:ins>
      <w:ins w:id="334" w:author="Kelvin Wong Kin" w:date="2023-02-02T09:04:00Z">
        <w:r w:rsidR="00AF4306">
          <w:rPr>
            <w:rFonts w:asciiTheme="minorHAnsi" w:eastAsia="Times New Roman" w:hAnsiTheme="minorHAnsi" w:cstheme="minorHAnsi"/>
            <w:szCs w:val="20"/>
            <w:lang w:val="en-US" w:eastAsia="zh-CN"/>
          </w:rPr>
          <w:t xml:space="preserve"> by policy #</w:t>
        </w:r>
      </w:ins>
    </w:p>
    <w:p w14:paraId="201F4D08" w14:textId="7823AAD0" w:rsidR="00AF4306" w:rsidRPr="002B00FA" w:rsidRDefault="00AF4306" w:rsidP="002B00FA">
      <w:pPr>
        <w:pStyle w:val="ListParagraph"/>
        <w:numPr>
          <w:ilvl w:val="1"/>
          <w:numId w:val="44"/>
        </w:numPr>
        <w:rPr>
          <w:ins w:id="335" w:author="Kelvin Wong Kin" w:date="2023-02-02T08:41:00Z"/>
          <w:rFonts w:asciiTheme="minorHAnsi" w:eastAsia="Times New Roman" w:hAnsiTheme="minorHAnsi" w:cstheme="minorHAnsi"/>
          <w:szCs w:val="20"/>
          <w:lang w:val="en-US" w:eastAsia="zh-CN"/>
          <w:rPrChange w:id="336" w:author="Kelvin Wong Kin" w:date="2023-02-02T08:44:00Z">
            <w:rPr>
              <w:ins w:id="337" w:author="Kelvin Wong Kin" w:date="2023-02-02T08:41:00Z"/>
              <w:lang w:val="en-US" w:eastAsia="zh-CN"/>
            </w:rPr>
          </w:rPrChange>
        </w:rPr>
        <w:pPrChange w:id="338" w:author="Kelvin Wong Kin" w:date="2023-02-02T08:44:00Z">
          <w:pPr>
            <w:pStyle w:val="ListParagraph"/>
            <w:ind w:left="880"/>
          </w:pPr>
        </w:pPrChange>
      </w:pPr>
      <w:ins w:id="339" w:author="Kelvin Wong Kin" w:date="2023-02-02T09:03:00Z">
        <w:r>
          <w:rPr>
            <w:rFonts w:asciiTheme="minorHAnsi" w:eastAsia="Times New Roman" w:hAnsiTheme="minorHAnsi" w:cstheme="minorHAnsi"/>
            <w:szCs w:val="20"/>
            <w:lang w:val="en-US" w:eastAsia="zh-CN"/>
          </w:rPr>
          <w:t>Inquiry fund value detail</w:t>
        </w:r>
      </w:ins>
      <w:ins w:id="340" w:author="Kelvin Wong Kin" w:date="2023-02-02T09:04:00Z">
        <w:r>
          <w:rPr>
            <w:rFonts w:asciiTheme="minorHAnsi" w:eastAsia="Times New Roman" w:hAnsiTheme="minorHAnsi" w:cstheme="minorHAnsi"/>
            <w:szCs w:val="20"/>
            <w:lang w:val="en-US" w:eastAsia="zh-CN"/>
          </w:rPr>
          <w:t xml:space="preserve"> by policy #</w:t>
        </w:r>
      </w:ins>
    </w:p>
    <w:p w14:paraId="19A70BC1" w14:textId="14166EF8" w:rsidR="002F5629" w:rsidRDefault="002F5629" w:rsidP="002F5629">
      <w:pPr>
        <w:pStyle w:val="ListParagraph"/>
        <w:numPr>
          <w:ilvl w:val="0"/>
          <w:numId w:val="44"/>
        </w:numPr>
        <w:rPr>
          <w:ins w:id="341" w:author="Kelvin Wong Kin" w:date="2023-02-02T08:48:00Z"/>
          <w:rFonts w:asciiTheme="minorHAnsi" w:eastAsia="Times New Roman" w:hAnsiTheme="minorHAnsi" w:cstheme="minorHAnsi"/>
          <w:szCs w:val="20"/>
          <w:lang w:val="en-US" w:eastAsia="zh-CN"/>
        </w:rPr>
      </w:pPr>
      <w:ins w:id="342" w:author="Kelvin Wong Kin" w:date="2023-02-02T08:48:00Z">
        <w:r>
          <w:rPr>
            <w:rFonts w:asciiTheme="minorHAnsi" w:eastAsia="Times New Roman" w:hAnsiTheme="minorHAnsi" w:cstheme="minorHAnsi"/>
            <w:szCs w:val="20"/>
            <w:lang w:val="en-US" w:eastAsia="zh-CN"/>
          </w:rPr>
          <w:t>Agent Level</w:t>
        </w:r>
      </w:ins>
    </w:p>
    <w:p w14:paraId="748B82D4" w14:textId="4C836A9F" w:rsidR="00AF4306" w:rsidRPr="00AF4306" w:rsidRDefault="002F5629" w:rsidP="00AF4306">
      <w:pPr>
        <w:pStyle w:val="ListParagraph"/>
        <w:numPr>
          <w:ilvl w:val="1"/>
          <w:numId w:val="44"/>
        </w:numPr>
        <w:rPr>
          <w:ins w:id="343" w:author="Kelvin Wong Kin" w:date="2023-02-02T08:58:00Z"/>
          <w:rFonts w:asciiTheme="minorHAnsi" w:eastAsia="Times New Roman" w:hAnsiTheme="minorHAnsi" w:cstheme="minorHAnsi"/>
          <w:szCs w:val="20"/>
          <w:lang w:val="en-US" w:eastAsia="zh-CN"/>
          <w:rPrChange w:id="344" w:author="Kelvin Wong Kin" w:date="2023-02-02T09:00:00Z">
            <w:rPr>
              <w:ins w:id="345" w:author="Kelvin Wong Kin" w:date="2023-02-02T08:58:00Z"/>
              <w:lang w:val="en-US" w:eastAsia="zh-CN"/>
            </w:rPr>
          </w:rPrChange>
        </w:rPr>
      </w:pPr>
      <w:ins w:id="346" w:author="Kelvin Wong Kin" w:date="2023-02-02T08:48:00Z">
        <w:r>
          <w:rPr>
            <w:rFonts w:asciiTheme="minorHAnsi" w:eastAsia="Times New Roman" w:hAnsiTheme="minorHAnsi" w:cstheme="minorHAnsi"/>
            <w:szCs w:val="20"/>
            <w:lang w:val="en-US" w:eastAsia="zh-CN"/>
          </w:rPr>
          <w:t>Inquiry agent profile</w:t>
        </w:r>
      </w:ins>
      <w:ins w:id="347" w:author="Kelvin Wong Kin" w:date="2023-02-02T09:04:00Z">
        <w:r w:rsidR="00AF4306">
          <w:rPr>
            <w:rFonts w:asciiTheme="minorHAnsi" w:eastAsia="Times New Roman" w:hAnsiTheme="minorHAnsi" w:cstheme="minorHAnsi"/>
            <w:szCs w:val="20"/>
            <w:lang w:val="en-US" w:eastAsia="zh-CN"/>
          </w:rPr>
          <w:t xml:space="preserve"> by agent code</w:t>
        </w:r>
      </w:ins>
    </w:p>
    <w:p w14:paraId="5C586E35" w14:textId="6234F80C" w:rsidR="00AF4306" w:rsidRDefault="00AF4306" w:rsidP="002F5629">
      <w:pPr>
        <w:pStyle w:val="ListParagraph"/>
        <w:numPr>
          <w:ilvl w:val="1"/>
          <w:numId w:val="44"/>
        </w:numPr>
        <w:rPr>
          <w:ins w:id="348" w:author="Kelvin Wong Kin" w:date="2023-02-02T09:16:00Z"/>
          <w:rFonts w:asciiTheme="minorHAnsi" w:eastAsia="Times New Roman" w:hAnsiTheme="minorHAnsi" w:cstheme="minorHAnsi"/>
          <w:szCs w:val="20"/>
          <w:lang w:val="en-US" w:eastAsia="zh-CN"/>
        </w:rPr>
      </w:pPr>
      <w:ins w:id="349" w:author="Kelvin Wong Kin" w:date="2023-02-02T08:58:00Z">
        <w:r>
          <w:rPr>
            <w:rFonts w:asciiTheme="minorHAnsi" w:eastAsia="Times New Roman" w:hAnsiTheme="minorHAnsi" w:cstheme="minorHAnsi"/>
            <w:szCs w:val="20"/>
            <w:lang w:val="en-US" w:eastAsia="zh-CN"/>
          </w:rPr>
          <w:t xml:space="preserve">Inquiry agent </w:t>
        </w:r>
      </w:ins>
      <w:ins w:id="350" w:author="Kelvin Wong Kin" w:date="2023-02-02T08:59:00Z">
        <w:r>
          <w:rPr>
            <w:rFonts w:asciiTheme="minorHAnsi" w:eastAsia="Times New Roman" w:hAnsiTheme="minorHAnsi" w:cstheme="minorHAnsi"/>
            <w:szCs w:val="20"/>
            <w:lang w:val="en-US" w:eastAsia="zh-CN"/>
          </w:rPr>
          <w:t>hierarchy</w:t>
        </w:r>
      </w:ins>
      <w:ins w:id="351" w:author="Kelvin Wong Kin" w:date="2023-02-02T09:04:00Z">
        <w:r>
          <w:rPr>
            <w:rFonts w:asciiTheme="minorHAnsi" w:eastAsia="Times New Roman" w:hAnsiTheme="minorHAnsi" w:cstheme="minorHAnsi"/>
            <w:szCs w:val="20"/>
            <w:lang w:val="en-US" w:eastAsia="zh-CN"/>
          </w:rPr>
          <w:t xml:space="preserve"> by agent code</w:t>
        </w:r>
      </w:ins>
    </w:p>
    <w:p w14:paraId="251CDA60" w14:textId="4A770186" w:rsidR="00541582" w:rsidRDefault="00541582" w:rsidP="002F5629">
      <w:pPr>
        <w:pStyle w:val="ListParagraph"/>
        <w:numPr>
          <w:ilvl w:val="1"/>
          <w:numId w:val="44"/>
        </w:numPr>
        <w:rPr>
          <w:ins w:id="352" w:author="Kelvin Wong Kin" w:date="2023-02-02T09:17:00Z"/>
          <w:rFonts w:asciiTheme="minorHAnsi" w:eastAsia="Times New Roman" w:hAnsiTheme="minorHAnsi" w:cstheme="minorHAnsi"/>
          <w:szCs w:val="20"/>
          <w:lang w:val="en-US" w:eastAsia="zh-CN"/>
        </w:rPr>
      </w:pPr>
      <w:ins w:id="353" w:author="Kelvin Wong Kin" w:date="2023-02-02T09:16:00Z">
        <w:r>
          <w:rPr>
            <w:rFonts w:asciiTheme="minorHAnsi" w:eastAsia="Times New Roman" w:hAnsiTheme="minorHAnsi" w:cstheme="minorHAnsi"/>
            <w:szCs w:val="20"/>
            <w:lang w:val="en-US" w:eastAsia="zh-CN"/>
          </w:rPr>
          <w:t xml:space="preserve">Inquiry </w:t>
        </w:r>
      </w:ins>
      <w:ins w:id="354" w:author="Kelvin Wong Kin" w:date="2023-02-02T09:17:00Z">
        <w:r>
          <w:rPr>
            <w:rFonts w:asciiTheme="minorHAnsi" w:eastAsia="Times New Roman" w:hAnsiTheme="minorHAnsi" w:cstheme="minorHAnsi"/>
            <w:szCs w:val="20"/>
            <w:lang w:val="en-US" w:eastAsia="zh-CN"/>
          </w:rPr>
          <w:t>compensation detail by agent code + date range</w:t>
        </w:r>
      </w:ins>
    </w:p>
    <w:p w14:paraId="40C06E26" w14:textId="2CA832E5" w:rsidR="00541582" w:rsidRPr="002F5629" w:rsidRDefault="00541582" w:rsidP="002F5629">
      <w:pPr>
        <w:pStyle w:val="ListParagraph"/>
        <w:numPr>
          <w:ilvl w:val="1"/>
          <w:numId w:val="44"/>
        </w:numPr>
        <w:rPr>
          <w:ins w:id="355" w:author="Kelvin Wong Kin" w:date="2023-02-02T08:48:00Z"/>
          <w:rFonts w:asciiTheme="minorHAnsi" w:eastAsia="Times New Roman" w:hAnsiTheme="minorHAnsi" w:cstheme="minorHAnsi"/>
          <w:szCs w:val="20"/>
          <w:lang w:val="en-US" w:eastAsia="zh-CN"/>
          <w:rPrChange w:id="356" w:author="Kelvin Wong Kin" w:date="2023-02-02T08:54:00Z">
            <w:rPr>
              <w:ins w:id="357" w:author="Kelvin Wong Kin" w:date="2023-02-02T08:48:00Z"/>
              <w:lang w:val="en-US" w:eastAsia="zh-CN"/>
            </w:rPr>
          </w:rPrChange>
        </w:rPr>
        <w:pPrChange w:id="358" w:author="Kelvin Wong Kin" w:date="2023-02-02T08:54:00Z">
          <w:pPr>
            <w:pStyle w:val="ListParagraph"/>
            <w:numPr>
              <w:numId w:val="44"/>
            </w:numPr>
            <w:ind w:hanging="360"/>
          </w:pPr>
        </w:pPrChange>
      </w:pPr>
      <w:ins w:id="359" w:author="Kelvin Wong Kin" w:date="2023-02-02T09:17:00Z">
        <w:r>
          <w:rPr>
            <w:rFonts w:asciiTheme="minorHAnsi" w:eastAsia="Times New Roman" w:hAnsiTheme="minorHAnsi" w:cstheme="minorHAnsi"/>
            <w:szCs w:val="20"/>
            <w:lang w:val="en-US" w:eastAsia="zh-CN"/>
          </w:rPr>
          <w:t>Inquiry performance detail by agent code + date range</w:t>
        </w:r>
      </w:ins>
    </w:p>
    <w:p w14:paraId="3B3397D6" w14:textId="5F2B429B" w:rsidR="002F5629" w:rsidRDefault="002B00FA" w:rsidP="002F5629">
      <w:pPr>
        <w:pStyle w:val="ListParagraph"/>
        <w:numPr>
          <w:ilvl w:val="0"/>
          <w:numId w:val="44"/>
        </w:numPr>
        <w:rPr>
          <w:ins w:id="360" w:author="Kelvin Wong Kin" w:date="2023-02-02T08:45:00Z"/>
          <w:rFonts w:asciiTheme="minorHAnsi" w:eastAsia="Times New Roman" w:hAnsiTheme="minorHAnsi" w:cstheme="minorHAnsi"/>
          <w:szCs w:val="20"/>
          <w:lang w:val="en-US" w:eastAsia="zh-CN"/>
        </w:rPr>
      </w:pPr>
      <w:ins w:id="361" w:author="Kelvin Wong Kin" w:date="2023-02-02T08:41:00Z">
        <w:r>
          <w:rPr>
            <w:rFonts w:asciiTheme="minorHAnsi" w:eastAsia="Times New Roman" w:hAnsiTheme="minorHAnsi" w:cstheme="minorHAnsi"/>
            <w:szCs w:val="20"/>
            <w:lang w:val="en-US" w:eastAsia="zh-CN"/>
          </w:rPr>
          <w:t>Customer</w:t>
        </w:r>
        <w:r>
          <w:rPr>
            <w:rFonts w:asciiTheme="minorHAnsi" w:eastAsia="Times New Roman" w:hAnsiTheme="minorHAnsi" w:cstheme="minorHAnsi"/>
            <w:szCs w:val="20"/>
            <w:lang w:val="en-US" w:eastAsia="zh-CN"/>
          </w:rPr>
          <w:t xml:space="preserve"> Level</w:t>
        </w:r>
      </w:ins>
    </w:p>
    <w:p w14:paraId="7EF3B0BC" w14:textId="4A6877BB" w:rsidR="002B00FA" w:rsidRDefault="002F5629" w:rsidP="002F5629">
      <w:pPr>
        <w:pStyle w:val="ListParagraph"/>
        <w:numPr>
          <w:ilvl w:val="1"/>
          <w:numId w:val="44"/>
        </w:numPr>
        <w:rPr>
          <w:ins w:id="362" w:author="Kelvin Wong Kin" w:date="2023-02-02T08:46:00Z"/>
          <w:rFonts w:asciiTheme="minorHAnsi" w:eastAsia="Times New Roman" w:hAnsiTheme="minorHAnsi" w:cstheme="minorHAnsi"/>
          <w:szCs w:val="20"/>
          <w:lang w:val="en-US" w:eastAsia="zh-CN"/>
        </w:rPr>
      </w:pPr>
      <w:ins w:id="363" w:author="Kelvin Wong Kin" w:date="2023-02-02T08:41:00Z">
        <w:r w:rsidRPr="002F5629">
          <w:rPr>
            <w:rFonts w:asciiTheme="minorHAnsi" w:eastAsia="Times New Roman" w:hAnsiTheme="minorHAnsi" w:cstheme="minorHAnsi"/>
            <w:szCs w:val="20"/>
            <w:lang w:val="en-US" w:eastAsia="zh-CN"/>
          </w:rPr>
          <w:t>I</w:t>
        </w:r>
        <w:r w:rsidR="002B00FA" w:rsidRPr="002F5629">
          <w:rPr>
            <w:rFonts w:asciiTheme="minorHAnsi" w:eastAsia="Times New Roman" w:hAnsiTheme="minorHAnsi" w:cstheme="minorHAnsi"/>
            <w:szCs w:val="20"/>
            <w:lang w:val="en-US" w:eastAsia="zh-CN"/>
            <w:rPrChange w:id="364" w:author="Kelvin Wong Kin" w:date="2023-02-02T08:45:00Z">
              <w:rPr>
                <w:lang w:val="en-US" w:eastAsia="zh-CN"/>
              </w:rPr>
            </w:rPrChange>
          </w:rPr>
          <w:t>nquiry</w:t>
        </w:r>
      </w:ins>
      <w:ins w:id="365" w:author="Kelvin Wong Kin" w:date="2023-02-02T08:45:00Z">
        <w:r>
          <w:rPr>
            <w:rFonts w:asciiTheme="minorHAnsi" w:eastAsia="Times New Roman" w:hAnsiTheme="minorHAnsi" w:cstheme="minorHAnsi"/>
            <w:szCs w:val="20"/>
            <w:lang w:val="en-US" w:eastAsia="zh-CN"/>
          </w:rPr>
          <w:t xml:space="preserve"> customer </w:t>
        </w:r>
      </w:ins>
      <w:ins w:id="366" w:author="Kelvin Wong Kin" w:date="2023-02-02T08:46:00Z">
        <w:r>
          <w:rPr>
            <w:rFonts w:asciiTheme="minorHAnsi" w:eastAsia="Times New Roman" w:hAnsiTheme="minorHAnsi" w:cstheme="minorHAnsi"/>
            <w:szCs w:val="20"/>
            <w:lang w:val="en-US" w:eastAsia="zh-CN"/>
          </w:rPr>
          <w:t>summary</w:t>
        </w:r>
      </w:ins>
      <w:ins w:id="367" w:author="Kelvin Wong Kin" w:date="2023-02-02T08:50:00Z">
        <w:r>
          <w:rPr>
            <w:rFonts w:asciiTheme="minorHAnsi" w:eastAsia="Times New Roman" w:hAnsiTheme="minorHAnsi" w:cstheme="minorHAnsi"/>
            <w:szCs w:val="20"/>
            <w:lang w:val="en-US" w:eastAsia="zh-CN"/>
          </w:rPr>
          <w:t xml:space="preserve"> </w:t>
        </w:r>
        <w:r>
          <w:rPr>
            <w:rFonts w:asciiTheme="minorHAnsi" w:eastAsia="Times New Roman" w:hAnsiTheme="minorHAnsi" w:cstheme="minorHAnsi"/>
            <w:szCs w:val="20"/>
            <w:lang w:val="en-US" w:eastAsia="zh-CN"/>
          </w:rPr>
          <w:t>(</w:t>
        </w:r>
        <w:r>
          <w:rPr>
            <w:rFonts w:asciiTheme="minorHAnsi" w:eastAsia="Times New Roman" w:hAnsiTheme="minorHAnsi" w:cstheme="minorHAnsi"/>
            <w:szCs w:val="20"/>
            <w:lang w:val="en-US" w:eastAsia="zh-CN"/>
          </w:rPr>
          <w:t xml:space="preserve">single record or </w:t>
        </w:r>
        <w:r>
          <w:rPr>
            <w:rFonts w:asciiTheme="minorHAnsi" w:eastAsia="Times New Roman" w:hAnsiTheme="minorHAnsi" w:cstheme="minorHAnsi"/>
            <w:szCs w:val="20"/>
            <w:lang w:val="en-US" w:eastAsia="zh-CN"/>
          </w:rPr>
          <w:t>list by parameter/s)</w:t>
        </w:r>
      </w:ins>
    </w:p>
    <w:p w14:paraId="500240C4" w14:textId="70454ACA" w:rsidR="002F5629" w:rsidRDefault="002F5629" w:rsidP="002F5629">
      <w:pPr>
        <w:pStyle w:val="ListParagraph"/>
        <w:numPr>
          <w:ilvl w:val="1"/>
          <w:numId w:val="44"/>
        </w:numPr>
        <w:rPr>
          <w:ins w:id="368" w:author="Kelvin Wong Kin" w:date="2023-02-02T08:49:00Z"/>
          <w:rFonts w:asciiTheme="minorHAnsi" w:eastAsia="Times New Roman" w:hAnsiTheme="minorHAnsi" w:cstheme="minorHAnsi"/>
          <w:szCs w:val="20"/>
          <w:lang w:val="en-US" w:eastAsia="zh-CN"/>
        </w:rPr>
      </w:pPr>
      <w:ins w:id="369" w:author="Kelvin Wong Kin" w:date="2023-02-02T08:46:00Z">
        <w:r>
          <w:rPr>
            <w:rFonts w:asciiTheme="minorHAnsi" w:eastAsia="Times New Roman" w:hAnsiTheme="minorHAnsi" w:cstheme="minorHAnsi"/>
            <w:szCs w:val="20"/>
            <w:lang w:val="en-US" w:eastAsia="zh-CN"/>
          </w:rPr>
          <w:t>Inquiry customer deta</w:t>
        </w:r>
      </w:ins>
      <w:ins w:id="370" w:author="Kelvin Wong Kin" w:date="2023-02-02T08:47:00Z">
        <w:r>
          <w:rPr>
            <w:rFonts w:asciiTheme="minorHAnsi" w:eastAsia="Times New Roman" w:hAnsiTheme="minorHAnsi" w:cstheme="minorHAnsi"/>
            <w:szCs w:val="20"/>
            <w:lang w:val="en-US" w:eastAsia="zh-CN"/>
          </w:rPr>
          <w:t>il</w:t>
        </w:r>
      </w:ins>
      <w:ins w:id="371" w:author="Kelvin Wong Kin" w:date="2023-02-02T09:04:00Z">
        <w:r w:rsidR="00AF4306">
          <w:rPr>
            <w:rFonts w:asciiTheme="minorHAnsi" w:eastAsia="Times New Roman" w:hAnsiTheme="minorHAnsi" w:cstheme="minorHAnsi"/>
            <w:szCs w:val="20"/>
            <w:lang w:val="en-US" w:eastAsia="zh-CN"/>
          </w:rPr>
          <w:t xml:space="preserve"> by customer ID</w:t>
        </w:r>
      </w:ins>
    </w:p>
    <w:p w14:paraId="127D8C55" w14:textId="22A2846B" w:rsidR="002F5629" w:rsidRDefault="002F5629" w:rsidP="002F5629">
      <w:pPr>
        <w:pStyle w:val="ListParagraph"/>
        <w:numPr>
          <w:ilvl w:val="0"/>
          <w:numId w:val="44"/>
        </w:numPr>
        <w:rPr>
          <w:ins w:id="372" w:author="Kelvin Wong Kin" w:date="2023-02-02T08:49:00Z"/>
          <w:rFonts w:asciiTheme="minorHAnsi" w:eastAsia="Times New Roman" w:hAnsiTheme="minorHAnsi" w:cstheme="minorHAnsi"/>
          <w:szCs w:val="20"/>
          <w:lang w:val="en-US" w:eastAsia="zh-CN"/>
        </w:rPr>
      </w:pPr>
      <w:ins w:id="373" w:author="Kelvin Wong Kin" w:date="2023-02-02T08:49:00Z">
        <w:r>
          <w:rPr>
            <w:rFonts w:asciiTheme="minorHAnsi" w:eastAsia="Times New Roman" w:hAnsiTheme="minorHAnsi" w:cstheme="minorHAnsi"/>
            <w:szCs w:val="20"/>
            <w:lang w:val="en-US" w:eastAsia="zh-CN"/>
          </w:rPr>
          <w:t>Claim Level</w:t>
        </w:r>
      </w:ins>
    </w:p>
    <w:p w14:paraId="16270EAE" w14:textId="29AE0DD1" w:rsidR="002F5629" w:rsidRDefault="002F5629" w:rsidP="002F5629">
      <w:pPr>
        <w:pStyle w:val="ListParagraph"/>
        <w:numPr>
          <w:ilvl w:val="1"/>
          <w:numId w:val="44"/>
        </w:numPr>
        <w:rPr>
          <w:ins w:id="374" w:author="Kelvin Wong Kin" w:date="2023-02-02T08:53:00Z"/>
          <w:rFonts w:asciiTheme="minorHAnsi" w:eastAsia="Times New Roman" w:hAnsiTheme="minorHAnsi" w:cstheme="minorHAnsi"/>
          <w:szCs w:val="20"/>
          <w:lang w:val="en-US" w:eastAsia="zh-CN"/>
        </w:rPr>
      </w:pPr>
      <w:ins w:id="375" w:author="Kelvin Wong Kin" w:date="2023-02-02T08:49:00Z">
        <w:r>
          <w:rPr>
            <w:rFonts w:asciiTheme="minorHAnsi" w:eastAsia="Times New Roman" w:hAnsiTheme="minorHAnsi" w:cstheme="minorHAnsi"/>
            <w:szCs w:val="20"/>
            <w:lang w:val="en-US" w:eastAsia="zh-CN"/>
          </w:rPr>
          <w:t xml:space="preserve">Inquiry </w:t>
        </w:r>
      </w:ins>
      <w:ins w:id="376" w:author="Kelvin Wong Kin" w:date="2023-02-02T08:50:00Z">
        <w:r>
          <w:rPr>
            <w:rFonts w:asciiTheme="minorHAnsi" w:eastAsia="Times New Roman" w:hAnsiTheme="minorHAnsi" w:cstheme="minorHAnsi"/>
            <w:szCs w:val="20"/>
            <w:lang w:val="en-US" w:eastAsia="zh-CN"/>
          </w:rPr>
          <w:t>claims</w:t>
        </w:r>
      </w:ins>
      <w:ins w:id="377" w:author="Kelvin Wong Kin" w:date="2023-02-02T08:49:00Z">
        <w:r>
          <w:rPr>
            <w:rFonts w:asciiTheme="minorHAnsi" w:eastAsia="Times New Roman" w:hAnsiTheme="minorHAnsi" w:cstheme="minorHAnsi"/>
            <w:szCs w:val="20"/>
            <w:lang w:val="en-US" w:eastAsia="zh-CN"/>
          </w:rPr>
          <w:t xml:space="preserve"> summary</w:t>
        </w:r>
      </w:ins>
      <w:ins w:id="378" w:author="Kelvin Wong Kin" w:date="2023-02-02T08:50:00Z">
        <w:r>
          <w:rPr>
            <w:rFonts w:asciiTheme="minorHAnsi" w:eastAsia="Times New Roman" w:hAnsiTheme="minorHAnsi" w:cstheme="minorHAnsi"/>
            <w:szCs w:val="20"/>
            <w:lang w:val="en-US" w:eastAsia="zh-CN"/>
          </w:rPr>
          <w:t xml:space="preserve"> (</w:t>
        </w:r>
      </w:ins>
      <w:ins w:id="379" w:author="Kelvin Wong Kin" w:date="2023-02-02T08:54:00Z">
        <w:r>
          <w:rPr>
            <w:rFonts w:asciiTheme="minorHAnsi" w:eastAsia="Times New Roman" w:hAnsiTheme="minorHAnsi" w:cstheme="minorHAnsi"/>
            <w:szCs w:val="20"/>
            <w:lang w:val="en-US" w:eastAsia="zh-CN"/>
          </w:rPr>
          <w:t xml:space="preserve">single record or </w:t>
        </w:r>
      </w:ins>
      <w:ins w:id="380" w:author="Kelvin Wong Kin" w:date="2023-02-02T08:50:00Z">
        <w:r>
          <w:rPr>
            <w:rFonts w:asciiTheme="minorHAnsi" w:eastAsia="Times New Roman" w:hAnsiTheme="minorHAnsi" w:cstheme="minorHAnsi"/>
            <w:szCs w:val="20"/>
            <w:lang w:val="en-US" w:eastAsia="zh-CN"/>
          </w:rPr>
          <w:t>list by parameter/s)</w:t>
        </w:r>
      </w:ins>
    </w:p>
    <w:p w14:paraId="0B9FBCE8" w14:textId="6B1923D5" w:rsidR="002F5629" w:rsidRPr="002F5629" w:rsidRDefault="002F5629" w:rsidP="002F5629">
      <w:pPr>
        <w:pStyle w:val="ListParagraph"/>
        <w:numPr>
          <w:ilvl w:val="1"/>
          <w:numId w:val="44"/>
        </w:numPr>
        <w:rPr>
          <w:ins w:id="381" w:author="Kelvin Wong Kin" w:date="2023-02-02T08:41:00Z"/>
          <w:rFonts w:asciiTheme="minorHAnsi" w:eastAsia="Times New Roman" w:hAnsiTheme="minorHAnsi" w:cstheme="minorHAnsi"/>
          <w:szCs w:val="20"/>
          <w:lang w:val="en-US" w:eastAsia="zh-CN"/>
          <w:rPrChange w:id="382" w:author="Kelvin Wong Kin" w:date="2023-02-02T08:51:00Z">
            <w:rPr>
              <w:ins w:id="383" w:author="Kelvin Wong Kin" w:date="2023-02-02T08:41:00Z"/>
              <w:lang w:val="en-US" w:eastAsia="zh-CN"/>
            </w:rPr>
          </w:rPrChange>
        </w:rPr>
        <w:pPrChange w:id="384" w:author="Kelvin Wong Kin" w:date="2023-02-02T08:51:00Z">
          <w:pPr>
            <w:pStyle w:val="ListParagraph"/>
            <w:ind w:left="880"/>
          </w:pPr>
        </w:pPrChange>
      </w:pPr>
      <w:ins w:id="385" w:author="Kelvin Wong Kin" w:date="2023-02-02T08:53:00Z">
        <w:r>
          <w:rPr>
            <w:rFonts w:asciiTheme="minorHAnsi" w:eastAsia="Times New Roman" w:hAnsiTheme="minorHAnsi" w:cstheme="minorHAnsi"/>
            <w:szCs w:val="20"/>
            <w:lang w:val="en-US" w:eastAsia="zh-CN"/>
          </w:rPr>
          <w:t xml:space="preserve">Inquiry claim detail </w:t>
        </w:r>
      </w:ins>
      <w:ins w:id="386" w:author="Kelvin Wong Kin" w:date="2023-02-02T09:05:00Z">
        <w:r w:rsidR="00BA721D">
          <w:rPr>
            <w:rFonts w:asciiTheme="minorHAnsi" w:eastAsia="Times New Roman" w:hAnsiTheme="minorHAnsi" w:cstheme="minorHAnsi"/>
            <w:szCs w:val="20"/>
            <w:lang w:val="en-US" w:eastAsia="zh-CN"/>
          </w:rPr>
          <w:t>by claim #</w:t>
        </w:r>
      </w:ins>
    </w:p>
    <w:p w14:paraId="63587E2F" w14:textId="32336273" w:rsidR="00CD0429" w:rsidRPr="00BA721D" w:rsidRDefault="00CD0429" w:rsidP="00BA721D">
      <w:pPr>
        <w:rPr>
          <w:ins w:id="387" w:author="Kelvin Wong Kin" w:date="2023-02-02T09:06:00Z"/>
          <w:lang w:val="en-US" w:eastAsia="en-US"/>
        </w:rPr>
        <w:pPrChange w:id="388" w:author="Kelvin Wong Kin" w:date="2023-02-02T09:11:00Z">
          <w:pPr>
            <w:pStyle w:val="ListParagraph"/>
            <w:ind w:left="1080"/>
          </w:pPr>
        </w:pPrChange>
      </w:pPr>
    </w:p>
    <w:p w14:paraId="7854A0ED" w14:textId="5BEB7A1A" w:rsidR="00BA721D" w:rsidRPr="00BA721D" w:rsidRDefault="00BA721D" w:rsidP="00BA721D">
      <w:pPr>
        <w:rPr>
          <w:ins w:id="389" w:author="Kelvin Wong Kin" w:date="2023-02-01T12:13:00Z"/>
          <w:rFonts w:asciiTheme="minorHAnsi" w:eastAsia="Times New Roman" w:hAnsiTheme="minorHAnsi" w:cstheme="minorHAnsi"/>
          <w:szCs w:val="20"/>
          <w:lang w:val="en-US" w:eastAsia="zh-CN"/>
          <w:rPrChange w:id="390" w:author="Kelvin Wong Kin" w:date="2023-02-02T09:06:00Z">
            <w:rPr>
              <w:ins w:id="391" w:author="Kelvin Wong Kin" w:date="2023-02-01T12:13:00Z"/>
            </w:rPr>
          </w:rPrChange>
        </w:rPr>
        <w:pPrChange w:id="392" w:author="Kelvin Wong Kin" w:date="2023-02-02T09:06:00Z">
          <w:pPr>
            <w:pStyle w:val="Heading4"/>
          </w:pPr>
        </w:pPrChange>
      </w:pPr>
      <w:ins w:id="393" w:author="Kelvin Wong Kin" w:date="2023-02-02T09:06:00Z">
        <w:r w:rsidRPr="00BA721D">
          <w:rPr>
            <w:rFonts w:asciiTheme="minorHAnsi" w:eastAsia="Times New Roman" w:hAnsiTheme="minorHAnsi" w:cstheme="minorHAnsi"/>
            <w:szCs w:val="20"/>
            <w:lang w:val="en-US" w:eastAsia="zh-CN"/>
            <w:rPrChange w:id="394" w:author="Kelvin Wong Kin" w:date="2023-02-02T09:06:00Z">
              <w:rPr/>
            </w:rPrChange>
          </w:rPr>
          <w:t xml:space="preserve">There are </w:t>
        </w:r>
        <w:r>
          <w:rPr>
            <w:rFonts w:asciiTheme="minorHAnsi" w:eastAsia="Times New Roman" w:hAnsiTheme="minorHAnsi" w:cstheme="minorHAnsi"/>
            <w:szCs w:val="20"/>
            <w:lang w:val="en-US" w:eastAsia="zh-CN"/>
          </w:rPr>
          <w:t>existing APIs implemented for above functions</w:t>
        </w:r>
      </w:ins>
      <w:ins w:id="395" w:author="Kelvin Wong Kin" w:date="2023-02-02T09:07:00Z">
        <w:r>
          <w:rPr>
            <w:rFonts w:asciiTheme="minorHAnsi" w:eastAsia="Times New Roman" w:hAnsiTheme="minorHAnsi" w:cstheme="minorHAnsi"/>
            <w:szCs w:val="20"/>
            <w:lang w:val="en-US" w:eastAsia="zh-CN"/>
          </w:rPr>
          <w:t xml:space="preserve"> currently used by different channels, it is expected </w:t>
        </w:r>
      </w:ins>
      <w:ins w:id="396" w:author="Kelvin Wong Kin" w:date="2023-02-02T09:09:00Z">
        <w:r>
          <w:rPr>
            <w:rFonts w:asciiTheme="minorHAnsi" w:eastAsia="Times New Roman" w:hAnsiTheme="minorHAnsi" w:cstheme="minorHAnsi"/>
            <w:szCs w:val="20"/>
            <w:lang w:val="en-US" w:eastAsia="zh-CN"/>
          </w:rPr>
          <w:t>migration roadmap</w:t>
        </w:r>
      </w:ins>
      <w:ins w:id="397" w:author="Kelvin Wong Kin" w:date="2023-02-02T09:10:00Z">
        <w:r>
          <w:rPr>
            <w:rFonts w:asciiTheme="minorHAnsi" w:eastAsia="Times New Roman" w:hAnsiTheme="minorHAnsi" w:cstheme="minorHAnsi"/>
            <w:szCs w:val="20"/>
            <w:lang w:val="en-US" w:eastAsia="zh-CN"/>
          </w:rPr>
          <w:t xml:space="preserve"> based on existing channel</w:t>
        </w:r>
      </w:ins>
      <w:ins w:id="398" w:author="Kelvin Wong Kin" w:date="2023-02-02T09:11:00Z">
        <w:r>
          <w:rPr>
            <w:rFonts w:asciiTheme="minorHAnsi" w:eastAsia="Times New Roman" w:hAnsiTheme="minorHAnsi" w:cstheme="minorHAnsi"/>
            <w:szCs w:val="20"/>
            <w:lang w:val="en-US" w:eastAsia="zh-CN"/>
          </w:rPr>
          <w:t xml:space="preserve">s’ technology refreshment </w:t>
        </w:r>
      </w:ins>
      <w:ins w:id="399" w:author="Kelvin Wong Kin" w:date="2023-02-02T09:10:00Z">
        <w:r>
          <w:rPr>
            <w:rFonts w:asciiTheme="minorHAnsi" w:eastAsia="Times New Roman" w:hAnsiTheme="minorHAnsi" w:cstheme="minorHAnsi"/>
            <w:szCs w:val="20"/>
            <w:lang w:val="en-US" w:eastAsia="zh-CN"/>
          </w:rPr>
          <w:t>shall be defined</w:t>
        </w:r>
      </w:ins>
      <w:ins w:id="400" w:author="Kelvin Wong Kin" w:date="2023-02-02T09:11:00Z">
        <w:r>
          <w:rPr>
            <w:rFonts w:asciiTheme="minorHAnsi" w:eastAsia="Times New Roman" w:hAnsiTheme="minorHAnsi" w:cstheme="minorHAnsi"/>
            <w:szCs w:val="20"/>
            <w:lang w:val="en-US" w:eastAsia="zh-CN"/>
          </w:rPr>
          <w:t xml:space="preserve"> with </w:t>
        </w:r>
        <w:proofErr w:type="spellStart"/>
        <w:r>
          <w:rPr>
            <w:rFonts w:asciiTheme="minorHAnsi" w:eastAsia="Times New Roman" w:hAnsiTheme="minorHAnsi" w:cstheme="minorHAnsi"/>
            <w:szCs w:val="20"/>
            <w:lang w:val="en-US" w:eastAsia="zh-CN"/>
          </w:rPr>
          <w:t>FTLife’s</w:t>
        </w:r>
        <w:proofErr w:type="spellEnd"/>
        <w:r>
          <w:rPr>
            <w:rFonts w:asciiTheme="minorHAnsi" w:eastAsia="Times New Roman" w:hAnsiTheme="minorHAnsi" w:cstheme="minorHAnsi"/>
            <w:szCs w:val="20"/>
            <w:lang w:val="en-US" w:eastAsia="zh-CN"/>
          </w:rPr>
          <w:t xml:space="preserve"> team</w:t>
        </w:r>
      </w:ins>
      <w:ins w:id="401" w:author="Kelvin Wong Kin" w:date="2023-02-02T09:10:00Z">
        <w:r>
          <w:rPr>
            <w:rFonts w:asciiTheme="minorHAnsi" w:eastAsia="Times New Roman" w:hAnsiTheme="minorHAnsi" w:cstheme="minorHAnsi"/>
            <w:szCs w:val="20"/>
            <w:lang w:val="en-US" w:eastAsia="zh-CN"/>
          </w:rPr>
          <w:t xml:space="preserve"> to convergence these APIs with the new set of APIs </w:t>
        </w:r>
      </w:ins>
      <w:ins w:id="402" w:author="Kelvin Wong Kin" w:date="2023-02-02T09:09:00Z">
        <w:r>
          <w:rPr>
            <w:rFonts w:asciiTheme="minorHAnsi" w:eastAsia="Times New Roman" w:hAnsiTheme="minorHAnsi" w:cstheme="minorHAnsi"/>
            <w:szCs w:val="20"/>
            <w:lang w:val="en-US" w:eastAsia="zh-CN"/>
          </w:rPr>
          <w:t>after this project</w:t>
        </w:r>
      </w:ins>
    </w:p>
    <w:p w14:paraId="576DA13D" w14:textId="1C998C83" w:rsidR="00D52430" w:rsidRDefault="00D52430" w:rsidP="00945767">
      <w:pPr>
        <w:pStyle w:val="Heading2"/>
        <w:rPr>
          <w:ins w:id="403" w:author="Kelvin Wong Kin" w:date="2023-02-02T11:08:00Z"/>
          <w:rFonts w:asciiTheme="minorHAnsi" w:hAnsiTheme="minorHAnsi" w:cstheme="minorHAnsi"/>
        </w:rPr>
      </w:pPr>
    </w:p>
    <w:p w14:paraId="0734AC67" w14:textId="77BE4B88" w:rsidR="00CC5F3C" w:rsidRPr="00630F39" w:rsidRDefault="00CC5F3C" w:rsidP="00CC5F3C">
      <w:pPr>
        <w:pStyle w:val="Heading4"/>
        <w:rPr>
          <w:ins w:id="404" w:author="Kelvin Wong Kin" w:date="2023-02-02T11:08:00Z"/>
          <w:sz w:val="22"/>
        </w:rPr>
      </w:pPr>
      <w:ins w:id="405" w:author="Kelvin Wong Kin" w:date="2023-02-02T11:08:00Z">
        <w:r w:rsidRPr="00630F39">
          <w:t>2.</w:t>
        </w:r>
        <w:r>
          <w:t>1</w:t>
        </w:r>
        <w:r w:rsidRPr="00630F39">
          <w:t>.</w:t>
        </w:r>
        <w:r>
          <w:t>2.</w:t>
        </w:r>
        <w:r>
          <w:t>2</w:t>
        </w:r>
        <w:r w:rsidRPr="00630F39">
          <w:t xml:space="preserve"> </w:t>
        </w:r>
        <w:r>
          <w:t>Implement real-time data synchronization to refresh data in</w:t>
        </w:r>
        <w:r>
          <w:t xml:space="preserve"> Operational Data Store</w:t>
        </w:r>
      </w:ins>
      <w:ins w:id="406" w:author="Kelvin Wong Kin" w:date="2023-02-02T11:19:00Z">
        <w:r w:rsidR="00735099">
          <w:t xml:space="preserve"> &amp; Customer 360 Data Store</w:t>
        </w:r>
      </w:ins>
    </w:p>
    <w:p w14:paraId="0AC6A989" w14:textId="77777777" w:rsidR="00CC5F3C" w:rsidRDefault="00CC5F3C" w:rsidP="00CC5F3C">
      <w:pPr>
        <w:rPr>
          <w:ins w:id="407" w:author="Kelvin Wong Kin" w:date="2023-02-02T11:08:00Z"/>
          <w:lang w:val="en-US"/>
        </w:rPr>
      </w:pPr>
    </w:p>
    <w:p w14:paraId="0262B681" w14:textId="31D769C2" w:rsidR="00CC5F3C" w:rsidRDefault="00CC5F3C" w:rsidP="00CC5F3C">
      <w:pPr>
        <w:rPr>
          <w:ins w:id="408" w:author="Kelvin Wong Kin" w:date="2023-02-02T11:08:00Z"/>
          <w:rFonts w:asciiTheme="minorHAnsi" w:eastAsia="Times New Roman" w:hAnsiTheme="minorHAnsi" w:cstheme="minorHAnsi"/>
          <w:szCs w:val="20"/>
          <w:lang w:val="en-US" w:eastAsia="zh-CN"/>
        </w:rPr>
      </w:pPr>
      <w:ins w:id="409" w:author="Kelvin Wong Kin" w:date="2023-02-02T11:08:00Z">
        <w:r>
          <w:rPr>
            <w:rFonts w:asciiTheme="minorHAnsi" w:eastAsia="Times New Roman" w:hAnsiTheme="minorHAnsi" w:cstheme="minorHAnsi"/>
            <w:szCs w:val="20"/>
            <w:lang w:val="en-US" w:eastAsia="zh-CN"/>
          </w:rPr>
          <w:t xml:space="preserve">The service provider is required to implement </w:t>
        </w:r>
      </w:ins>
      <w:ins w:id="410" w:author="Kelvin Wong Kin" w:date="2023-02-02T11:10:00Z">
        <w:r>
          <w:rPr>
            <w:rFonts w:asciiTheme="minorHAnsi" w:eastAsia="Times New Roman" w:hAnsiTheme="minorHAnsi" w:cstheme="minorHAnsi"/>
            <w:szCs w:val="20"/>
            <w:lang w:val="en-US" w:eastAsia="zh-CN"/>
          </w:rPr>
          <w:t>real-time data synchronization flows from source systems to new Operational Data Store (ODS)</w:t>
        </w:r>
      </w:ins>
      <w:ins w:id="411" w:author="Kelvin Wong Kin" w:date="2023-02-02T11:19:00Z">
        <w:r w:rsidR="00735099">
          <w:rPr>
            <w:rFonts w:asciiTheme="minorHAnsi" w:eastAsia="Times New Roman" w:hAnsiTheme="minorHAnsi" w:cstheme="minorHAnsi"/>
            <w:szCs w:val="20"/>
            <w:lang w:val="en-US" w:eastAsia="zh-CN"/>
          </w:rPr>
          <w:t xml:space="preserve"> &amp; Customer 360 Data Store</w:t>
        </w:r>
      </w:ins>
    </w:p>
    <w:p w14:paraId="49B0302B" w14:textId="77777777" w:rsidR="00CC5F3C" w:rsidRPr="00CC5F3C" w:rsidRDefault="00CC5F3C" w:rsidP="00CC5F3C">
      <w:pPr>
        <w:rPr>
          <w:ins w:id="412" w:author="Kelvin Wong Kin" w:date="2023-02-02T11:08:00Z"/>
          <w:lang w:val="en-US" w:eastAsia="zh-HK" w:bidi="en-US"/>
          <w:rPrChange w:id="413" w:author="Kelvin Wong Kin" w:date="2023-02-02T11:08:00Z">
            <w:rPr>
              <w:ins w:id="414" w:author="Kelvin Wong Kin" w:date="2023-02-02T11:08:00Z"/>
              <w:rFonts w:asciiTheme="minorHAnsi" w:hAnsiTheme="minorHAnsi" w:cstheme="minorHAnsi"/>
            </w:rPr>
          </w:rPrChange>
        </w:rPr>
        <w:pPrChange w:id="415" w:author="Kelvin Wong Kin" w:date="2023-02-02T11:08:00Z">
          <w:pPr>
            <w:pStyle w:val="Heading2"/>
          </w:pPr>
        </w:pPrChange>
      </w:pPr>
    </w:p>
    <w:p w14:paraId="3E13E734" w14:textId="3D72AFC5" w:rsidR="00CC5F3C" w:rsidRDefault="00CC5F3C" w:rsidP="00CC5F3C">
      <w:pPr>
        <w:rPr>
          <w:ins w:id="416" w:author="Kelvin Wong Kin" w:date="2023-02-02T11:18:00Z"/>
          <w:lang w:val="en-US" w:eastAsia="zh-HK" w:bidi="en-US"/>
        </w:rPr>
      </w:pPr>
    </w:p>
    <w:p w14:paraId="3B91F738" w14:textId="45A559F3" w:rsidR="00735099" w:rsidRPr="00630F39" w:rsidRDefault="00735099" w:rsidP="00735099">
      <w:pPr>
        <w:pStyle w:val="Heading4"/>
        <w:rPr>
          <w:ins w:id="417" w:author="Kelvin Wong Kin" w:date="2023-02-02T11:18:00Z"/>
          <w:sz w:val="22"/>
        </w:rPr>
      </w:pPr>
      <w:ins w:id="418" w:author="Kelvin Wong Kin" w:date="2023-02-02T11:18:00Z">
        <w:r w:rsidRPr="00630F39">
          <w:t>2.</w:t>
        </w:r>
        <w:r>
          <w:t>1</w:t>
        </w:r>
        <w:r w:rsidRPr="00630F39">
          <w:t>.</w:t>
        </w:r>
        <w:r>
          <w:t>2.</w:t>
        </w:r>
      </w:ins>
      <w:ins w:id="419" w:author="Kelvin Wong Kin" w:date="2023-02-02T11:27:00Z">
        <w:r w:rsidR="000C3914">
          <w:t>3</w:t>
        </w:r>
      </w:ins>
      <w:ins w:id="420" w:author="Kelvin Wong Kin" w:date="2023-02-02T11:18:00Z">
        <w:r w:rsidRPr="00630F39">
          <w:t xml:space="preserve"> </w:t>
        </w:r>
        <w:r>
          <w:t>Implement real-time</w:t>
        </w:r>
      </w:ins>
      <w:ins w:id="421" w:author="Kelvin Wong Kin" w:date="2023-02-02T11:19:00Z">
        <w:r>
          <w:t>/near real-time</w:t>
        </w:r>
      </w:ins>
      <w:ins w:id="422" w:author="Kelvin Wong Kin" w:date="2023-02-02T11:18:00Z">
        <w:r>
          <w:t xml:space="preserve"> data synchronization to refresh data </w:t>
        </w:r>
      </w:ins>
      <w:ins w:id="423" w:author="Kelvin Wong Kin" w:date="2023-02-02T11:19:00Z">
        <w:r>
          <w:t xml:space="preserve">from Operational Data Store </w:t>
        </w:r>
      </w:ins>
      <w:ins w:id="424" w:author="Kelvin Wong Kin" w:date="2023-02-02T11:20:00Z">
        <w:r>
          <w:t>&amp; Customer 360 Data Store to CRM</w:t>
        </w:r>
      </w:ins>
    </w:p>
    <w:p w14:paraId="69C5E09B" w14:textId="77777777" w:rsidR="00735099" w:rsidRDefault="00735099" w:rsidP="00735099">
      <w:pPr>
        <w:rPr>
          <w:ins w:id="425" w:author="Kelvin Wong Kin" w:date="2023-02-02T11:18:00Z"/>
          <w:lang w:val="en-US"/>
        </w:rPr>
      </w:pPr>
    </w:p>
    <w:p w14:paraId="67467C2A" w14:textId="6063B41C" w:rsidR="00735099" w:rsidRDefault="000C3914" w:rsidP="00735099">
      <w:pPr>
        <w:rPr>
          <w:ins w:id="426" w:author="Kelvin Wong Kin" w:date="2023-02-02T11:18:00Z"/>
          <w:rFonts w:asciiTheme="minorHAnsi" w:eastAsia="Times New Roman" w:hAnsiTheme="minorHAnsi" w:cstheme="minorHAnsi"/>
          <w:szCs w:val="20"/>
          <w:lang w:val="en-US" w:eastAsia="zh-CN"/>
        </w:rPr>
      </w:pPr>
      <w:ins w:id="427" w:author="Kelvin Wong Kin" w:date="2023-02-02T11:23:00Z">
        <w:r>
          <w:rPr>
            <w:rFonts w:asciiTheme="minorHAnsi" w:eastAsia="Times New Roman" w:hAnsiTheme="minorHAnsi" w:cstheme="minorHAnsi"/>
            <w:szCs w:val="20"/>
            <w:lang w:val="en-US" w:eastAsia="zh-CN"/>
          </w:rPr>
          <w:t>S</w:t>
        </w:r>
      </w:ins>
      <w:ins w:id="428" w:author="Kelvin Wong Kin" w:date="2023-02-02T11:24:00Z">
        <w:r>
          <w:rPr>
            <w:rFonts w:asciiTheme="minorHAnsi" w:eastAsia="Times New Roman" w:hAnsiTheme="minorHAnsi" w:cstheme="minorHAnsi"/>
            <w:szCs w:val="20"/>
            <w:lang w:val="en-US" w:eastAsia="zh-CN"/>
          </w:rPr>
          <w:t>FMC (Salesforce Marketing Cloud)</w:t>
        </w:r>
      </w:ins>
      <w:ins w:id="429" w:author="Kelvin Wong Kin" w:date="2023-02-02T11:23:00Z">
        <w:r>
          <w:rPr>
            <w:rFonts w:asciiTheme="minorHAnsi" w:eastAsia="Times New Roman" w:hAnsiTheme="minorHAnsi" w:cstheme="minorHAnsi"/>
            <w:szCs w:val="20"/>
            <w:lang w:val="en-US" w:eastAsia="zh-CN"/>
          </w:rPr>
          <w:t xml:space="preserve"> currently</w:t>
        </w:r>
      </w:ins>
      <w:ins w:id="430" w:author="Kelvin Wong Kin" w:date="2023-02-02T11:24:00Z">
        <w:r>
          <w:rPr>
            <w:rFonts w:asciiTheme="minorHAnsi" w:eastAsia="Times New Roman" w:hAnsiTheme="minorHAnsi" w:cstheme="minorHAnsi"/>
            <w:szCs w:val="20"/>
            <w:lang w:val="en-US" w:eastAsia="zh-CN"/>
          </w:rPr>
          <w:t xml:space="preserve"> require </w:t>
        </w:r>
      </w:ins>
      <w:ins w:id="431" w:author="Kelvin Wong Kin" w:date="2023-02-02T11:28:00Z">
        <w:r>
          <w:rPr>
            <w:rFonts w:asciiTheme="minorHAnsi" w:eastAsia="Times New Roman" w:hAnsiTheme="minorHAnsi" w:cstheme="minorHAnsi"/>
            <w:szCs w:val="20"/>
            <w:lang w:val="en-US" w:eastAsia="zh-CN"/>
          </w:rPr>
          <w:t xml:space="preserve">(1) </w:t>
        </w:r>
      </w:ins>
      <w:ins w:id="432" w:author="Kelvin Wong Kin" w:date="2023-02-02T11:24:00Z">
        <w:r>
          <w:rPr>
            <w:rFonts w:asciiTheme="minorHAnsi" w:eastAsia="Times New Roman" w:hAnsiTheme="minorHAnsi" w:cstheme="minorHAnsi"/>
            <w:szCs w:val="20"/>
            <w:lang w:val="en-US" w:eastAsia="zh-CN"/>
          </w:rPr>
          <w:t xml:space="preserve">policy + </w:t>
        </w:r>
      </w:ins>
      <w:ins w:id="433" w:author="Kelvin Wong Kin" w:date="2023-02-02T11:25:00Z">
        <w:r>
          <w:rPr>
            <w:rFonts w:asciiTheme="minorHAnsi" w:eastAsia="Times New Roman" w:hAnsiTheme="minorHAnsi" w:cstheme="minorHAnsi"/>
            <w:szCs w:val="20"/>
            <w:lang w:val="en-US" w:eastAsia="zh-CN"/>
          </w:rPr>
          <w:t>benefit</w:t>
        </w:r>
      </w:ins>
      <w:ins w:id="434" w:author="Kelvin Wong Kin" w:date="2023-02-02T11:24:00Z">
        <w:r>
          <w:rPr>
            <w:rFonts w:asciiTheme="minorHAnsi" w:eastAsia="Times New Roman" w:hAnsiTheme="minorHAnsi" w:cstheme="minorHAnsi"/>
            <w:szCs w:val="20"/>
            <w:lang w:val="en-US" w:eastAsia="zh-CN"/>
          </w:rPr>
          <w:t xml:space="preserve">, </w:t>
        </w:r>
      </w:ins>
      <w:ins w:id="435" w:author="Kelvin Wong Kin" w:date="2023-02-02T11:28:00Z">
        <w:r>
          <w:rPr>
            <w:rFonts w:asciiTheme="minorHAnsi" w:eastAsia="Times New Roman" w:hAnsiTheme="minorHAnsi" w:cstheme="minorHAnsi"/>
            <w:szCs w:val="20"/>
            <w:lang w:val="en-US" w:eastAsia="zh-CN"/>
          </w:rPr>
          <w:t xml:space="preserve">(2) </w:t>
        </w:r>
      </w:ins>
      <w:ins w:id="436" w:author="Kelvin Wong Kin" w:date="2023-02-02T11:24:00Z">
        <w:r>
          <w:rPr>
            <w:rFonts w:asciiTheme="minorHAnsi" w:eastAsia="Times New Roman" w:hAnsiTheme="minorHAnsi" w:cstheme="minorHAnsi"/>
            <w:szCs w:val="20"/>
            <w:lang w:val="en-US" w:eastAsia="zh-CN"/>
          </w:rPr>
          <w:t>customer,</w:t>
        </w:r>
      </w:ins>
      <w:ins w:id="437" w:author="Kelvin Wong Kin" w:date="2023-02-02T11:25:00Z">
        <w:r>
          <w:rPr>
            <w:rFonts w:asciiTheme="minorHAnsi" w:eastAsia="Times New Roman" w:hAnsiTheme="minorHAnsi" w:cstheme="minorHAnsi"/>
            <w:szCs w:val="20"/>
            <w:lang w:val="en-US" w:eastAsia="zh-CN"/>
          </w:rPr>
          <w:t xml:space="preserve"> </w:t>
        </w:r>
      </w:ins>
      <w:ins w:id="438" w:author="Kelvin Wong Kin" w:date="2023-02-02T11:28:00Z">
        <w:r>
          <w:rPr>
            <w:rFonts w:asciiTheme="minorHAnsi" w:eastAsia="Times New Roman" w:hAnsiTheme="minorHAnsi" w:cstheme="minorHAnsi"/>
            <w:szCs w:val="20"/>
            <w:lang w:val="en-US" w:eastAsia="zh-CN"/>
          </w:rPr>
          <w:t xml:space="preserve">(3) </w:t>
        </w:r>
      </w:ins>
      <w:ins w:id="439" w:author="Kelvin Wong Kin" w:date="2023-02-02T11:25:00Z">
        <w:r>
          <w:rPr>
            <w:rFonts w:asciiTheme="minorHAnsi" w:eastAsia="Times New Roman" w:hAnsiTheme="minorHAnsi" w:cstheme="minorHAnsi"/>
            <w:szCs w:val="20"/>
            <w:lang w:val="en-US" w:eastAsia="zh-CN"/>
          </w:rPr>
          <w:t>agent</w:t>
        </w:r>
      </w:ins>
      <w:ins w:id="440" w:author="Kelvin Wong Kin" w:date="2023-02-02T11:24:00Z">
        <w:r>
          <w:rPr>
            <w:rFonts w:asciiTheme="minorHAnsi" w:eastAsia="Times New Roman" w:hAnsiTheme="minorHAnsi" w:cstheme="minorHAnsi"/>
            <w:szCs w:val="20"/>
            <w:lang w:val="en-US" w:eastAsia="zh-CN"/>
          </w:rPr>
          <w:t xml:space="preserve"> level</w:t>
        </w:r>
      </w:ins>
      <w:ins w:id="441" w:author="Kelvin Wong Kin" w:date="2023-02-02T11:26:00Z">
        <w:r>
          <w:rPr>
            <w:rFonts w:asciiTheme="minorHAnsi" w:eastAsia="Times New Roman" w:hAnsiTheme="minorHAnsi" w:cstheme="minorHAnsi"/>
            <w:szCs w:val="20"/>
            <w:lang w:val="en-US" w:eastAsia="zh-CN"/>
          </w:rPr>
          <w:t xml:space="preserve"> data to operate.</w:t>
        </w:r>
      </w:ins>
      <w:ins w:id="442" w:author="Kelvin Wong Kin" w:date="2023-02-02T11:23:00Z">
        <w:r>
          <w:rPr>
            <w:rFonts w:asciiTheme="minorHAnsi" w:eastAsia="Times New Roman" w:hAnsiTheme="minorHAnsi" w:cstheme="minorHAnsi"/>
            <w:szCs w:val="20"/>
            <w:lang w:val="en-US" w:eastAsia="zh-CN"/>
          </w:rPr>
          <w:t xml:space="preserve"> </w:t>
        </w:r>
      </w:ins>
      <w:ins w:id="443" w:author="Kelvin Wong Kin" w:date="2023-02-02T11:18:00Z">
        <w:r w:rsidR="00735099">
          <w:rPr>
            <w:rFonts w:asciiTheme="minorHAnsi" w:eastAsia="Times New Roman" w:hAnsiTheme="minorHAnsi" w:cstheme="minorHAnsi"/>
            <w:szCs w:val="20"/>
            <w:lang w:val="en-US" w:eastAsia="zh-CN"/>
          </w:rPr>
          <w:t>The service provider is required to implement real-time</w:t>
        </w:r>
      </w:ins>
      <w:ins w:id="444" w:author="Kelvin Wong Kin" w:date="2023-02-02T11:26:00Z">
        <w:r>
          <w:rPr>
            <w:rFonts w:asciiTheme="minorHAnsi" w:eastAsia="Times New Roman" w:hAnsiTheme="minorHAnsi" w:cstheme="minorHAnsi"/>
            <w:szCs w:val="20"/>
            <w:lang w:val="en-US" w:eastAsia="zh-CN"/>
          </w:rPr>
          <w:t>/near real-time</w:t>
        </w:r>
      </w:ins>
      <w:ins w:id="445" w:author="Kelvin Wong Kin" w:date="2023-02-02T11:18:00Z">
        <w:r w:rsidR="00735099">
          <w:rPr>
            <w:rFonts w:asciiTheme="minorHAnsi" w:eastAsia="Times New Roman" w:hAnsiTheme="minorHAnsi" w:cstheme="minorHAnsi"/>
            <w:szCs w:val="20"/>
            <w:lang w:val="en-US" w:eastAsia="zh-CN"/>
          </w:rPr>
          <w:t xml:space="preserve"> data synchronization flows from new Operational Data Store (ODS)</w:t>
        </w:r>
      </w:ins>
      <w:ins w:id="446" w:author="Kelvin Wong Kin" w:date="2023-02-02T11:26:00Z">
        <w:r>
          <w:rPr>
            <w:rFonts w:asciiTheme="minorHAnsi" w:eastAsia="Times New Roman" w:hAnsiTheme="minorHAnsi" w:cstheme="minorHAnsi"/>
            <w:szCs w:val="20"/>
            <w:lang w:val="en-US" w:eastAsia="zh-CN"/>
          </w:rPr>
          <w:t xml:space="preserve"> and new Customer 360</w:t>
        </w:r>
      </w:ins>
      <w:ins w:id="447" w:author="Kelvin Wong Kin" w:date="2023-02-02T11:27:00Z">
        <w:r>
          <w:rPr>
            <w:rFonts w:asciiTheme="minorHAnsi" w:eastAsia="Times New Roman" w:hAnsiTheme="minorHAnsi" w:cstheme="minorHAnsi"/>
            <w:szCs w:val="20"/>
            <w:lang w:val="en-US" w:eastAsia="zh-CN"/>
          </w:rPr>
          <w:t xml:space="preserve"> Data Store to Salesforce</w:t>
        </w:r>
      </w:ins>
    </w:p>
    <w:p w14:paraId="73CDDC86" w14:textId="77777777" w:rsidR="00735099" w:rsidRDefault="00735099" w:rsidP="00CC5F3C">
      <w:pPr>
        <w:rPr>
          <w:ins w:id="448" w:author="Kelvin Wong Kin" w:date="2023-02-02T11:18:00Z"/>
          <w:lang w:val="en-US" w:eastAsia="zh-HK" w:bidi="en-US"/>
        </w:rPr>
      </w:pPr>
    </w:p>
    <w:p w14:paraId="6256F7F0" w14:textId="77777777" w:rsidR="00735099" w:rsidRPr="00CC5F3C" w:rsidRDefault="00735099" w:rsidP="00CC5F3C">
      <w:pPr>
        <w:rPr>
          <w:ins w:id="449" w:author="Kelvin Wong Kin" w:date="2023-02-02T09:36:00Z"/>
          <w:lang w:val="en-US" w:eastAsia="zh-HK" w:bidi="en-US"/>
          <w:rPrChange w:id="450" w:author="Kelvin Wong Kin" w:date="2023-02-02T11:08:00Z">
            <w:rPr>
              <w:ins w:id="451" w:author="Kelvin Wong Kin" w:date="2023-02-02T09:36:00Z"/>
              <w:rFonts w:asciiTheme="minorHAnsi" w:hAnsiTheme="minorHAnsi" w:cstheme="minorHAnsi"/>
            </w:rPr>
          </w:rPrChange>
        </w:rPr>
        <w:pPrChange w:id="452" w:author="Kelvin Wong Kin" w:date="2023-02-02T11:08:00Z">
          <w:pPr>
            <w:pStyle w:val="Heading2"/>
          </w:pPr>
        </w:pPrChange>
      </w:pPr>
    </w:p>
    <w:p w14:paraId="271557FA" w14:textId="2B02E91A" w:rsidR="00106FC7" w:rsidRPr="00630F39" w:rsidRDefault="00106FC7" w:rsidP="00106FC7">
      <w:pPr>
        <w:pStyle w:val="Heading2"/>
        <w:rPr>
          <w:ins w:id="453" w:author="Kelvin Wong Kin" w:date="2023-02-02T09:36:00Z"/>
          <w:rFonts w:asciiTheme="minorHAnsi" w:hAnsiTheme="minorHAnsi" w:cstheme="minorHAnsi"/>
        </w:rPr>
      </w:pPr>
      <w:ins w:id="454" w:author="Kelvin Wong Kin" w:date="2023-02-02T09:36:00Z">
        <w:r w:rsidRPr="00630F39">
          <w:rPr>
            <w:rFonts w:asciiTheme="minorHAnsi" w:hAnsiTheme="minorHAnsi" w:cstheme="minorHAnsi"/>
          </w:rPr>
          <w:t>2.</w:t>
        </w:r>
        <w:r>
          <w:rPr>
            <w:rFonts w:asciiTheme="minorHAnsi" w:hAnsiTheme="minorHAnsi" w:cstheme="minorHAnsi"/>
          </w:rPr>
          <w:t>2</w:t>
        </w:r>
        <w:r w:rsidRPr="00630F39">
          <w:rPr>
            <w:rFonts w:asciiTheme="minorHAnsi" w:hAnsiTheme="minorHAnsi" w:cstheme="minorHAnsi"/>
          </w:rPr>
          <w:t xml:space="preserve"> </w:t>
        </w:r>
      </w:ins>
      <w:ins w:id="455" w:author="Kelvin Wong Kin" w:date="2023-02-02T09:51:00Z">
        <w:r w:rsidR="00961AFF">
          <w:rPr>
            <w:rFonts w:asciiTheme="minorHAnsi" w:hAnsiTheme="minorHAnsi" w:cstheme="minorHAnsi"/>
          </w:rPr>
          <w:t>Operational Data Store</w:t>
        </w:r>
      </w:ins>
      <w:ins w:id="456" w:author="Kelvin Wong Kin" w:date="2023-02-02T10:40:00Z">
        <w:r w:rsidR="00590C9B">
          <w:rPr>
            <w:rFonts w:asciiTheme="minorHAnsi" w:hAnsiTheme="minorHAnsi" w:cstheme="minorHAnsi"/>
          </w:rPr>
          <w:t xml:space="preserve"> &amp; Customer 360 D</w:t>
        </w:r>
      </w:ins>
      <w:ins w:id="457" w:author="Kelvin Wong Kin" w:date="2023-02-02T10:43:00Z">
        <w:r w:rsidR="00590C9B">
          <w:rPr>
            <w:rFonts w:asciiTheme="minorHAnsi" w:hAnsiTheme="minorHAnsi" w:cstheme="minorHAnsi"/>
          </w:rPr>
          <w:t>ata Store</w:t>
        </w:r>
      </w:ins>
    </w:p>
    <w:p w14:paraId="3DB23E3D" w14:textId="0F893D9E" w:rsidR="00106FC7" w:rsidRDefault="00961AFF" w:rsidP="00961AFF">
      <w:pPr>
        <w:rPr>
          <w:ins w:id="458" w:author="Kelvin Wong Kin" w:date="2023-02-02T10:03:00Z"/>
          <w:rFonts w:asciiTheme="minorHAnsi" w:eastAsia="Times New Roman" w:hAnsiTheme="minorHAnsi" w:cstheme="minorHAnsi"/>
          <w:szCs w:val="20"/>
          <w:lang w:val="en-US" w:eastAsia="zh-CN"/>
        </w:rPr>
      </w:pPr>
      <w:ins w:id="459" w:author="Kelvin Wong Kin" w:date="2023-02-02T09:52:00Z">
        <w:r w:rsidRPr="00725CCD">
          <w:rPr>
            <w:rFonts w:asciiTheme="minorHAnsi" w:eastAsia="Times New Roman" w:hAnsiTheme="minorHAnsi" w:cstheme="minorHAnsi"/>
            <w:szCs w:val="20"/>
            <w:lang w:val="en-US" w:eastAsia="zh-CN"/>
          </w:rPr>
          <w:t xml:space="preserve">The service provider is required to design, develop &amp; implement </w:t>
        </w:r>
      </w:ins>
      <w:ins w:id="460" w:author="Kelvin Wong Kin" w:date="2023-02-02T09:58:00Z">
        <w:r w:rsidR="00827D90">
          <w:rPr>
            <w:rFonts w:asciiTheme="minorHAnsi" w:eastAsia="Times New Roman" w:hAnsiTheme="minorHAnsi" w:cstheme="minorHAnsi"/>
            <w:szCs w:val="20"/>
            <w:lang w:val="en-US" w:eastAsia="zh-CN"/>
          </w:rPr>
          <w:t>Operational Data Store</w:t>
        </w:r>
      </w:ins>
      <w:ins w:id="461" w:author="Kelvin Wong Kin" w:date="2023-02-02T09:59:00Z">
        <w:r w:rsidR="00827D90">
          <w:rPr>
            <w:rFonts w:asciiTheme="minorHAnsi" w:eastAsia="Times New Roman" w:hAnsiTheme="minorHAnsi" w:cstheme="minorHAnsi"/>
            <w:szCs w:val="20"/>
            <w:lang w:val="en-US" w:eastAsia="zh-CN"/>
          </w:rPr>
          <w:t xml:space="preserve"> (ODS)</w:t>
        </w:r>
      </w:ins>
      <w:ins w:id="462" w:author="Kelvin Wong Kin" w:date="2023-02-02T10:43:00Z">
        <w:r w:rsidR="00590C9B">
          <w:rPr>
            <w:rFonts w:asciiTheme="minorHAnsi" w:eastAsia="Times New Roman" w:hAnsiTheme="minorHAnsi" w:cstheme="minorHAnsi"/>
            <w:szCs w:val="20"/>
            <w:lang w:val="en-US" w:eastAsia="zh-CN"/>
          </w:rPr>
          <w:t xml:space="preserve"> and Customer 360 Data Store</w:t>
        </w:r>
      </w:ins>
      <w:ins w:id="463" w:author="Kelvin Wong Kin" w:date="2023-02-02T09:59:00Z">
        <w:r w:rsidR="00827D90">
          <w:rPr>
            <w:rFonts w:asciiTheme="minorHAnsi" w:eastAsia="Times New Roman" w:hAnsiTheme="minorHAnsi" w:cstheme="minorHAnsi"/>
            <w:szCs w:val="20"/>
            <w:lang w:val="en-US" w:eastAsia="zh-CN"/>
          </w:rPr>
          <w:t>. It is expected that</w:t>
        </w:r>
      </w:ins>
      <w:ins w:id="464" w:author="Kelvin Wong Kin" w:date="2023-02-02T10:00:00Z">
        <w:r w:rsidR="00827D90">
          <w:rPr>
            <w:rFonts w:asciiTheme="minorHAnsi" w:eastAsia="Times New Roman" w:hAnsiTheme="minorHAnsi" w:cstheme="minorHAnsi"/>
            <w:szCs w:val="20"/>
            <w:lang w:val="en-US" w:eastAsia="zh-CN"/>
          </w:rPr>
          <w:t xml:space="preserve"> ODS</w:t>
        </w:r>
      </w:ins>
      <w:ins w:id="465" w:author="Kelvin Wong Kin" w:date="2023-02-02T10:43:00Z">
        <w:r w:rsidR="00590C9B">
          <w:rPr>
            <w:rFonts w:asciiTheme="minorHAnsi" w:eastAsia="Times New Roman" w:hAnsiTheme="minorHAnsi" w:cstheme="minorHAnsi"/>
            <w:szCs w:val="20"/>
            <w:lang w:val="en-US" w:eastAsia="zh-CN"/>
          </w:rPr>
          <w:t xml:space="preserve"> &amp; Customer 360 Data Store</w:t>
        </w:r>
      </w:ins>
      <w:ins w:id="466" w:author="Kelvin Wong Kin" w:date="2023-02-02T10:00:00Z">
        <w:r w:rsidR="00827D90">
          <w:rPr>
            <w:rFonts w:asciiTheme="minorHAnsi" w:eastAsia="Times New Roman" w:hAnsiTheme="minorHAnsi" w:cstheme="minorHAnsi"/>
            <w:szCs w:val="20"/>
            <w:lang w:val="en-US" w:eastAsia="zh-CN"/>
          </w:rPr>
          <w:t xml:space="preserve"> may or may not be part of Data Lake Solutions </w:t>
        </w:r>
      </w:ins>
      <w:ins w:id="467" w:author="Kelvin Wong Kin" w:date="2023-02-02T10:01:00Z">
        <w:r w:rsidR="00827D90">
          <w:rPr>
            <w:rFonts w:asciiTheme="minorHAnsi" w:eastAsia="Times New Roman" w:hAnsiTheme="minorHAnsi" w:cstheme="minorHAnsi"/>
            <w:szCs w:val="20"/>
            <w:lang w:val="en-US" w:eastAsia="zh-CN"/>
          </w:rPr>
          <w:t xml:space="preserve">depends on final architecture design proposed with rationale. </w:t>
        </w:r>
      </w:ins>
      <w:ins w:id="468" w:author="Kelvin Wong Kin" w:date="2023-02-02T10:03:00Z">
        <w:r w:rsidR="00827D90">
          <w:rPr>
            <w:rFonts w:asciiTheme="minorHAnsi" w:eastAsia="Times New Roman" w:hAnsiTheme="minorHAnsi" w:cstheme="minorHAnsi"/>
            <w:szCs w:val="20"/>
            <w:lang w:val="en-US" w:eastAsia="zh-CN"/>
          </w:rPr>
          <w:t>The following characteristics are expected for ODS</w:t>
        </w:r>
      </w:ins>
      <w:ins w:id="469" w:author="Kelvin Wong Kin" w:date="2023-02-02T10:43:00Z">
        <w:r w:rsidR="00590C9B">
          <w:rPr>
            <w:rFonts w:asciiTheme="minorHAnsi" w:eastAsia="Times New Roman" w:hAnsiTheme="minorHAnsi" w:cstheme="minorHAnsi"/>
            <w:szCs w:val="20"/>
            <w:lang w:val="en-US" w:eastAsia="zh-CN"/>
          </w:rPr>
          <w:t xml:space="preserve"> and Customer 360 Data Store</w:t>
        </w:r>
      </w:ins>
      <w:ins w:id="470" w:author="Kelvin Wong Kin" w:date="2023-02-02T10:03:00Z">
        <w:r w:rsidR="00827D90">
          <w:rPr>
            <w:rFonts w:asciiTheme="minorHAnsi" w:eastAsia="Times New Roman" w:hAnsiTheme="minorHAnsi" w:cstheme="minorHAnsi"/>
            <w:szCs w:val="20"/>
            <w:lang w:val="en-US" w:eastAsia="zh-CN"/>
          </w:rPr>
          <w:t>:</w:t>
        </w:r>
      </w:ins>
    </w:p>
    <w:p w14:paraId="4FAF1495" w14:textId="466F364E" w:rsidR="00FD5736" w:rsidRPr="00FD5736" w:rsidRDefault="00827D90" w:rsidP="00FD5736">
      <w:pPr>
        <w:pStyle w:val="ListParagraph"/>
        <w:numPr>
          <w:ilvl w:val="0"/>
          <w:numId w:val="46"/>
        </w:numPr>
        <w:rPr>
          <w:ins w:id="471" w:author="Kelvin Wong Kin" w:date="2023-02-02T10:03:00Z"/>
          <w:rFonts w:asciiTheme="minorHAnsi" w:eastAsia="Times New Roman" w:hAnsiTheme="minorHAnsi" w:cstheme="minorHAnsi"/>
          <w:szCs w:val="20"/>
          <w:lang w:val="en-US" w:eastAsia="zh-CN"/>
          <w:rPrChange w:id="472" w:author="Kelvin Wong Kin" w:date="2023-02-02T10:25:00Z">
            <w:rPr>
              <w:ins w:id="473" w:author="Kelvin Wong Kin" w:date="2023-02-02T10:03:00Z"/>
              <w:lang w:val="en-US" w:eastAsia="zh-CN"/>
            </w:rPr>
          </w:rPrChange>
        </w:rPr>
      </w:pPr>
      <w:ins w:id="474" w:author="Kelvin Wong Kin" w:date="2023-02-02T10:03:00Z">
        <w:r>
          <w:rPr>
            <w:rFonts w:asciiTheme="minorHAnsi" w:eastAsia="Times New Roman" w:hAnsiTheme="minorHAnsi" w:cstheme="minorHAnsi"/>
            <w:szCs w:val="20"/>
            <w:lang w:val="en-US" w:eastAsia="zh-CN"/>
          </w:rPr>
          <w:t>ODS</w:t>
        </w:r>
      </w:ins>
      <w:ins w:id="475" w:author="Kelvin Wong Kin" w:date="2023-02-02T10:44:00Z">
        <w:r w:rsidR="00590C9B">
          <w:rPr>
            <w:rFonts w:asciiTheme="minorHAnsi" w:eastAsia="Times New Roman" w:hAnsiTheme="minorHAnsi" w:cstheme="minorHAnsi"/>
            <w:szCs w:val="20"/>
            <w:lang w:val="en-US" w:eastAsia="zh-CN"/>
          </w:rPr>
          <w:t xml:space="preserve"> &amp; Customer 360 Data Store</w:t>
        </w:r>
      </w:ins>
      <w:ins w:id="476" w:author="Kelvin Wong Kin" w:date="2023-02-02T10:03:00Z">
        <w:r>
          <w:rPr>
            <w:rFonts w:asciiTheme="minorHAnsi" w:eastAsia="Times New Roman" w:hAnsiTheme="minorHAnsi" w:cstheme="minorHAnsi"/>
            <w:szCs w:val="20"/>
            <w:lang w:val="en-US" w:eastAsia="zh-CN"/>
          </w:rPr>
          <w:t xml:space="preserve"> shall apply the </w:t>
        </w:r>
      </w:ins>
      <w:ins w:id="477" w:author="Kelvin Wong Kin" w:date="2023-02-02T10:23:00Z">
        <w:r w:rsidR="00FD5736">
          <w:rPr>
            <w:rFonts w:asciiTheme="minorHAnsi" w:eastAsia="Times New Roman" w:hAnsiTheme="minorHAnsi" w:cstheme="minorHAnsi"/>
            <w:szCs w:val="20"/>
            <w:lang w:val="en-US" w:eastAsia="zh-CN"/>
          </w:rPr>
          <w:t>standardized</w:t>
        </w:r>
      </w:ins>
      <w:ins w:id="478" w:author="Kelvin Wong Kin" w:date="2023-02-02T10:03:00Z">
        <w:r>
          <w:rPr>
            <w:rFonts w:asciiTheme="minorHAnsi" w:eastAsia="Times New Roman" w:hAnsiTheme="minorHAnsi" w:cstheme="minorHAnsi"/>
            <w:szCs w:val="20"/>
            <w:lang w:val="en-US" w:eastAsia="zh-CN"/>
          </w:rPr>
          <w:t xml:space="preserve"> insurance</w:t>
        </w:r>
      </w:ins>
      <w:ins w:id="479" w:author="Kelvin Wong Kin" w:date="2023-02-02T10:05:00Z">
        <w:r>
          <w:rPr>
            <w:rFonts w:asciiTheme="minorHAnsi" w:eastAsia="Times New Roman" w:hAnsiTheme="minorHAnsi" w:cstheme="minorHAnsi"/>
            <w:szCs w:val="20"/>
            <w:lang w:val="en-US" w:eastAsia="zh-CN"/>
          </w:rPr>
          <w:t xml:space="preserve"> domain</w:t>
        </w:r>
      </w:ins>
      <w:ins w:id="480" w:author="Kelvin Wong Kin" w:date="2023-02-02T10:03:00Z">
        <w:r>
          <w:rPr>
            <w:rFonts w:asciiTheme="minorHAnsi" w:eastAsia="Times New Roman" w:hAnsiTheme="minorHAnsi" w:cstheme="minorHAnsi"/>
            <w:szCs w:val="20"/>
            <w:lang w:val="en-US" w:eastAsia="zh-CN"/>
          </w:rPr>
          <w:t xml:space="preserve"> data model defined along with the target data platform</w:t>
        </w:r>
      </w:ins>
    </w:p>
    <w:p w14:paraId="18FF87AB" w14:textId="318AC5E5" w:rsidR="00827D90" w:rsidRDefault="00827D90" w:rsidP="00827D90">
      <w:pPr>
        <w:pStyle w:val="ListParagraph"/>
        <w:numPr>
          <w:ilvl w:val="0"/>
          <w:numId w:val="46"/>
        </w:numPr>
        <w:rPr>
          <w:ins w:id="481" w:author="Kelvin Wong Kin" w:date="2023-02-02T10:26:00Z"/>
          <w:rFonts w:asciiTheme="minorHAnsi" w:eastAsia="Times New Roman" w:hAnsiTheme="minorHAnsi" w:cstheme="minorHAnsi"/>
          <w:szCs w:val="20"/>
          <w:lang w:val="en-US" w:eastAsia="zh-CN"/>
        </w:rPr>
      </w:pPr>
      <w:ins w:id="482" w:author="Kelvin Wong Kin" w:date="2023-02-02T10:06:00Z">
        <w:r>
          <w:rPr>
            <w:rFonts w:asciiTheme="minorHAnsi" w:eastAsia="Times New Roman" w:hAnsiTheme="minorHAnsi" w:cstheme="minorHAnsi"/>
            <w:szCs w:val="20"/>
            <w:lang w:val="en-US" w:eastAsia="zh-CN"/>
          </w:rPr>
          <w:lastRenderedPageBreak/>
          <w:t>ODS shall be the source of truth of operational dat</w:t>
        </w:r>
      </w:ins>
      <w:ins w:id="483" w:author="Kelvin Wong Kin" w:date="2023-02-02T10:07:00Z">
        <w:r>
          <w:rPr>
            <w:rFonts w:asciiTheme="minorHAnsi" w:eastAsia="Times New Roman" w:hAnsiTheme="minorHAnsi" w:cstheme="minorHAnsi"/>
            <w:szCs w:val="20"/>
            <w:lang w:val="en-US" w:eastAsia="zh-CN"/>
          </w:rPr>
          <w:t>a, i.e., d</w:t>
        </w:r>
      </w:ins>
      <w:ins w:id="484" w:author="Kelvin Wong Kin" w:date="2023-02-02T10:05:00Z">
        <w:r>
          <w:rPr>
            <w:rFonts w:asciiTheme="minorHAnsi" w:eastAsia="Times New Roman" w:hAnsiTheme="minorHAnsi" w:cstheme="minorHAnsi"/>
            <w:szCs w:val="20"/>
            <w:lang w:val="en-US" w:eastAsia="zh-CN"/>
          </w:rPr>
          <w:t>ata readiness of ODS shall be</w:t>
        </w:r>
      </w:ins>
      <w:ins w:id="485" w:author="Kelvin Wong Kin" w:date="2023-02-02T10:06:00Z">
        <w:r>
          <w:rPr>
            <w:rFonts w:asciiTheme="minorHAnsi" w:eastAsia="Times New Roman" w:hAnsiTheme="minorHAnsi" w:cstheme="minorHAnsi"/>
            <w:szCs w:val="20"/>
            <w:lang w:val="en-US" w:eastAsia="zh-CN"/>
          </w:rPr>
          <w:t xml:space="preserve"> same as underlying source systems</w:t>
        </w:r>
      </w:ins>
      <w:ins w:id="486" w:author="Kelvin Wong Kin" w:date="2023-02-02T10:07:00Z">
        <w:r>
          <w:rPr>
            <w:rFonts w:asciiTheme="minorHAnsi" w:eastAsia="Times New Roman" w:hAnsiTheme="minorHAnsi" w:cstheme="minorHAnsi"/>
            <w:szCs w:val="20"/>
            <w:lang w:val="en-US" w:eastAsia="zh-CN"/>
          </w:rPr>
          <w:t xml:space="preserve"> which imply that real-time data synchronization is required to establish from source systems to ODS</w:t>
        </w:r>
      </w:ins>
    </w:p>
    <w:p w14:paraId="33D6B48A" w14:textId="2220DB9A" w:rsidR="00FD5736" w:rsidRDefault="00FD5736" w:rsidP="00827D90">
      <w:pPr>
        <w:pStyle w:val="ListParagraph"/>
        <w:numPr>
          <w:ilvl w:val="0"/>
          <w:numId w:val="46"/>
        </w:numPr>
        <w:rPr>
          <w:ins w:id="487" w:author="Kelvin Wong Kin" w:date="2023-02-02T10:07:00Z"/>
          <w:rFonts w:asciiTheme="minorHAnsi" w:eastAsia="Times New Roman" w:hAnsiTheme="minorHAnsi" w:cstheme="minorHAnsi"/>
          <w:szCs w:val="20"/>
          <w:lang w:val="en-US" w:eastAsia="zh-CN"/>
        </w:rPr>
      </w:pPr>
      <w:ins w:id="488" w:author="Kelvin Wong Kin" w:date="2023-02-02T10:26:00Z">
        <w:r>
          <w:rPr>
            <w:rFonts w:asciiTheme="minorHAnsi" w:eastAsia="Times New Roman" w:hAnsiTheme="minorHAnsi" w:cstheme="minorHAnsi"/>
            <w:szCs w:val="20"/>
            <w:lang w:val="en-US" w:eastAsia="zh-CN"/>
          </w:rPr>
          <w:t>As a</w:t>
        </w:r>
      </w:ins>
      <w:ins w:id="489" w:author="Kelvin Wong Kin" w:date="2023-02-02T10:27:00Z">
        <w:r>
          <w:rPr>
            <w:rFonts w:asciiTheme="minorHAnsi" w:eastAsia="Times New Roman" w:hAnsiTheme="minorHAnsi" w:cstheme="minorHAnsi"/>
            <w:szCs w:val="20"/>
            <w:lang w:val="en-US" w:eastAsia="zh-CN"/>
          </w:rPr>
          <w:t xml:space="preserve"> standardized data layer of source of truth, </w:t>
        </w:r>
      </w:ins>
      <w:ins w:id="490" w:author="Kelvin Wong Kin" w:date="2023-02-02T10:26:00Z">
        <w:r>
          <w:rPr>
            <w:rFonts w:asciiTheme="minorHAnsi" w:eastAsia="Times New Roman" w:hAnsiTheme="minorHAnsi" w:cstheme="minorHAnsi"/>
            <w:szCs w:val="20"/>
            <w:lang w:val="en-US" w:eastAsia="zh-CN"/>
          </w:rPr>
          <w:t>ODS is intended to</w:t>
        </w:r>
      </w:ins>
      <w:ins w:id="491" w:author="Kelvin Wong Kin" w:date="2023-02-02T10:27:00Z">
        <w:r>
          <w:rPr>
            <w:rFonts w:asciiTheme="minorHAnsi" w:eastAsia="Times New Roman" w:hAnsiTheme="minorHAnsi" w:cstheme="minorHAnsi"/>
            <w:szCs w:val="20"/>
            <w:lang w:val="en-US" w:eastAsia="zh-CN"/>
          </w:rPr>
          <w:t xml:space="preserve"> replace the various data synchronization from core system to channel applications</w:t>
        </w:r>
      </w:ins>
      <w:ins w:id="492" w:author="Kelvin Wong Kin" w:date="2023-02-02T10:28:00Z">
        <w:r>
          <w:rPr>
            <w:rFonts w:asciiTheme="minorHAnsi" w:eastAsia="Times New Roman" w:hAnsiTheme="minorHAnsi" w:cstheme="minorHAnsi"/>
            <w:szCs w:val="20"/>
            <w:lang w:val="en-US" w:eastAsia="zh-CN"/>
          </w:rPr>
          <w:t>, so ODS shall target to enable necessary data to fulfil functional need</w:t>
        </w:r>
        <w:r w:rsidR="00023C7B">
          <w:rPr>
            <w:rFonts w:asciiTheme="minorHAnsi" w:eastAsia="Times New Roman" w:hAnsiTheme="minorHAnsi" w:cstheme="minorHAnsi"/>
            <w:szCs w:val="20"/>
            <w:lang w:val="en-US" w:eastAsia="zh-CN"/>
          </w:rPr>
          <w:t xml:space="preserve"> of all channel applications</w:t>
        </w:r>
      </w:ins>
    </w:p>
    <w:p w14:paraId="6B56EEE1" w14:textId="3383330A" w:rsidR="00827D90" w:rsidRDefault="001B6BF2" w:rsidP="00827D90">
      <w:pPr>
        <w:pStyle w:val="ListParagraph"/>
        <w:numPr>
          <w:ilvl w:val="0"/>
          <w:numId w:val="46"/>
        </w:numPr>
        <w:rPr>
          <w:ins w:id="493" w:author="Kelvin Wong Kin" w:date="2023-02-02T10:44:00Z"/>
          <w:rFonts w:asciiTheme="minorHAnsi" w:eastAsia="Times New Roman" w:hAnsiTheme="minorHAnsi" w:cstheme="minorHAnsi"/>
          <w:szCs w:val="20"/>
          <w:lang w:val="en-US" w:eastAsia="zh-CN"/>
        </w:rPr>
      </w:pPr>
      <w:ins w:id="494" w:author="Kelvin Wong Kin" w:date="2023-02-02T10:10:00Z">
        <w:r>
          <w:rPr>
            <w:rFonts w:asciiTheme="minorHAnsi" w:eastAsia="Times New Roman" w:hAnsiTheme="minorHAnsi" w:cstheme="minorHAnsi"/>
            <w:szCs w:val="20"/>
            <w:lang w:val="en-US" w:eastAsia="zh-CN"/>
          </w:rPr>
          <w:t xml:space="preserve">ODS shall be “read-only” from channels’ perspective, i.e., it shall </w:t>
        </w:r>
      </w:ins>
      <w:ins w:id="495" w:author="Kelvin Wong Kin" w:date="2023-02-02T10:11:00Z">
        <w:r>
          <w:rPr>
            <w:rFonts w:asciiTheme="minorHAnsi" w:eastAsia="Times New Roman" w:hAnsiTheme="minorHAnsi" w:cstheme="minorHAnsi"/>
            <w:szCs w:val="20"/>
            <w:lang w:val="en-US" w:eastAsia="zh-CN"/>
          </w:rPr>
          <w:t xml:space="preserve">enable only inquiry APIs </w:t>
        </w:r>
      </w:ins>
      <w:ins w:id="496" w:author="Kelvin Wong Kin" w:date="2023-02-02T10:15:00Z">
        <w:r>
          <w:rPr>
            <w:rFonts w:asciiTheme="minorHAnsi" w:eastAsia="Times New Roman" w:hAnsiTheme="minorHAnsi" w:cstheme="minorHAnsi"/>
            <w:szCs w:val="20"/>
            <w:lang w:val="en-US" w:eastAsia="zh-CN"/>
          </w:rPr>
          <w:t xml:space="preserve">(as described in section </w:t>
        </w:r>
      </w:ins>
      <w:ins w:id="497" w:author="Kelvin Wong Kin" w:date="2023-02-02T10:16:00Z">
        <w:r>
          <w:rPr>
            <w:rFonts w:asciiTheme="minorHAnsi" w:eastAsia="Times New Roman" w:hAnsiTheme="minorHAnsi" w:cstheme="minorHAnsi"/>
            <w:szCs w:val="20"/>
            <w:lang w:val="en-US" w:eastAsia="zh-CN"/>
          </w:rPr>
          <w:t>2.1.2.1</w:t>
        </w:r>
      </w:ins>
      <w:ins w:id="498" w:author="Kelvin Wong Kin" w:date="2023-02-02T10:15:00Z">
        <w:r>
          <w:rPr>
            <w:rFonts w:asciiTheme="minorHAnsi" w:eastAsia="Times New Roman" w:hAnsiTheme="minorHAnsi" w:cstheme="minorHAnsi"/>
            <w:szCs w:val="20"/>
            <w:lang w:val="en-US" w:eastAsia="zh-CN"/>
          </w:rPr>
          <w:t xml:space="preserve">) </w:t>
        </w:r>
      </w:ins>
      <w:ins w:id="499" w:author="Kelvin Wong Kin" w:date="2023-02-02T10:11:00Z">
        <w:r>
          <w:rPr>
            <w:rFonts w:asciiTheme="minorHAnsi" w:eastAsia="Times New Roman" w:hAnsiTheme="minorHAnsi" w:cstheme="minorHAnsi"/>
            <w:szCs w:val="20"/>
            <w:lang w:val="en-US" w:eastAsia="zh-CN"/>
          </w:rPr>
          <w:t>to serve multiple channels for their operational need</w:t>
        </w:r>
      </w:ins>
    </w:p>
    <w:p w14:paraId="4B49E544" w14:textId="01DC83E0" w:rsidR="00590C9B" w:rsidRDefault="00590C9B" w:rsidP="00827D90">
      <w:pPr>
        <w:pStyle w:val="ListParagraph"/>
        <w:numPr>
          <w:ilvl w:val="0"/>
          <w:numId w:val="46"/>
        </w:numPr>
        <w:rPr>
          <w:ins w:id="500" w:author="Kelvin Wong Kin" w:date="2023-02-02T10:53:00Z"/>
          <w:rFonts w:asciiTheme="minorHAnsi" w:eastAsia="Times New Roman" w:hAnsiTheme="minorHAnsi" w:cstheme="minorHAnsi"/>
          <w:szCs w:val="20"/>
          <w:lang w:val="en-US" w:eastAsia="zh-CN"/>
        </w:rPr>
      </w:pPr>
      <w:ins w:id="501" w:author="Kelvin Wong Kin" w:date="2023-02-02T10:44:00Z">
        <w:r>
          <w:rPr>
            <w:rFonts w:asciiTheme="minorHAnsi" w:eastAsia="Times New Roman" w:hAnsiTheme="minorHAnsi" w:cstheme="minorHAnsi"/>
            <w:szCs w:val="20"/>
            <w:lang w:val="en-US" w:eastAsia="zh-CN"/>
          </w:rPr>
          <w:t>Customer 360</w:t>
        </w:r>
      </w:ins>
      <w:ins w:id="502" w:author="Kelvin Wong Kin" w:date="2023-02-02T10:45:00Z">
        <w:r>
          <w:rPr>
            <w:rFonts w:asciiTheme="minorHAnsi" w:eastAsia="Times New Roman" w:hAnsiTheme="minorHAnsi" w:cstheme="minorHAnsi"/>
            <w:szCs w:val="20"/>
            <w:lang w:val="en-US" w:eastAsia="zh-CN"/>
          </w:rPr>
          <w:t xml:space="preserve"> Data Store shall be positioned as source</w:t>
        </w:r>
      </w:ins>
      <w:ins w:id="503" w:author="Kelvin Wong Kin" w:date="2023-02-02T10:46:00Z">
        <w:r>
          <w:rPr>
            <w:rFonts w:asciiTheme="minorHAnsi" w:eastAsia="Times New Roman" w:hAnsiTheme="minorHAnsi" w:cstheme="minorHAnsi"/>
            <w:szCs w:val="20"/>
            <w:lang w:val="en-US" w:eastAsia="zh-CN"/>
          </w:rPr>
          <w:t xml:space="preserve"> of truth for</w:t>
        </w:r>
      </w:ins>
      <w:ins w:id="504" w:author="Kelvin Wong Kin" w:date="2023-02-02T10:47:00Z">
        <w:r>
          <w:rPr>
            <w:rFonts w:asciiTheme="minorHAnsi" w:eastAsia="Times New Roman" w:hAnsiTheme="minorHAnsi" w:cstheme="minorHAnsi"/>
            <w:szCs w:val="20"/>
            <w:lang w:val="en-US" w:eastAsia="zh-CN"/>
          </w:rPr>
          <w:t xml:space="preserve"> key attributes of</w:t>
        </w:r>
      </w:ins>
      <w:ins w:id="505" w:author="Kelvin Wong Kin" w:date="2023-02-02T10:46:00Z">
        <w:r>
          <w:rPr>
            <w:rFonts w:asciiTheme="minorHAnsi" w:eastAsia="Times New Roman" w:hAnsiTheme="minorHAnsi" w:cstheme="minorHAnsi"/>
            <w:szCs w:val="20"/>
            <w:lang w:val="en-US" w:eastAsia="zh-CN"/>
          </w:rPr>
          <w:t xml:space="preserve"> customer’s demographic, transactions, </w:t>
        </w:r>
      </w:ins>
      <w:ins w:id="506" w:author="Kelvin Wong Kin" w:date="2023-02-02T10:47:00Z">
        <w:r>
          <w:rPr>
            <w:rFonts w:asciiTheme="minorHAnsi" w:eastAsia="Times New Roman" w:hAnsiTheme="minorHAnsi" w:cstheme="minorHAnsi"/>
            <w:szCs w:val="20"/>
            <w:lang w:val="en-US" w:eastAsia="zh-CN"/>
          </w:rPr>
          <w:t>behavior and interaction data</w:t>
        </w:r>
      </w:ins>
      <w:ins w:id="507" w:author="Kelvin Wong Kin" w:date="2023-02-02T10:49:00Z">
        <w:r>
          <w:rPr>
            <w:rFonts w:asciiTheme="minorHAnsi" w:eastAsia="Times New Roman" w:hAnsiTheme="minorHAnsi" w:cstheme="minorHAnsi"/>
            <w:szCs w:val="20"/>
            <w:lang w:val="en-US" w:eastAsia="zh-CN"/>
          </w:rPr>
          <w:t>. I</w:t>
        </w:r>
      </w:ins>
      <w:ins w:id="508" w:author="Kelvin Wong Kin" w:date="2023-02-02T10:47:00Z">
        <w:r>
          <w:rPr>
            <w:rFonts w:asciiTheme="minorHAnsi" w:eastAsia="Times New Roman" w:hAnsiTheme="minorHAnsi" w:cstheme="minorHAnsi"/>
            <w:szCs w:val="20"/>
            <w:lang w:val="en-US" w:eastAsia="zh-CN"/>
          </w:rPr>
          <w:t xml:space="preserve">t does not </w:t>
        </w:r>
      </w:ins>
      <w:ins w:id="509" w:author="Kelvin Wong Kin" w:date="2023-02-02T10:48:00Z">
        <w:r>
          <w:rPr>
            <w:rFonts w:asciiTheme="minorHAnsi" w:eastAsia="Times New Roman" w:hAnsiTheme="minorHAnsi" w:cstheme="minorHAnsi"/>
            <w:szCs w:val="20"/>
            <w:lang w:val="en-US" w:eastAsia="zh-CN"/>
          </w:rPr>
          <w:t>contain full set of these data but shall</w:t>
        </w:r>
      </w:ins>
      <w:ins w:id="510" w:author="Kelvin Wong Kin" w:date="2023-02-02T10:49:00Z">
        <w:r>
          <w:rPr>
            <w:rFonts w:asciiTheme="minorHAnsi" w:eastAsia="Times New Roman" w:hAnsiTheme="minorHAnsi" w:cstheme="minorHAnsi"/>
            <w:szCs w:val="20"/>
            <w:lang w:val="en-US" w:eastAsia="zh-CN"/>
          </w:rPr>
          <w:t xml:space="preserve"> have mechanism to link up these data from the source </w:t>
        </w:r>
      </w:ins>
      <w:ins w:id="511" w:author="Kelvin Wong Kin" w:date="2023-02-02T10:50:00Z">
        <w:r>
          <w:rPr>
            <w:rFonts w:asciiTheme="minorHAnsi" w:eastAsia="Times New Roman" w:hAnsiTheme="minorHAnsi" w:cstheme="minorHAnsi"/>
            <w:szCs w:val="20"/>
            <w:lang w:val="en-US" w:eastAsia="zh-CN"/>
          </w:rPr>
          <w:t>system</w:t>
        </w:r>
      </w:ins>
      <w:ins w:id="512" w:author="Kelvin Wong Kin" w:date="2023-02-02T10:49:00Z">
        <w:r>
          <w:rPr>
            <w:rFonts w:asciiTheme="minorHAnsi" w:eastAsia="Times New Roman" w:hAnsiTheme="minorHAnsi" w:cstheme="minorHAnsi"/>
            <w:szCs w:val="20"/>
            <w:lang w:val="en-US" w:eastAsia="zh-CN"/>
          </w:rPr>
          <w:t xml:space="preserve"> of corresponding data</w:t>
        </w:r>
      </w:ins>
      <w:ins w:id="513" w:author="Kelvin Wong Kin" w:date="2023-02-02T10:48:00Z">
        <w:r>
          <w:rPr>
            <w:rFonts w:asciiTheme="minorHAnsi" w:eastAsia="Times New Roman" w:hAnsiTheme="minorHAnsi" w:cstheme="minorHAnsi"/>
            <w:szCs w:val="20"/>
            <w:lang w:val="en-US" w:eastAsia="zh-CN"/>
          </w:rPr>
          <w:t xml:space="preserve"> </w:t>
        </w:r>
      </w:ins>
      <w:ins w:id="514" w:author="Kelvin Wong Kin" w:date="2023-02-02T10:50:00Z">
        <w:r>
          <w:rPr>
            <w:rFonts w:asciiTheme="minorHAnsi" w:eastAsia="Times New Roman" w:hAnsiTheme="minorHAnsi" w:cstheme="minorHAnsi"/>
            <w:szCs w:val="20"/>
            <w:lang w:val="en-US" w:eastAsia="zh-CN"/>
          </w:rPr>
          <w:t>(e.g., interaction data from CRM, transaction data from ODS etc.)</w:t>
        </w:r>
      </w:ins>
    </w:p>
    <w:p w14:paraId="03BBD63C" w14:textId="5D4AC9E6" w:rsidR="00564EFE" w:rsidRPr="00827D90" w:rsidRDefault="00564EFE" w:rsidP="00827D90">
      <w:pPr>
        <w:pStyle w:val="ListParagraph"/>
        <w:numPr>
          <w:ilvl w:val="0"/>
          <w:numId w:val="46"/>
        </w:numPr>
        <w:rPr>
          <w:ins w:id="515" w:author="Kelvin Wong Kin" w:date="2023-02-02T09:58:00Z"/>
          <w:rFonts w:asciiTheme="minorHAnsi" w:eastAsia="Times New Roman" w:hAnsiTheme="minorHAnsi" w:cstheme="minorHAnsi"/>
          <w:szCs w:val="20"/>
          <w:lang w:val="en-US" w:eastAsia="zh-CN"/>
          <w:rPrChange w:id="516" w:author="Kelvin Wong Kin" w:date="2023-02-02T10:03:00Z">
            <w:rPr>
              <w:ins w:id="517" w:author="Kelvin Wong Kin" w:date="2023-02-02T09:58:00Z"/>
              <w:lang w:val="en-US" w:eastAsia="zh-CN"/>
            </w:rPr>
          </w:rPrChange>
        </w:rPr>
        <w:pPrChange w:id="518" w:author="Kelvin Wong Kin" w:date="2023-02-02T10:03:00Z">
          <w:pPr/>
        </w:pPrChange>
      </w:pPr>
      <w:ins w:id="519" w:author="Kelvin Wong Kin" w:date="2023-02-02T10:53:00Z">
        <w:r>
          <w:rPr>
            <w:rFonts w:asciiTheme="minorHAnsi" w:eastAsia="Times New Roman" w:hAnsiTheme="minorHAnsi" w:cstheme="minorHAnsi"/>
            <w:szCs w:val="20"/>
            <w:lang w:val="en-US" w:eastAsia="zh-CN"/>
          </w:rPr>
          <w:t xml:space="preserve">Customer 360 Data Store shall be </w:t>
        </w:r>
      </w:ins>
      <w:ins w:id="520" w:author="Kelvin Wong Kin" w:date="2023-02-02T10:54:00Z">
        <w:r>
          <w:rPr>
            <w:rFonts w:asciiTheme="minorHAnsi" w:eastAsia="Times New Roman" w:hAnsiTheme="minorHAnsi" w:cstheme="minorHAnsi"/>
            <w:szCs w:val="20"/>
            <w:lang w:val="en-US" w:eastAsia="zh-CN"/>
          </w:rPr>
          <w:t xml:space="preserve">part of the </w:t>
        </w:r>
      </w:ins>
      <w:ins w:id="521" w:author="Kelvin Wong Kin" w:date="2023-02-02T10:59:00Z">
        <w:r>
          <w:rPr>
            <w:rFonts w:asciiTheme="minorHAnsi" w:eastAsia="Times New Roman" w:hAnsiTheme="minorHAnsi" w:cstheme="minorHAnsi"/>
            <w:szCs w:val="20"/>
            <w:lang w:val="en-US" w:eastAsia="zh-CN"/>
          </w:rPr>
          <w:t>customer onboarding</w:t>
        </w:r>
      </w:ins>
      <w:ins w:id="522" w:author="Kelvin Wong Kin" w:date="2023-02-02T10:54:00Z">
        <w:r>
          <w:rPr>
            <w:rFonts w:asciiTheme="minorHAnsi" w:eastAsia="Times New Roman" w:hAnsiTheme="minorHAnsi" w:cstheme="minorHAnsi"/>
            <w:szCs w:val="20"/>
            <w:lang w:val="en-US" w:eastAsia="zh-CN"/>
          </w:rPr>
          <w:t xml:space="preserve"> process</w:t>
        </w:r>
      </w:ins>
      <w:ins w:id="523" w:author="Kelvin Wong Kin" w:date="2023-02-02T10:59:00Z">
        <w:r>
          <w:rPr>
            <w:rFonts w:asciiTheme="minorHAnsi" w:eastAsia="Times New Roman" w:hAnsiTheme="minorHAnsi" w:cstheme="minorHAnsi"/>
            <w:szCs w:val="20"/>
            <w:lang w:val="en-US" w:eastAsia="zh-CN"/>
          </w:rPr>
          <w:t xml:space="preserve"> (</w:t>
        </w:r>
      </w:ins>
      <w:ins w:id="524" w:author="Kelvin Wong Kin" w:date="2023-02-02T11:00:00Z">
        <w:r>
          <w:rPr>
            <w:rFonts w:asciiTheme="minorHAnsi" w:eastAsia="Times New Roman" w:hAnsiTheme="minorHAnsi" w:cstheme="minorHAnsi"/>
            <w:szCs w:val="20"/>
            <w:lang w:val="en-US" w:eastAsia="zh-CN"/>
          </w:rPr>
          <w:t>e.g.,</w:t>
        </w:r>
      </w:ins>
      <w:ins w:id="525" w:author="Kelvin Wong Kin" w:date="2023-02-02T10:59:00Z">
        <w:r>
          <w:rPr>
            <w:rFonts w:asciiTheme="minorHAnsi" w:eastAsia="Times New Roman" w:hAnsiTheme="minorHAnsi" w:cstheme="minorHAnsi"/>
            <w:szCs w:val="20"/>
            <w:lang w:val="en-US" w:eastAsia="zh-CN"/>
          </w:rPr>
          <w:t xml:space="preserve"> from POS during NB application)</w:t>
        </w:r>
      </w:ins>
      <w:ins w:id="526" w:author="Kelvin Wong Kin" w:date="2023-02-02T10:54:00Z">
        <w:r>
          <w:rPr>
            <w:rFonts w:asciiTheme="minorHAnsi" w:eastAsia="Times New Roman" w:hAnsiTheme="minorHAnsi" w:cstheme="minorHAnsi"/>
            <w:szCs w:val="20"/>
            <w:lang w:val="en-US" w:eastAsia="zh-CN"/>
          </w:rPr>
          <w:t xml:space="preserve"> to register the single customer identity al</w:t>
        </w:r>
      </w:ins>
      <w:ins w:id="527" w:author="Kelvin Wong Kin" w:date="2023-02-02T10:55:00Z">
        <w:r>
          <w:rPr>
            <w:rFonts w:asciiTheme="minorHAnsi" w:eastAsia="Times New Roman" w:hAnsiTheme="minorHAnsi" w:cstheme="minorHAnsi"/>
            <w:szCs w:val="20"/>
            <w:lang w:val="en-US" w:eastAsia="zh-CN"/>
          </w:rPr>
          <w:t xml:space="preserve">ong with </w:t>
        </w:r>
        <w:proofErr w:type="spellStart"/>
        <w:r>
          <w:rPr>
            <w:rFonts w:asciiTheme="minorHAnsi" w:eastAsia="Times New Roman" w:hAnsiTheme="minorHAnsi" w:cstheme="minorHAnsi"/>
            <w:szCs w:val="20"/>
            <w:lang w:val="en-US" w:eastAsia="zh-CN"/>
          </w:rPr>
          <w:t>FTLife’s</w:t>
        </w:r>
        <w:proofErr w:type="spellEnd"/>
        <w:r>
          <w:rPr>
            <w:rFonts w:asciiTheme="minorHAnsi" w:eastAsia="Times New Roman" w:hAnsiTheme="minorHAnsi" w:cstheme="minorHAnsi"/>
            <w:szCs w:val="20"/>
            <w:lang w:val="en-US" w:eastAsia="zh-CN"/>
          </w:rPr>
          <w:t xml:space="preserve"> business defined customer identification attributes</w:t>
        </w:r>
      </w:ins>
    </w:p>
    <w:p w14:paraId="4AC96082" w14:textId="64030306" w:rsidR="00827D90" w:rsidRDefault="00827D90" w:rsidP="00961AFF">
      <w:pPr>
        <w:rPr>
          <w:ins w:id="528" w:author="Kelvin Wong Kin" w:date="2023-02-02T10:16:00Z"/>
          <w:rFonts w:asciiTheme="minorHAnsi" w:eastAsia="Times New Roman" w:hAnsiTheme="minorHAnsi" w:cstheme="minorHAnsi"/>
          <w:szCs w:val="20"/>
          <w:lang w:val="en-US" w:eastAsia="zh-CN"/>
        </w:rPr>
      </w:pPr>
    </w:p>
    <w:p w14:paraId="51EFA9BA" w14:textId="77777777" w:rsidR="00564EFE" w:rsidRDefault="00564EFE" w:rsidP="001B6BF2">
      <w:pPr>
        <w:rPr>
          <w:ins w:id="529" w:author="Kelvin Wong Kin" w:date="2023-02-02T10:53:00Z"/>
          <w:rFonts w:asciiTheme="minorHAnsi" w:eastAsia="Times New Roman" w:hAnsiTheme="minorHAnsi" w:cstheme="minorHAnsi"/>
          <w:b/>
          <w:bCs/>
          <w:szCs w:val="20"/>
          <w:lang w:val="en-US" w:eastAsia="zh-CN"/>
        </w:rPr>
      </w:pPr>
    </w:p>
    <w:p w14:paraId="5F20A165" w14:textId="77777777" w:rsidR="00564EFE" w:rsidRDefault="00564EFE" w:rsidP="001B6BF2">
      <w:pPr>
        <w:rPr>
          <w:ins w:id="530" w:author="Kelvin Wong Kin" w:date="2023-02-02T10:53:00Z"/>
          <w:rFonts w:asciiTheme="minorHAnsi" w:eastAsia="Times New Roman" w:hAnsiTheme="minorHAnsi" w:cstheme="minorHAnsi"/>
          <w:b/>
          <w:bCs/>
          <w:szCs w:val="20"/>
          <w:lang w:val="en-US" w:eastAsia="zh-CN"/>
        </w:rPr>
      </w:pPr>
    </w:p>
    <w:p w14:paraId="00FECE6B" w14:textId="393FA29B" w:rsidR="001B6BF2" w:rsidRPr="00725CCD" w:rsidRDefault="001B6BF2" w:rsidP="001B6BF2">
      <w:pPr>
        <w:rPr>
          <w:ins w:id="531" w:author="Kelvin Wong Kin" w:date="2023-02-02T10:18:00Z"/>
          <w:rFonts w:asciiTheme="minorHAnsi" w:eastAsia="Times New Roman" w:hAnsiTheme="minorHAnsi" w:cstheme="minorHAnsi"/>
          <w:b/>
          <w:bCs/>
          <w:szCs w:val="20"/>
          <w:lang w:val="en-US" w:eastAsia="zh-CN"/>
        </w:rPr>
      </w:pPr>
      <w:ins w:id="532" w:author="Kelvin Wong Kin" w:date="2023-02-02T10:18:00Z">
        <w:r w:rsidRPr="00725CCD">
          <w:rPr>
            <w:rFonts w:asciiTheme="minorHAnsi" w:eastAsia="Times New Roman" w:hAnsiTheme="minorHAnsi" w:cstheme="minorHAnsi"/>
            <w:b/>
            <w:bCs/>
            <w:szCs w:val="20"/>
            <w:lang w:val="en-US" w:eastAsia="zh-CN"/>
          </w:rPr>
          <w:t>List of Data sources</w:t>
        </w:r>
        <w:r>
          <w:rPr>
            <w:rFonts w:asciiTheme="minorHAnsi" w:eastAsia="Times New Roman" w:hAnsiTheme="minorHAnsi" w:cstheme="minorHAnsi"/>
            <w:b/>
            <w:bCs/>
            <w:szCs w:val="20"/>
            <w:lang w:val="en-US" w:eastAsia="zh-CN"/>
          </w:rPr>
          <w:t xml:space="preserve"> for ODS</w:t>
        </w:r>
        <w:r w:rsidRPr="00725CCD">
          <w:rPr>
            <w:rFonts w:asciiTheme="minorHAnsi" w:eastAsia="Times New Roman" w:hAnsiTheme="minorHAnsi" w:cstheme="minorHAnsi"/>
            <w:b/>
            <w:bCs/>
            <w:szCs w:val="20"/>
            <w:lang w:val="en-US" w:eastAsia="zh-CN"/>
          </w:rPr>
          <w:t xml:space="preserve"> </w:t>
        </w:r>
      </w:ins>
      <w:ins w:id="533" w:author="Kelvin Wong Kin" w:date="2023-02-02T10:59:00Z">
        <w:r w:rsidR="00564EFE">
          <w:rPr>
            <w:rFonts w:asciiTheme="minorHAnsi" w:eastAsia="Times New Roman" w:hAnsiTheme="minorHAnsi" w:cstheme="minorHAnsi"/>
            <w:b/>
            <w:bCs/>
            <w:szCs w:val="20"/>
            <w:lang w:val="en-US" w:eastAsia="zh-CN"/>
          </w:rPr>
          <w:t>&amp; Customer 360 Data Store</w:t>
        </w:r>
      </w:ins>
    </w:p>
    <w:p w14:paraId="4A418A41" w14:textId="77777777" w:rsidR="001B6BF2" w:rsidRPr="00725CCD" w:rsidRDefault="001B6BF2" w:rsidP="001B6BF2">
      <w:pPr>
        <w:rPr>
          <w:ins w:id="534" w:author="Kelvin Wong Kin" w:date="2023-02-02T10:18:00Z"/>
          <w:rFonts w:asciiTheme="minorHAnsi" w:eastAsia="Times New Roman" w:hAnsiTheme="minorHAnsi" w:cstheme="minorHAnsi"/>
          <w:b/>
          <w:bCs/>
          <w:szCs w:val="20"/>
          <w:lang w:val="en-US" w:eastAsia="zh-CN"/>
        </w:rPr>
      </w:pPr>
    </w:p>
    <w:tbl>
      <w:tblPr>
        <w:tblStyle w:val="TableGrid"/>
        <w:tblW w:w="0" w:type="auto"/>
        <w:tblLook w:val="04A0" w:firstRow="1" w:lastRow="0" w:firstColumn="1" w:lastColumn="0" w:noHBand="0" w:noVBand="1"/>
      </w:tblPr>
      <w:tblGrid>
        <w:gridCol w:w="1272"/>
        <w:gridCol w:w="6463"/>
      </w:tblGrid>
      <w:tr w:rsidR="001B6BF2" w:rsidRPr="00725CCD" w14:paraId="6CAB95A7" w14:textId="77777777" w:rsidTr="00E14929">
        <w:trPr>
          <w:tblHeader/>
          <w:ins w:id="535" w:author="Kelvin Wong Kin" w:date="2023-02-02T10:18:00Z"/>
        </w:trPr>
        <w:tc>
          <w:tcPr>
            <w:tcW w:w="1272" w:type="dxa"/>
            <w:shd w:val="clear" w:color="auto" w:fill="BDD6EE" w:themeFill="accent1" w:themeFillTint="66"/>
          </w:tcPr>
          <w:p w14:paraId="4F61BFF9" w14:textId="77777777" w:rsidR="001B6BF2" w:rsidRPr="00E7242D" w:rsidRDefault="001B6BF2" w:rsidP="00E14929">
            <w:pPr>
              <w:rPr>
                <w:ins w:id="536" w:author="Kelvin Wong Kin" w:date="2023-02-02T10:18:00Z"/>
                <w:rFonts w:asciiTheme="minorHAnsi" w:eastAsia="Times New Roman" w:hAnsiTheme="minorHAnsi" w:cstheme="minorHAnsi"/>
                <w:b/>
                <w:bCs/>
                <w:sz w:val="18"/>
                <w:szCs w:val="16"/>
                <w:lang w:val="en-US" w:eastAsia="zh-CN"/>
              </w:rPr>
            </w:pPr>
            <w:ins w:id="537" w:author="Kelvin Wong Kin" w:date="2023-02-02T10:18:00Z">
              <w:r w:rsidRPr="00E7242D">
                <w:rPr>
                  <w:rFonts w:asciiTheme="minorHAnsi" w:eastAsia="Times New Roman" w:hAnsiTheme="minorHAnsi" w:cstheme="minorHAnsi"/>
                  <w:b/>
                  <w:bCs/>
                  <w:sz w:val="18"/>
                  <w:szCs w:val="16"/>
                  <w:lang w:val="en-US" w:eastAsia="zh-CN"/>
                </w:rPr>
                <w:t>System</w:t>
              </w:r>
            </w:ins>
          </w:p>
        </w:tc>
        <w:tc>
          <w:tcPr>
            <w:tcW w:w="6463" w:type="dxa"/>
            <w:shd w:val="clear" w:color="auto" w:fill="BDD6EE" w:themeFill="accent1" w:themeFillTint="66"/>
          </w:tcPr>
          <w:p w14:paraId="740E8906" w14:textId="77777777" w:rsidR="001B6BF2" w:rsidRPr="00E7242D" w:rsidRDefault="001B6BF2" w:rsidP="00E14929">
            <w:pPr>
              <w:rPr>
                <w:ins w:id="538" w:author="Kelvin Wong Kin" w:date="2023-02-02T10:18:00Z"/>
                <w:rFonts w:asciiTheme="minorHAnsi" w:eastAsia="Times New Roman" w:hAnsiTheme="minorHAnsi" w:cstheme="minorHAnsi"/>
                <w:b/>
                <w:bCs/>
                <w:sz w:val="18"/>
                <w:szCs w:val="16"/>
                <w:lang w:val="en-US" w:eastAsia="zh-CN"/>
              </w:rPr>
            </w:pPr>
            <w:ins w:id="539" w:author="Kelvin Wong Kin" w:date="2023-02-02T10:18:00Z">
              <w:r w:rsidRPr="00E7242D">
                <w:rPr>
                  <w:rFonts w:asciiTheme="minorHAnsi" w:eastAsia="Times New Roman" w:hAnsiTheme="minorHAnsi" w:cstheme="minorHAnsi"/>
                  <w:b/>
                  <w:bCs/>
                  <w:sz w:val="18"/>
                  <w:szCs w:val="16"/>
                  <w:lang w:val="en-US" w:eastAsia="zh-CN"/>
                </w:rPr>
                <w:t>Category</w:t>
              </w:r>
            </w:ins>
          </w:p>
        </w:tc>
      </w:tr>
      <w:tr w:rsidR="001B6BF2" w:rsidRPr="00725CCD" w14:paraId="1F08937A" w14:textId="77777777" w:rsidTr="00E14929">
        <w:trPr>
          <w:ins w:id="540" w:author="Kelvin Wong Kin" w:date="2023-02-02T10:18:00Z"/>
        </w:trPr>
        <w:tc>
          <w:tcPr>
            <w:tcW w:w="1272" w:type="dxa"/>
          </w:tcPr>
          <w:p w14:paraId="0D9905DB" w14:textId="77777777" w:rsidR="001B6BF2" w:rsidRPr="00E7242D" w:rsidRDefault="001B6BF2" w:rsidP="00E14929">
            <w:pPr>
              <w:rPr>
                <w:ins w:id="541" w:author="Kelvin Wong Kin" w:date="2023-02-02T10:18:00Z"/>
                <w:rFonts w:asciiTheme="minorHAnsi" w:eastAsia="Times New Roman" w:hAnsiTheme="minorHAnsi" w:cstheme="minorHAnsi"/>
                <w:sz w:val="18"/>
                <w:szCs w:val="16"/>
                <w:lang w:val="en-US" w:eastAsia="zh-CN"/>
              </w:rPr>
            </w:pPr>
            <w:ins w:id="542" w:author="Kelvin Wong Kin" w:date="2023-02-02T10:18:00Z">
              <w:r w:rsidRPr="00E7242D">
                <w:rPr>
                  <w:rFonts w:asciiTheme="minorHAnsi" w:eastAsia="Times New Roman" w:hAnsiTheme="minorHAnsi" w:cstheme="minorHAnsi"/>
                  <w:sz w:val="18"/>
                  <w:szCs w:val="16"/>
                  <w:lang w:val="en-US" w:eastAsia="zh-CN"/>
                </w:rPr>
                <w:t>eBao</w:t>
              </w:r>
            </w:ins>
          </w:p>
        </w:tc>
        <w:tc>
          <w:tcPr>
            <w:tcW w:w="6463" w:type="dxa"/>
          </w:tcPr>
          <w:p w14:paraId="42826279" w14:textId="77777777" w:rsidR="001B6BF2" w:rsidRPr="00E7242D" w:rsidRDefault="001B6BF2" w:rsidP="00E14929">
            <w:pPr>
              <w:rPr>
                <w:ins w:id="543" w:author="Kelvin Wong Kin" w:date="2023-02-02T10:18:00Z"/>
                <w:rFonts w:asciiTheme="minorHAnsi" w:eastAsia="Times New Roman" w:hAnsiTheme="minorHAnsi" w:cstheme="minorHAnsi"/>
                <w:sz w:val="18"/>
                <w:szCs w:val="16"/>
                <w:lang w:val="en-US" w:eastAsia="zh-CN"/>
              </w:rPr>
            </w:pPr>
            <w:ins w:id="544" w:author="Kelvin Wong Kin" w:date="2023-02-02T10:18:00Z">
              <w:r w:rsidRPr="00E7242D">
                <w:rPr>
                  <w:rFonts w:asciiTheme="minorHAnsi" w:eastAsia="Times New Roman" w:hAnsiTheme="minorHAnsi" w:cstheme="minorHAnsi"/>
                  <w:sz w:val="18"/>
                  <w:szCs w:val="16"/>
                  <w:lang w:val="en-US" w:eastAsia="zh-CN"/>
                </w:rPr>
                <w:t>eBao Life - U/W</w:t>
              </w:r>
              <w:r w:rsidRPr="00E7242D">
                <w:rPr>
                  <w:rFonts w:asciiTheme="minorHAnsi" w:eastAsia="Times New Roman" w:hAnsiTheme="minorHAnsi" w:cstheme="minorHAnsi"/>
                  <w:sz w:val="18"/>
                  <w:szCs w:val="16"/>
                  <w:lang w:val="en-US" w:eastAsia="zh-CN"/>
                </w:rPr>
                <w:br/>
                <w:t>eBao - Agency</w:t>
              </w:r>
              <w:r w:rsidRPr="00E7242D">
                <w:rPr>
                  <w:rFonts w:asciiTheme="minorHAnsi" w:eastAsia="Times New Roman" w:hAnsiTheme="minorHAnsi" w:cstheme="minorHAnsi"/>
                  <w:sz w:val="18"/>
                  <w:szCs w:val="16"/>
                  <w:lang w:val="en-US" w:eastAsia="zh-CN"/>
                </w:rPr>
                <w:br/>
                <w:t>eBao Life - Claims</w:t>
              </w:r>
              <w:r w:rsidRPr="00E7242D">
                <w:rPr>
                  <w:rFonts w:asciiTheme="minorHAnsi" w:eastAsia="Times New Roman" w:hAnsiTheme="minorHAnsi" w:cstheme="minorHAnsi"/>
                  <w:sz w:val="18"/>
                  <w:szCs w:val="16"/>
                  <w:lang w:val="en-US" w:eastAsia="zh-CN"/>
                </w:rPr>
                <w:br/>
                <w:t>eBao Life - Valuation</w:t>
              </w:r>
              <w:r w:rsidRPr="00E7242D">
                <w:rPr>
                  <w:rFonts w:asciiTheme="minorHAnsi" w:eastAsia="Times New Roman" w:hAnsiTheme="minorHAnsi" w:cstheme="minorHAnsi"/>
                  <w:sz w:val="18"/>
                  <w:szCs w:val="16"/>
                  <w:lang w:val="en-US" w:eastAsia="zh-CN"/>
                </w:rPr>
                <w:br/>
                <w:t>eBao Life - Finance</w:t>
              </w:r>
              <w:r w:rsidRPr="00E7242D">
                <w:rPr>
                  <w:rFonts w:asciiTheme="minorHAnsi" w:eastAsia="Times New Roman" w:hAnsiTheme="minorHAnsi" w:cstheme="minorHAnsi"/>
                  <w:sz w:val="18"/>
                  <w:szCs w:val="16"/>
                  <w:lang w:val="en-US" w:eastAsia="zh-CN"/>
                </w:rPr>
                <w:br/>
                <w:t>eBao Life - Policy Administration</w:t>
              </w:r>
              <w:r w:rsidRPr="00E7242D">
                <w:rPr>
                  <w:rFonts w:asciiTheme="minorHAnsi" w:eastAsia="Times New Roman" w:hAnsiTheme="minorHAnsi" w:cstheme="minorHAnsi"/>
                  <w:sz w:val="18"/>
                  <w:szCs w:val="16"/>
                  <w:lang w:val="en-US" w:eastAsia="zh-CN"/>
                </w:rPr>
                <w:br/>
                <w:t>eBao Life – Product</w:t>
              </w:r>
            </w:ins>
          </w:p>
        </w:tc>
      </w:tr>
      <w:tr w:rsidR="001B6BF2" w:rsidRPr="00725CCD" w14:paraId="4745D24C" w14:textId="77777777" w:rsidTr="00E14929">
        <w:trPr>
          <w:ins w:id="545" w:author="Kelvin Wong Kin" w:date="2023-02-02T10:18:00Z"/>
        </w:trPr>
        <w:tc>
          <w:tcPr>
            <w:tcW w:w="1272" w:type="dxa"/>
          </w:tcPr>
          <w:p w14:paraId="270E68CB" w14:textId="77777777" w:rsidR="001B6BF2" w:rsidRPr="00E7242D" w:rsidRDefault="001B6BF2" w:rsidP="00E14929">
            <w:pPr>
              <w:rPr>
                <w:ins w:id="546" w:author="Kelvin Wong Kin" w:date="2023-02-02T10:18:00Z"/>
                <w:rFonts w:asciiTheme="minorHAnsi" w:eastAsia="Times New Roman" w:hAnsiTheme="minorHAnsi" w:cstheme="minorHAnsi"/>
                <w:sz w:val="18"/>
                <w:szCs w:val="16"/>
                <w:lang w:val="en-US" w:eastAsia="zh-CN"/>
              </w:rPr>
            </w:pPr>
            <w:ins w:id="547" w:author="Kelvin Wong Kin" w:date="2023-02-02T10:18:00Z">
              <w:r w:rsidRPr="00E7242D">
                <w:rPr>
                  <w:rFonts w:asciiTheme="minorHAnsi" w:eastAsia="Times New Roman" w:hAnsiTheme="minorHAnsi" w:cstheme="minorHAnsi"/>
                  <w:sz w:val="18"/>
                  <w:szCs w:val="16"/>
                  <w:lang w:val="en-US" w:eastAsia="zh-CN"/>
                </w:rPr>
                <w:t>POS</w:t>
              </w:r>
            </w:ins>
          </w:p>
        </w:tc>
        <w:tc>
          <w:tcPr>
            <w:tcW w:w="6463" w:type="dxa"/>
          </w:tcPr>
          <w:p w14:paraId="6ED6F36F" w14:textId="2A587246" w:rsidR="001B6BF2" w:rsidRPr="00E7242D" w:rsidRDefault="00FD5736" w:rsidP="00E14929">
            <w:pPr>
              <w:rPr>
                <w:ins w:id="548" w:author="Kelvin Wong Kin" w:date="2023-02-02T10:18:00Z"/>
                <w:rFonts w:asciiTheme="minorHAnsi" w:eastAsia="Times New Roman" w:hAnsiTheme="minorHAnsi" w:cstheme="minorHAnsi"/>
                <w:sz w:val="18"/>
                <w:szCs w:val="16"/>
                <w:lang w:val="en-US" w:eastAsia="zh-CN"/>
              </w:rPr>
            </w:pPr>
            <w:ins w:id="549" w:author="Kelvin Wong Kin" w:date="2023-02-02T10:18:00Z">
              <w:r>
                <w:rPr>
                  <w:rFonts w:asciiTheme="minorHAnsi" w:eastAsia="Times New Roman" w:hAnsiTheme="minorHAnsi" w:cstheme="minorHAnsi"/>
                  <w:sz w:val="18"/>
                  <w:szCs w:val="16"/>
                  <w:lang w:val="en-US" w:eastAsia="zh-CN"/>
                </w:rPr>
                <w:t>POS</w:t>
              </w:r>
            </w:ins>
            <w:ins w:id="550" w:author="Kelvin Wong Kin" w:date="2023-02-02T10:19:00Z">
              <w:r>
                <w:rPr>
                  <w:rFonts w:asciiTheme="minorHAnsi" w:eastAsia="Times New Roman" w:hAnsiTheme="minorHAnsi" w:cstheme="minorHAnsi"/>
                  <w:sz w:val="18"/>
                  <w:szCs w:val="16"/>
                  <w:lang w:val="en-US" w:eastAsia="zh-CN"/>
                </w:rPr>
                <w:t xml:space="preserve"> – Mobile Application – NB Application</w:t>
              </w:r>
            </w:ins>
            <w:ins w:id="551" w:author="Kelvin Wong Kin" w:date="2023-02-02T10:18:00Z">
              <w:r w:rsidRPr="00E7242D">
                <w:rPr>
                  <w:rFonts w:asciiTheme="minorHAnsi" w:eastAsia="Times New Roman" w:hAnsiTheme="minorHAnsi" w:cstheme="minorHAnsi"/>
                  <w:sz w:val="18"/>
                  <w:szCs w:val="16"/>
                  <w:lang w:val="en-US" w:eastAsia="zh-CN"/>
                </w:rPr>
                <w:br/>
              </w:r>
            </w:ins>
            <w:ins w:id="552" w:author="Kelvin Wong Kin" w:date="2023-02-02T10:19:00Z">
              <w:r>
                <w:rPr>
                  <w:rFonts w:asciiTheme="minorHAnsi" w:eastAsia="Times New Roman" w:hAnsiTheme="minorHAnsi" w:cstheme="minorHAnsi"/>
                  <w:sz w:val="18"/>
                  <w:szCs w:val="16"/>
                  <w:lang w:val="en-US" w:eastAsia="zh-CN"/>
                </w:rPr>
                <w:t>Digital Direct – B2C Self-Service Application – NB Application</w:t>
              </w:r>
            </w:ins>
          </w:p>
        </w:tc>
      </w:tr>
    </w:tbl>
    <w:p w14:paraId="6297FB0F" w14:textId="7B874E47" w:rsidR="001B6BF2" w:rsidRDefault="001B6BF2" w:rsidP="00961AFF">
      <w:pPr>
        <w:rPr>
          <w:ins w:id="553" w:author="Kelvin Wong Kin" w:date="2023-02-02T10:16:00Z"/>
          <w:rFonts w:asciiTheme="minorHAnsi" w:eastAsia="Times New Roman" w:hAnsiTheme="minorHAnsi" w:cstheme="minorHAnsi"/>
          <w:szCs w:val="20"/>
          <w:lang w:val="en-US" w:eastAsia="zh-CN"/>
        </w:rPr>
      </w:pPr>
    </w:p>
    <w:p w14:paraId="10D30636" w14:textId="77777777" w:rsidR="001B6BF2" w:rsidRPr="00961AFF" w:rsidRDefault="001B6BF2" w:rsidP="00961AFF">
      <w:pPr>
        <w:rPr>
          <w:ins w:id="554" w:author="Kelvin Wong Kin" w:date="2023-02-02T09:51:00Z"/>
          <w:rFonts w:asciiTheme="minorHAnsi" w:eastAsia="Times New Roman" w:hAnsiTheme="minorHAnsi" w:cstheme="minorHAnsi"/>
          <w:szCs w:val="20"/>
          <w:lang w:val="en-US" w:eastAsia="zh-CN"/>
          <w:rPrChange w:id="555" w:author="Kelvin Wong Kin" w:date="2023-02-02T09:52:00Z">
            <w:rPr>
              <w:ins w:id="556" w:author="Kelvin Wong Kin" w:date="2023-02-02T09:51:00Z"/>
              <w:rFonts w:asciiTheme="minorHAnsi" w:hAnsiTheme="minorHAnsi" w:cstheme="minorHAnsi"/>
            </w:rPr>
          </w:rPrChange>
        </w:rPr>
        <w:pPrChange w:id="557" w:author="Kelvin Wong Kin" w:date="2023-02-02T09:52:00Z">
          <w:pPr>
            <w:pStyle w:val="Heading2"/>
          </w:pPr>
        </w:pPrChange>
      </w:pPr>
    </w:p>
    <w:p w14:paraId="0B61FDE3" w14:textId="77777777" w:rsidR="00961AFF" w:rsidRPr="00961AFF" w:rsidRDefault="00961AFF" w:rsidP="00961AFF">
      <w:pPr>
        <w:rPr>
          <w:ins w:id="558" w:author="Kelvin Wong Kin" w:date="2023-02-02T09:36:00Z"/>
          <w:lang w:val="en-US" w:eastAsia="zh-HK" w:bidi="en-US"/>
          <w:rPrChange w:id="559" w:author="Kelvin Wong Kin" w:date="2023-02-02T09:51:00Z">
            <w:rPr>
              <w:ins w:id="560" w:author="Kelvin Wong Kin" w:date="2023-02-02T09:36:00Z"/>
              <w:rFonts w:asciiTheme="minorHAnsi" w:hAnsiTheme="minorHAnsi" w:cstheme="minorHAnsi"/>
            </w:rPr>
          </w:rPrChange>
        </w:rPr>
        <w:pPrChange w:id="561" w:author="Kelvin Wong Kin" w:date="2023-02-02T09:51:00Z">
          <w:pPr>
            <w:pStyle w:val="Heading2"/>
          </w:pPr>
        </w:pPrChange>
      </w:pPr>
    </w:p>
    <w:p w14:paraId="7524FA5B" w14:textId="77777777" w:rsidR="00BF17B5" w:rsidRDefault="00BF17B5">
      <w:pPr>
        <w:rPr>
          <w:ins w:id="562" w:author="Kelvin Wong Kin" w:date="2023-02-02T14:42:00Z"/>
          <w:rFonts w:asciiTheme="minorHAnsi" w:eastAsia="Arial Unicode MS" w:hAnsiTheme="minorHAnsi" w:cstheme="minorHAnsi"/>
          <w:b/>
          <w:sz w:val="24"/>
          <w:szCs w:val="20"/>
          <w:lang w:val="en-US" w:eastAsia="zh-HK" w:bidi="en-US"/>
        </w:rPr>
      </w:pPr>
      <w:ins w:id="563" w:author="Kelvin Wong Kin" w:date="2023-02-02T14:42:00Z">
        <w:r>
          <w:rPr>
            <w:rFonts w:asciiTheme="minorHAnsi" w:hAnsiTheme="minorHAnsi" w:cstheme="minorHAnsi"/>
          </w:rPr>
          <w:br w:type="page"/>
        </w:r>
      </w:ins>
    </w:p>
    <w:p w14:paraId="668711F4" w14:textId="1F86101D" w:rsidR="00945767" w:rsidRPr="00630F39" w:rsidRDefault="00945767" w:rsidP="00945767">
      <w:pPr>
        <w:pStyle w:val="Heading2"/>
        <w:rPr>
          <w:rFonts w:asciiTheme="minorHAnsi" w:hAnsiTheme="minorHAnsi" w:cstheme="minorHAnsi"/>
        </w:rPr>
      </w:pPr>
      <w:r w:rsidRPr="00630F39">
        <w:rPr>
          <w:rFonts w:asciiTheme="minorHAnsi" w:hAnsiTheme="minorHAnsi" w:cstheme="minorHAnsi"/>
        </w:rPr>
        <w:lastRenderedPageBreak/>
        <w:t>2.</w:t>
      </w:r>
      <w:ins w:id="564" w:author="Kelvin Wong Kin" w:date="2023-02-02T09:36:00Z">
        <w:r w:rsidR="00106FC7">
          <w:rPr>
            <w:rFonts w:asciiTheme="minorHAnsi" w:hAnsiTheme="minorHAnsi" w:cstheme="minorHAnsi"/>
          </w:rPr>
          <w:t>3</w:t>
        </w:r>
      </w:ins>
      <w:del w:id="565" w:author="Kelvin Wong Kin" w:date="2023-02-02T09:36:00Z">
        <w:r w:rsidR="00367F0D" w:rsidDel="00106FC7">
          <w:rPr>
            <w:rFonts w:asciiTheme="minorHAnsi" w:hAnsiTheme="minorHAnsi" w:cstheme="minorHAnsi"/>
          </w:rPr>
          <w:delText>2</w:delText>
        </w:r>
      </w:del>
      <w:r w:rsidRPr="00630F39">
        <w:rPr>
          <w:rFonts w:asciiTheme="minorHAnsi" w:hAnsiTheme="minorHAnsi" w:cstheme="minorHAnsi"/>
        </w:rPr>
        <w:t xml:space="preserve"> </w:t>
      </w:r>
      <w:bookmarkEnd w:id="181"/>
      <w:r w:rsidR="00033FCA" w:rsidRPr="00630F39">
        <w:rPr>
          <w:rFonts w:asciiTheme="minorHAnsi" w:hAnsiTheme="minorHAnsi" w:cstheme="minorHAnsi"/>
        </w:rPr>
        <w:t>Enterprise Data Warehouse (EDW)</w:t>
      </w:r>
      <w:bookmarkEnd w:id="182"/>
      <w:r w:rsidR="007211B2">
        <w:rPr>
          <w:rFonts w:asciiTheme="minorHAnsi" w:hAnsiTheme="minorHAnsi" w:cstheme="minorHAnsi"/>
        </w:rPr>
        <w:t xml:space="preserve"> / Data Lake</w:t>
      </w:r>
      <w:bookmarkEnd w:id="277"/>
    </w:p>
    <w:p w14:paraId="0629392C" w14:textId="2BFCABD9" w:rsidR="00AC2ED2" w:rsidRPr="00725CCD" w:rsidRDefault="000507BB" w:rsidP="000C31C1">
      <w:pPr>
        <w:rPr>
          <w:rFonts w:asciiTheme="minorHAnsi" w:eastAsia="Times New Roman" w:hAnsiTheme="minorHAnsi" w:cstheme="minorHAnsi"/>
          <w:szCs w:val="20"/>
          <w:lang w:val="en-US" w:eastAsia="zh-CN"/>
        </w:rPr>
      </w:pPr>
      <w:bookmarkStart w:id="566" w:name="_Toc423955261"/>
      <w:bookmarkStart w:id="567" w:name="_Toc426561335"/>
      <w:bookmarkEnd w:id="183"/>
      <w:r w:rsidRPr="00725CCD">
        <w:rPr>
          <w:rFonts w:asciiTheme="minorHAnsi" w:eastAsia="Times New Roman" w:hAnsiTheme="minorHAnsi" w:cstheme="minorHAnsi"/>
          <w:szCs w:val="20"/>
          <w:lang w:val="en-US" w:eastAsia="zh-CN"/>
        </w:rPr>
        <w:t xml:space="preserve">The service provider is required to design, develop &amp; implement </w:t>
      </w:r>
      <w:r w:rsidR="00945695">
        <w:rPr>
          <w:rFonts w:asciiTheme="minorHAnsi" w:eastAsia="Times New Roman" w:hAnsiTheme="minorHAnsi" w:cstheme="minorHAnsi"/>
          <w:szCs w:val="20"/>
          <w:lang w:val="en-US" w:eastAsia="zh-CN"/>
        </w:rPr>
        <w:t xml:space="preserve">EDW </w:t>
      </w:r>
      <w:r w:rsidR="00CF79B9">
        <w:rPr>
          <w:rFonts w:asciiTheme="minorHAnsi" w:eastAsia="Times New Roman" w:hAnsiTheme="minorHAnsi" w:cstheme="minorHAnsi"/>
          <w:szCs w:val="20"/>
          <w:lang w:val="en-US" w:eastAsia="zh-CN"/>
        </w:rPr>
        <w:t>/data lake by</w:t>
      </w:r>
      <w:r w:rsidR="00367F0D">
        <w:rPr>
          <w:rFonts w:asciiTheme="minorHAnsi" w:eastAsia="Times New Roman" w:hAnsiTheme="minorHAnsi" w:cstheme="minorHAnsi"/>
          <w:szCs w:val="20"/>
          <w:lang w:val="en-US" w:eastAsia="zh-CN"/>
        </w:rPr>
        <w:t xml:space="preserve"> hybrid</w:t>
      </w:r>
      <w:r w:rsidR="00215AE4" w:rsidRPr="00725CCD">
        <w:rPr>
          <w:rFonts w:asciiTheme="minorHAnsi" w:eastAsia="Times New Roman" w:hAnsiTheme="minorHAnsi" w:cstheme="minorHAnsi"/>
          <w:szCs w:val="20"/>
          <w:lang w:val="en-US" w:eastAsia="zh-CN"/>
        </w:rPr>
        <w:t xml:space="preserve"> </w:t>
      </w:r>
      <w:r w:rsidRPr="00725CCD">
        <w:rPr>
          <w:rFonts w:asciiTheme="minorHAnsi" w:eastAsia="Times New Roman" w:hAnsiTheme="minorHAnsi" w:cstheme="minorHAnsi"/>
          <w:szCs w:val="20"/>
          <w:lang w:val="en-US" w:eastAsia="zh-CN"/>
        </w:rPr>
        <w:t xml:space="preserve">Cloud </w:t>
      </w:r>
      <w:r w:rsidR="00367F0D">
        <w:rPr>
          <w:rFonts w:asciiTheme="minorHAnsi" w:eastAsia="Times New Roman" w:hAnsiTheme="minorHAnsi" w:cstheme="minorHAnsi"/>
          <w:szCs w:val="20"/>
          <w:lang w:val="en-US" w:eastAsia="zh-CN"/>
        </w:rPr>
        <w:t>and</w:t>
      </w:r>
      <w:r w:rsidRPr="00725CCD">
        <w:rPr>
          <w:rFonts w:asciiTheme="minorHAnsi" w:eastAsia="Times New Roman" w:hAnsiTheme="minorHAnsi" w:cstheme="minorHAnsi"/>
          <w:szCs w:val="20"/>
          <w:lang w:val="en-US" w:eastAsia="zh-CN"/>
        </w:rPr>
        <w:t xml:space="preserve"> </w:t>
      </w:r>
      <w:proofErr w:type="gramStart"/>
      <w:r w:rsidRPr="00725CCD">
        <w:rPr>
          <w:rFonts w:asciiTheme="minorHAnsi" w:eastAsia="Times New Roman" w:hAnsiTheme="minorHAnsi" w:cstheme="minorHAnsi"/>
          <w:szCs w:val="20"/>
          <w:lang w:val="en-US" w:eastAsia="zh-CN"/>
        </w:rPr>
        <w:t>On-premise</w:t>
      </w:r>
      <w:proofErr w:type="gramEnd"/>
      <w:r w:rsidRPr="00725CCD">
        <w:rPr>
          <w:rFonts w:asciiTheme="minorHAnsi" w:eastAsia="Times New Roman" w:hAnsiTheme="minorHAnsi" w:cstheme="minorHAnsi"/>
          <w:szCs w:val="20"/>
          <w:lang w:val="en-US" w:eastAsia="zh-CN"/>
        </w:rPr>
        <w:t xml:space="preserve"> solution. The data sources of EDW </w:t>
      </w:r>
      <w:r w:rsidR="00CF79B9">
        <w:rPr>
          <w:rFonts w:asciiTheme="minorHAnsi" w:eastAsia="Times New Roman" w:hAnsiTheme="minorHAnsi" w:cstheme="minorHAnsi"/>
          <w:szCs w:val="20"/>
          <w:lang w:val="en-US" w:eastAsia="zh-CN"/>
        </w:rPr>
        <w:t xml:space="preserve">/data lake </w:t>
      </w:r>
      <w:r w:rsidRPr="00725CCD">
        <w:rPr>
          <w:rFonts w:asciiTheme="minorHAnsi" w:eastAsia="Times New Roman" w:hAnsiTheme="minorHAnsi" w:cstheme="minorHAnsi"/>
          <w:szCs w:val="20"/>
          <w:lang w:val="en-US" w:eastAsia="zh-CN"/>
        </w:rPr>
        <w:t xml:space="preserve">should come from existing systems in </w:t>
      </w:r>
      <w:proofErr w:type="spellStart"/>
      <w:r w:rsidRPr="00725CCD">
        <w:rPr>
          <w:rFonts w:asciiTheme="minorHAnsi" w:eastAsia="Times New Roman" w:hAnsiTheme="minorHAnsi" w:cstheme="minorHAnsi"/>
          <w:szCs w:val="20"/>
          <w:lang w:val="en-US" w:eastAsia="zh-CN"/>
        </w:rPr>
        <w:t>FTLife</w:t>
      </w:r>
      <w:proofErr w:type="spellEnd"/>
      <w:r w:rsidRPr="00725CCD">
        <w:rPr>
          <w:rFonts w:asciiTheme="minorHAnsi" w:eastAsia="Times New Roman" w:hAnsiTheme="minorHAnsi" w:cstheme="minorHAnsi"/>
          <w:szCs w:val="20"/>
          <w:lang w:val="en-US" w:eastAsia="zh-CN"/>
        </w:rPr>
        <w:t xml:space="preserve"> such as core system (eBao), POS sales system and P-series systems. It should also support the data sources </w:t>
      </w:r>
      <w:r w:rsidR="00536D17" w:rsidRPr="00725CCD">
        <w:rPr>
          <w:rFonts w:asciiTheme="minorHAnsi" w:eastAsia="Times New Roman" w:hAnsiTheme="minorHAnsi" w:cstheme="minorHAnsi"/>
          <w:szCs w:val="20"/>
          <w:lang w:val="en-US" w:eastAsia="zh-CN"/>
        </w:rPr>
        <w:t xml:space="preserve">that are in undefined format </w:t>
      </w:r>
      <w:r w:rsidRPr="00725CCD">
        <w:rPr>
          <w:rFonts w:asciiTheme="minorHAnsi" w:eastAsia="Times New Roman" w:hAnsiTheme="minorHAnsi" w:cstheme="minorHAnsi"/>
          <w:szCs w:val="20"/>
          <w:lang w:val="en-US" w:eastAsia="zh-CN"/>
        </w:rPr>
        <w:t>from user tailor made files (i.e., CSV). EDW should be the single source of truth for</w:t>
      </w:r>
      <w:r w:rsidR="00B328B4" w:rsidRPr="00725CCD">
        <w:rPr>
          <w:rFonts w:asciiTheme="minorHAnsi" w:eastAsia="Times New Roman" w:hAnsiTheme="minorHAnsi" w:cstheme="minorHAnsi"/>
          <w:szCs w:val="20"/>
          <w:lang w:val="en-US" w:eastAsia="zh-CN"/>
        </w:rPr>
        <w:t xml:space="preserve"> reporting and analytics needs for</w:t>
      </w:r>
      <w:r w:rsidRPr="00725CCD">
        <w:rPr>
          <w:rFonts w:asciiTheme="minorHAnsi" w:eastAsia="Times New Roman" w:hAnsiTheme="minorHAnsi" w:cstheme="minorHAnsi"/>
          <w:szCs w:val="20"/>
          <w:lang w:val="en-US" w:eastAsia="zh-CN"/>
        </w:rPr>
        <w:t xml:space="preserve"> the entire </w:t>
      </w:r>
      <w:proofErr w:type="spellStart"/>
      <w:r w:rsidRPr="00725CCD">
        <w:rPr>
          <w:rFonts w:asciiTheme="minorHAnsi" w:eastAsia="Times New Roman" w:hAnsiTheme="minorHAnsi" w:cstheme="minorHAnsi"/>
          <w:szCs w:val="20"/>
          <w:lang w:val="en-US" w:eastAsia="zh-CN"/>
        </w:rPr>
        <w:t>FTLife</w:t>
      </w:r>
      <w:proofErr w:type="spellEnd"/>
      <w:r w:rsidRPr="00725CCD">
        <w:rPr>
          <w:rFonts w:asciiTheme="minorHAnsi" w:eastAsia="Times New Roman" w:hAnsiTheme="minorHAnsi" w:cstheme="minorHAnsi"/>
          <w:szCs w:val="20"/>
          <w:lang w:val="en-US" w:eastAsia="zh-CN"/>
        </w:rPr>
        <w:t xml:space="preserve"> company. </w:t>
      </w:r>
    </w:p>
    <w:p w14:paraId="1A6DA3C6" w14:textId="77777777" w:rsidR="00AC2ED2" w:rsidRPr="00725CCD" w:rsidRDefault="00AC2ED2" w:rsidP="000C31C1">
      <w:pPr>
        <w:rPr>
          <w:rFonts w:asciiTheme="minorHAnsi" w:eastAsia="Times New Roman" w:hAnsiTheme="minorHAnsi" w:cstheme="minorHAnsi"/>
          <w:szCs w:val="20"/>
          <w:lang w:val="en-US" w:eastAsia="zh-CN"/>
        </w:rPr>
      </w:pPr>
    </w:p>
    <w:p w14:paraId="0B11A171" w14:textId="2453BCE4" w:rsidR="00215AE4" w:rsidRPr="00725CCD" w:rsidRDefault="00215AE4" w:rsidP="000C31C1">
      <w:pP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 xml:space="preserve">The </w:t>
      </w:r>
      <w:r w:rsidR="00A75D5D" w:rsidRPr="00725CCD">
        <w:rPr>
          <w:rFonts w:asciiTheme="minorHAnsi" w:eastAsia="Times New Roman" w:hAnsiTheme="minorHAnsi" w:cstheme="minorHAnsi"/>
          <w:szCs w:val="20"/>
          <w:lang w:val="en-US" w:eastAsia="zh-CN"/>
        </w:rPr>
        <w:t xml:space="preserve">following table shows the potential data sources from </w:t>
      </w:r>
      <w:proofErr w:type="spellStart"/>
      <w:r w:rsidR="00A75D5D" w:rsidRPr="00725CCD">
        <w:rPr>
          <w:rFonts w:asciiTheme="minorHAnsi" w:eastAsia="Times New Roman" w:hAnsiTheme="minorHAnsi" w:cstheme="minorHAnsi"/>
          <w:szCs w:val="20"/>
          <w:lang w:val="en-US" w:eastAsia="zh-CN"/>
        </w:rPr>
        <w:t>FTLife</w:t>
      </w:r>
      <w:proofErr w:type="spellEnd"/>
      <w:r w:rsidR="00E30373" w:rsidRPr="00725CCD">
        <w:rPr>
          <w:rFonts w:asciiTheme="minorHAnsi" w:eastAsia="Times New Roman" w:hAnsiTheme="minorHAnsi" w:cstheme="minorHAnsi"/>
          <w:szCs w:val="20"/>
          <w:lang w:val="en-US" w:eastAsia="zh-CN"/>
        </w:rPr>
        <w:t>.</w:t>
      </w:r>
      <w:r w:rsidR="00536D17" w:rsidRPr="00725CCD">
        <w:rPr>
          <w:rFonts w:asciiTheme="minorHAnsi" w:eastAsia="Times New Roman" w:hAnsiTheme="minorHAnsi" w:cstheme="minorHAnsi"/>
          <w:szCs w:val="20"/>
          <w:lang w:val="en-US" w:eastAsia="zh-CN"/>
        </w:rPr>
        <w:t xml:space="preserve"> </w:t>
      </w:r>
    </w:p>
    <w:p w14:paraId="2CDF2426" w14:textId="77777777" w:rsidR="00215AE4" w:rsidRPr="00725CCD" w:rsidRDefault="00215AE4" w:rsidP="000C31C1">
      <w:pPr>
        <w:rPr>
          <w:rFonts w:asciiTheme="minorHAnsi" w:eastAsia="Times New Roman" w:hAnsiTheme="minorHAnsi" w:cstheme="minorHAnsi"/>
          <w:szCs w:val="20"/>
          <w:lang w:val="en-US" w:eastAsia="zh-CN"/>
        </w:rPr>
      </w:pPr>
    </w:p>
    <w:p w14:paraId="4C3B3406" w14:textId="264E1CB5" w:rsidR="00215AE4" w:rsidRPr="00725CCD" w:rsidRDefault="00215AE4" w:rsidP="00215AE4">
      <w:pPr>
        <w:rPr>
          <w:rFonts w:asciiTheme="minorHAnsi" w:eastAsia="Times New Roman" w:hAnsiTheme="minorHAnsi" w:cstheme="minorHAnsi"/>
          <w:b/>
          <w:bCs/>
          <w:szCs w:val="20"/>
          <w:lang w:val="en-US" w:eastAsia="zh-CN"/>
        </w:rPr>
      </w:pPr>
      <w:r w:rsidRPr="00725CCD">
        <w:rPr>
          <w:rFonts w:asciiTheme="minorHAnsi" w:eastAsia="Times New Roman" w:hAnsiTheme="minorHAnsi" w:cstheme="minorHAnsi"/>
          <w:b/>
          <w:bCs/>
          <w:szCs w:val="20"/>
          <w:lang w:val="en-US" w:eastAsia="zh-CN"/>
        </w:rPr>
        <w:t>List of Data sources</w:t>
      </w:r>
      <w:r w:rsidR="00B11603" w:rsidRPr="00725CCD">
        <w:rPr>
          <w:rFonts w:asciiTheme="minorHAnsi" w:eastAsia="Times New Roman" w:hAnsiTheme="minorHAnsi" w:cstheme="minorHAnsi"/>
          <w:b/>
          <w:bCs/>
          <w:szCs w:val="20"/>
          <w:lang w:val="en-US" w:eastAsia="zh-CN"/>
        </w:rPr>
        <w:t xml:space="preserve">* </w:t>
      </w:r>
    </w:p>
    <w:p w14:paraId="104394BA" w14:textId="77777777" w:rsidR="002870CD" w:rsidRPr="00725CCD" w:rsidRDefault="002870CD" w:rsidP="00215AE4">
      <w:pPr>
        <w:rPr>
          <w:rFonts w:asciiTheme="minorHAnsi" w:eastAsia="Times New Roman" w:hAnsiTheme="minorHAnsi" w:cstheme="minorHAnsi"/>
          <w:b/>
          <w:bCs/>
          <w:szCs w:val="20"/>
          <w:lang w:val="en-US" w:eastAsia="zh-CN"/>
        </w:rPr>
      </w:pPr>
    </w:p>
    <w:tbl>
      <w:tblPr>
        <w:tblStyle w:val="TableGrid"/>
        <w:tblW w:w="0" w:type="auto"/>
        <w:tblLook w:val="04A0" w:firstRow="1" w:lastRow="0" w:firstColumn="1" w:lastColumn="0" w:noHBand="0" w:noVBand="1"/>
      </w:tblPr>
      <w:tblGrid>
        <w:gridCol w:w="1272"/>
        <w:gridCol w:w="6463"/>
      </w:tblGrid>
      <w:tr w:rsidR="00F01866" w:rsidRPr="00725CCD" w14:paraId="50C91685" w14:textId="2A09DC1E" w:rsidTr="006F164F">
        <w:trPr>
          <w:tblHeader/>
        </w:trPr>
        <w:tc>
          <w:tcPr>
            <w:tcW w:w="1272" w:type="dxa"/>
            <w:shd w:val="clear" w:color="auto" w:fill="BDD6EE" w:themeFill="accent1" w:themeFillTint="66"/>
          </w:tcPr>
          <w:p w14:paraId="3ABE0E5F" w14:textId="3C6FA56C" w:rsidR="00F01866" w:rsidRPr="00E7242D" w:rsidRDefault="00F01866" w:rsidP="00C019B9">
            <w:pPr>
              <w:rPr>
                <w:rFonts w:asciiTheme="minorHAnsi" w:eastAsia="Times New Roman" w:hAnsiTheme="minorHAnsi" w:cstheme="minorHAnsi"/>
                <w:b/>
                <w:bCs/>
                <w:sz w:val="18"/>
                <w:szCs w:val="16"/>
                <w:lang w:val="en-US" w:eastAsia="zh-CN"/>
              </w:rPr>
            </w:pPr>
            <w:r w:rsidRPr="00E7242D">
              <w:rPr>
                <w:rFonts w:asciiTheme="minorHAnsi" w:eastAsia="Times New Roman" w:hAnsiTheme="minorHAnsi" w:cstheme="minorHAnsi"/>
                <w:b/>
                <w:bCs/>
                <w:sz w:val="18"/>
                <w:szCs w:val="16"/>
                <w:lang w:val="en-US" w:eastAsia="zh-CN"/>
              </w:rPr>
              <w:t>System</w:t>
            </w:r>
          </w:p>
        </w:tc>
        <w:tc>
          <w:tcPr>
            <w:tcW w:w="6463" w:type="dxa"/>
            <w:shd w:val="clear" w:color="auto" w:fill="BDD6EE" w:themeFill="accent1" w:themeFillTint="66"/>
          </w:tcPr>
          <w:p w14:paraId="499E85A1" w14:textId="4B5F18AD" w:rsidR="00F01866" w:rsidRPr="00E7242D" w:rsidRDefault="00F01866" w:rsidP="00C019B9">
            <w:pPr>
              <w:rPr>
                <w:rFonts w:asciiTheme="minorHAnsi" w:eastAsia="Times New Roman" w:hAnsiTheme="minorHAnsi" w:cstheme="minorHAnsi"/>
                <w:b/>
                <w:bCs/>
                <w:sz w:val="18"/>
                <w:szCs w:val="16"/>
                <w:lang w:val="en-US" w:eastAsia="zh-CN"/>
              </w:rPr>
            </w:pPr>
            <w:r w:rsidRPr="00E7242D">
              <w:rPr>
                <w:rFonts w:asciiTheme="minorHAnsi" w:eastAsia="Times New Roman" w:hAnsiTheme="minorHAnsi" w:cstheme="minorHAnsi"/>
                <w:b/>
                <w:bCs/>
                <w:sz w:val="18"/>
                <w:szCs w:val="16"/>
                <w:lang w:val="en-US" w:eastAsia="zh-CN"/>
              </w:rPr>
              <w:t>Category</w:t>
            </w:r>
          </w:p>
        </w:tc>
      </w:tr>
      <w:tr w:rsidR="00F01866" w:rsidRPr="00725CCD" w14:paraId="1C8E4CA7" w14:textId="6EB5EF17" w:rsidTr="0069117E">
        <w:tc>
          <w:tcPr>
            <w:tcW w:w="1272" w:type="dxa"/>
          </w:tcPr>
          <w:p w14:paraId="4D71D2D1" w14:textId="1015E579" w:rsidR="00F01866" w:rsidRPr="00E7242D" w:rsidRDefault="00F01866" w:rsidP="00C019B9">
            <w:pPr>
              <w:rPr>
                <w:rFonts w:asciiTheme="minorHAnsi" w:eastAsia="Times New Roman" w:hAnsiTheme="minorHAnsi" w:cstheme="minorHAnsi"/>
                <w:sz w:val="18"/>
                <w:szCs w:val="16"/>
                <w:lang w:val="en-US" w:eastAsia="zh-CN"/>
              </w:rPr>
            </w:pPr>
            <w:r w:rsidRPr="00E7242D">
              <w:rPr>
                <w:rFonts w:asciiTheme="minorHAnsi" w:eastAsia="Times New Roman" w:hAnsiTheme="minorHAnsi" w:cstheme="minorHAnsi"/>
                <w:sz w:val="18"/>
                <w:szCs w:val="16"/>
                <w:lang w:val="en-US" w:eastAsia="zh-CN"/>
              </w:rPr>
              <w:t>eBao</w:t>
            </w:r>
          </w:p>
        </w:tc>
        <w:tc>
          <w:tcPr>
            <w:tcW w:w="6463" w:type="dxa"/>
          </w:tcPr>
          <w:p w14:paraId="072BB198" w14:textId="53E27D19" w:rsidR="00F01866" w:rsidRPr="00E7242D" w:rsidRDefault="00F01866" w:rsidP="00C019B9">
            <w:pPr>
              <w:rPr>
                <w:rFonts w:asciiTheme="minorHAnsi" w:eastAsia="Times New Roman" w:hAnsiTheme="minorHAnsi" w:cstheme="minorHAnsi"/>
                <w:sz w:val="18"/>
                <w:szCs w:val="16"/>
                <w:lang w:val="en-US" w:eastAsia="zh-CN"/>
              </w:rPr>
            </w:pPr>
            <w:r w:rsidRPr="00E7242D">
              <w:rPr>
                <w:rFonts w:asciiTheme="minorHAnsi" w:eastAsia="Times New Roman" w:hAnsiTheme="minorHAnsi" w:cstheme="minorHAnsi"/>
                <w:sz w:val="18"/>
                <w:szCs w:val="16"/>
                <w:lang w:val="en-US" w:eastAsia="zh-CN"/>
              </w:rPr>
              <w:t>eBao Life - U/W</w:t>
            </w:r>
            <w:r w:rsidRPr="00E7242D">
              <w:rPr>
                <w:rFonts w:asciiTheme="minorHAnsi" w:eastAsia="Times New Roman" w:hAnsiTheme="minorHAnsi" w:cstheme="minorHAnsi"/>
                <w:sz w:val="18"/>
                <w:szCs w:val="16"/>
                <w:lang w:val="en-US" w:eastAsia="zh-CN"/>
              </w:rPr>
              <w:br/>
              <w:t>eBao - Agency</w:t>
            </w:r>
            <w:r w:rsidRPr="00E7242D">
              <w:rPr>
                <w:rFonts w:asciiTheme="minorHAnsi" w:eastAsia="Times New Roman" w:hAnsiTheme="minorHAnsi" w:cstheme="minorHAnsi"/>
                <w:sz w:val="18"/>
                <w:szCs w:val="16"/>
                <w:lang w:val="en-US" w:eastAsia="zh-CN"/>
              </w:rPr>
              <w:br/>
              <w:t>eBao Life - Claims</w:t>
            </w:r>
            <w:r w:rsidRPr="00E7242D">
              <w:rPr>
                <w:rFonts w:asciiTheme="minorHAnsi" w:eastAsia="Times New Roman" w:hAnsiTheme="minorHAnsi" w:cstheme="minorHAnsi"/>
                <w:sz w:val="18"/>
                <w:szCs w:val="16"/>
                <w:lang w:val="en-US" w:eastAsia="zh-CN"/>
              </w:rPr>
              <w:br/>
              <w:t>eBao Life - Valuation</w:t>
            </w:r>
            <w:r w:rsidRPr="00E7242D">
              <w:rPr>
                <w:rFonts w:asciiTheme="minorHAnsi" w:eastAsia="Times New Roman" w:hAnsiTheme="minorHAnsi" w:cstheme="minorHAnsi"/>
                <w:sz w:val="18"/>
                <w:szCs w:val="16"/>
                <w:lang w:val="en-US" w:eastAsia="zh-CN"/>
              </w:rPr>
              <w:br/>
              <w:t>eBao Life - Finance</w:t>
            </w:r>
            <w:r w:rsidRPr="00E7242D">
              <w:rPr>
                <w:rFonts w:asciiTheme="minorHAnsi" w:eastAsia="Times New Roman" w:hAnsiTheme="minorHAnsi" w:cstheme="minorHAnsi"/>
                <w:sz w:val="18"/>
                <w:szCs w:val="16"/>
                <w:lang w:val="en-US" w:eastAsia="zh-CN"/>
              </w:rPr>
              <w:br/>
              <w:t>eBao Life - Policy Administration</w:t>
            </w:r>
            <w:r w:rsidRPr="00E7242D">
              <w:rPr>
                <w:rFonts w:asciiTheme="minorHAnsi" w:eastAsia="Times New Roman" w:hAnsiTheme="minorHAnsi" w:cstheme="minorHAnsi"/>
                <w:sz w:val="18"/>
                <w:szCs w:val="16"/>
                <w:lang w:val="en-US" w:eastAsia="zh-CN"/>
              </w:rPr>
              <w:br/>
              <w:t>eBao Life – Product</w:t>
            </w:r>
          </w:p>
        </w:tc>
      </w:tr>
      <w:tr w:rsidR="00F01866" w:rsidRPr="00725CCD" w14:paraId="59C4EEB1" w14:textId="6FB817AD" w:rsidTr="0069117E">
        <w:tc>
          <w:tcPr>
            <w:tcW w:w="1272" w:type="dxa"/>
          </w:tcPr>
          <w:p w14:paraId="1A1F5AB8" w14:textId="70184A45" w:rsidR="00F01866" w:rsidRPr="00E7242D" w:rsidRDefault="00F01866" w:rsidP="00C019B9">
            <w:pPr>
              <w:rPr>
                <w:rFonts w:asciiTheme="minorHAnsi" w:eastAsia="Times New Roman" w:hAnsiTheme="minorHAnsi" w:cstheme="minorHAnsi"/>
                <w:sz w:val="18"/>
                <w:szCs w:val="16"/>
                <w:lang w:val="en-US" w:eastAsia="zh-CN"/>
              </w:rPr>
            </w:pPr>
            <w:r w:rsidRPr="00E7242D">
              <w:rPr>
                <w:rFonts w:asciiTheme="minorHAnsi" w:eastAsia="Times New Roman" w:hAnsiTheme="minorHAnsi" w:cstheme="minorHAnsi"/>
                <w:sz w:val="18"/>
                <w:szCs w:val="16"/>
                <w:lang w:val="en-US" w:eastAsia="zh-CN"/>
              </w:rPr>
              <w:t>POS</w:t>
            </w:r>
          </w:p>
        </w:tc>
        <w:tc>
          <w:tcPr>
            <w:tcW w:w="6463" w:type="dxa"/>
          </w:tcPr>
          <w:p w14:paraId="2D69A61B" w14:textId="25D0D808" w:rsidR="00F01866" w:rsidRPr="00E7242D" w:rsidRDefault="00F01866" w:rsidP="00C019B9">
            <w:pPr>
              <w:rPr>
                <w:rFonts w:asciiTheme="minorHAnsi" w:eastAsia="Times New Roman" w:hAnsiTheme="minorHAnsi" w:cstheme="minorHAnsi"/>
                <w:sz w:val="18"/>
                <w:szCs w:val="16"/>
                <w:lang w:val="en-US" w:eastAsia="zh-CN"/>
              </w:rPr>
            </w:pPr>
            <w:r w:rsidRPr="00E7242D">
              <w:rPr>
                <w:rFonts w:asciiTheme="minorHAnsi" w:eastAsia="Times New Roman" w:hAnsiTheme="minorHAnsi" w:cstheme="minorHAnsi"/>
                <w:sz w:val="18"/>
                <w:szCs w:val="16"/>
                <w:lang w:val="en-US" w:eastAsia="zh-CN"/>
              </w:rPr>
              <w:t>POS Mobile Application</w:t>
            </w:r>
          </w:p>
        </w:tc>
      </w:tr>
      <w:tr w:rsidR="00F01866" w:rsidRPr="00725CCD" w14:paraId="7B0AB500" w14:textId="08BACE57" w:rsidTr="0069117E">
        <w:tc>
          <w:tcPr>
            <w:tcW w:w="1272" w:type="dxa"/>
          </w:tcPr>
          <w:p w14:paraId="49F03958" w14:textId="1C6618C8" w:rsidR="00F01866" w:rsidRPr="00E7242D" w:rsidRDefault="00F01866" w:rsidP="00C019B9">
            <w:pPr>
              <w:rPr>
                <w:rFonts w:asciiTheme="minorHAnsi" w:eastAsia="Times New Roman" w:hAnsiTheme="minorHAnsi" w:cstheme="minorHAnsi"/>
                <w:sz w:val="18"/>
                <w:szCs w:val="16"/>
                <w:lang w:val="en-US" w:eastAsia="zh-CN"/>
              </w:rPr>
            </w:pPr>
            <w:r w:rsidRPr="00E7242D">
              <w:rPr>
                <w:rFonts w:asciiTheme="minorHAnsi" w:eastAsia="Times New Roman" w:hAnsiTheme="minorHAnsi" w:cstheme="minorHAnsi"/>
                <w:sz w:val="18"/>
                <w:szCs w:val="16"/>
                <w:lang w:val="en-US" w:eastAsia="zh-CN"/>
              </w:rPr>
              <w:t>P-series</w:t>
            </w:r>
          </w:p>
        </w:tc>
        <w:tc>
          <w:tcPr>
            <w:tcW w:w="6463" w:type="dxa"/>
          </w:tcPr>
          <w:p w14:paraId="5E33296D" w14:textId="5AE4475A" w:rsidR="00F01866" w:rsidRPr="00E7242D" w:rsidRDefault="00F01866" w:rsidP="00C019B9">
            <w:pPr>
              <w:rPr>
                <w:rFonts w:asciiTheme="minorHAnsi" w:eastAsia="Times New Roman" w:hAnsiTheme="minorHAnsi" w:cstheme="minorHAnsi"/>
                <w:sz w:val="18"/>
                <w:szCs w:val="16"/>
                <w:lang w:val="en-US" w:eastAsia="zh-CN"/>
              </w:rPr>
            </w:pPr>
            <w:r w:rsidRPr="00E7242D">
              <w:rPr>
                <w:rFonts w:asciiTheme="minorHAnsi" w:eastAsia="Times New Roman" w:hAnsiTheme="minorHAnsi" w:cstheme="minorHAnsi"/>
                <w:sz w:val="18"/>
                <w:szCs w:val="16"/>
                <w:lang w:val="en-US" w:eastAsia="zh-CN"/>
              </w:rPr>
              <w:t>Customer Service App (P10)</w:t>
            </w:r>
          </w:p>
          <w:p w14:paraId="02921B9E" w14:textId="4DF23CD6" w:rsidR="00F01866" w:rsidRPr="00E7242D" w:rsidRDefault="00F01866" w:rsidP="00C019B9">
            <w:pPr>
              <w:rPr>
                <w:rFonts w:asciiTheme="minorHAnsi" w:eastAsia="Times New Roman" w:hAnsiTheme="minorHAnsi" w:cstheme="minorHAnsi"/>
                <w:sz w:val="18"/>
                <w:szCs w:val="16"/>
                <w:lang w:val="en-US" w:eastAsia="zh-CN"/>
              </w:rPr>
            </w:pPr>
            <w:r w:rsidRPr="00E7242D">
              <w:rPr>
                <w:rFonts w:asciiTheme="minorHAnsi" w:eastAsia="Times New Roman" w:hAnsiTheme="minorHAnsi" w:cstheme="minorHAnsi"/>
                <w:sz w:val="18"/>
                <w:szCs w:val="16"/>
                <w:lang w:val="en-US" w:eastAsia="zh-CN"/>
              </w:rPr>
              <w:t>Salesforce (P14)</w:t>
            </w:r>
          </w:p>
          <w:p w14:paraId="75EDF69C" w14:textId="375283A9" w:rsidR="00F01866" w:rsidRPr="00E7242D" w:rsidRDefault="00F01866" w:rsidP="00C019B9">
            <w:pPr>
              <w:rPr>
                <w:rFonts w:asciiTheme="minorHAnsi" w:eastAsia="Times New Roman" w:hAnsiTheme="minorHAnsi" w:cstheme="minorHAnsi"/>
                <w:sz w:val="18"/>
                <w:szCs w:val="16"/>
                <w:lang w:val="en-US" w:eastAsia="zh-CN"/>
              </w:rPr>
            </w:pPr>
            <w:r w:rsidRPr="00E7242D">
              <w:rPr>
                <w:rFonts w:asciiTheme="minorHAnsi" w:eastAsia="Times New Roman" w:hAnsiTheme="minorHAnsi" w:cstheme="minorHAnsi"/>
                <w:sz w:val="18"/>
                <w:szCs w:val="16"/>
                <w:lang w:val="en-US" w:eastAsia="zh-CN"/>
              </w:rPr>
              <w:t>Electronic New Business Application Center (P02)</w:t>
            </w:r>
          </w:p>
          <w:p w14:paraId="7391B3F9" w14:textId="21D9DE68" w:rsidR="00F01866" w:rsidRPr="00E7242D" w:rsidRDefault="00F01866" w:rsidP="00C019B9">
            <w:pPr>
              <w:rPr>
                <w:rFonts w:asciiTheme="minorHAnsi" w:eastAsia="Times New Roman" w:hAnsiTheme="minorHAnsi" w:cstheme="minorHAnsi"/>
                <w:sz w:val="18"/>
                <w:szCs w:val="16"/>
                <w:lang w:val="en-US" w:eastAsia="zh-CN"/>
              </w:rPr>
            </w:pPr>
            <w:r w:rsidRPr="00E7242D">
              <w:rPr>
                <w:rFonts w:asciiTheme="minorHAnsi" w:eastAsia="Times New Roman" w:hAnsiTheme="minorHAnsi" w:cstheme="minorHAnsi"/>
                <w:sz w:val="18"/>
                <w:szCs w:val="16"/>
                <w:lang w:val="en-US" w:eastAsia="zh-CN"/>
              </w:rPr>
              <w:t>Payment Platform (P05)</w:t>
            </w:r>
          </w:p>
          <w:p w14:paraId="3E35FAB9" w14:textId="062DDD54" w:rsidR="00F01866" w:rsidRPr="00E7242D" w:rsidRDefault="00F01866" w:rsidP="00C019B9">
            <w:pPr>
              <w:rPr>
                <w:rFonts w:asciiTheme="minorHAnsi" w:eastAsia="Times New Roman" w:hAnsiTheme="minorHAnsi" w:cstheme="minorHAnsi"/>
                <w:sz w:val="18"/>
                <w:szCs w:val="16"/>
                <w:lang w:val="en-US" w:eastAsia="zh-CN"/>
              </w:rPr>
            </w:pPr>
            <w:r w:rsidRPr="00E7242D">
              <w:rPr>
                <w:rFonts w:asciiTheme="minorHAnsi" w:eastAsia="Times New Roman" w:hAnsiTheme="minorHAnsi" w:cstheme="minorHAnsi"/>
                <w:sz w:val="18"/>
                <w:szCs w:val="16"/>
                <w:lang w:val="en-US" w:eastAsia="zh-CN"/>
              </w:rPr>
              <w:t>Customer Service Center (P03)</w:t>
            </w:r>
          </w:p>
          <w:p w14:paraId="2890850E" w14:textId="37D01F41" w:rsidR="00F01866" w:rsidRPr="00E7242D" w:rsidRDefault="00F01866" w:rsidP="00C019B9">
            <w:pPr>
              <w:rPr>
                <w:rFonts w:asciiTheme="minorHAnsi" w:eastAsia="Times New Roman" w:hAnsiTheme="minorHAnsi" w:cstheme="minorHAnsi"/>
                <w:sz w:val="18"/>
                <w:szCs w:val="16"/>
                <w:lang w:val="en-US" w:eastAsia="zh-CN"/>
              </w:rPr>
            </w:pPr>
            <w:r w:rsidRPr="00E7242D">
              <w:rPr>
                <w:rFonts w:asciiTheme="minorHAnsi" w:eastAsia="Times New Roman" w:hAnsiTheme="minorHAnsi" w:cstheme="minorHAnsi"/>
                <w:sz w:val="18"/>
                <w:szCs w:val="16"/>
                <w:lang w:val="en-US" w:eastAsia="zh-CN"/>
              </w:rPr>
              <w:t>Management Performance Dashboard (P06)</w:t>
            </w:r>
          </w:p>
          <w:p w14:paraId="464BCC24" w14:textId="47F79851" w:rsidR="00F01866" w:rsidRPr="00E7242D" w:rsidRDefault="00F01866" w:rsidP="00C019B9">
            <w:pPr>
              <w:rPr>
                <w:rFonts w:asciiTheme="minorHAnsi" w:eastAsia="Times New Roman" w:hAnsiTheme="minorHAnsi" w:cstheme="minorHAnsi"/>
                <w:sz w:val="18"/>
                <w:szCs w:val="16"/>
                <w:lang w:val="en-US" w:eastAsia="zh-CN"/>
              </w:rPr>
            </w:pPr>
            <w:r w:rsidRPr="00E7242D">
              <w:rPr>
                <w:rFonts w:asciiTheme="minorHAnsi" w:eastAsia="Times New Roman" w:hAnsiTheme="minorHAnsi" w:cstheme="minorHAnsi"/>
                <w:sz w:val="18"/>
                <w:szCs w:val="16"/>
                <w:lang w:val="en-US" w:eastAsia="zh-CN"/>
              </w:rPr>
              <w:t>Sales Management System (P06)</w:t>
            </w:r>
          </w:p>
          <w:p w14:paraId="009B26CF" w14:textId="608D8D19" w:rsidR="00F01866" w:rsidRPr="00E7242D" w:rsidRDefault="00F01866" w:rsidP="00C019B9">
            <w:pPr>
              <w:rPr>
                <w:rFonts w:asciiTheme="minorHAnsi" w:eastAsia="Times New Roman" w:hAnsiTheme="minorHAnsi" w:cstheme="minorHAnsi"/>
                <w:sz w:val="18"/>
                <w:szCs w:val="16"/>
                <w:lang w:val="en-US" w:eastAsia="zh-CN"/>
              </w:rPr>
            </w:pPr>
            <w:r w:rsidRPr="00E7242D">
              <w:rPr>
                <w:rFonts w:asciiTheme="minorHAnsi" w:eastAsia="Times New Roman" w:hAnsiTheme="minorHAnsi" w:cstheme="minorHAnsi"/>
                <w:sz w:val="18"/>
                <w:szCs w:val="16"/>
                <w:lang w:val="en-US" w:eastAsia="zh-CN"/>
              </w:rPr>
              <w:t>Agency Campaign (P06)</w:t>
            </w:r>
          </w:p>
          <w:p w14:paraId="5C5C1574" w14:textId="3C7866F9" w:rsidR="00F01866" w:rsidRPr="00E7242D" w:rsidRDefault="00F01866" w:rsidP="00C019B9">
            <w:pPr>
              <w:rPr>
                <w:rFonts w:asciiTheme="minorHAnsi" w:eastAsia="Times New Roman" w:hAnsiTheme="minorHAnsi" w:cstheme="minorHAnsi"/>
                <w:sz w:val="18"/>
                <w:szCs w:val="16"/>
                <w:lang w:val="en-US" w:eastAsia="zh-CN"/>
              </w:rPr>
            </w:pPr>
            <w:r w:rsidRPr="00E7242D">
              <w:rPr>
                <w:rFonts w:asciiTheme="minorHAnsi" w:eastAsia="Times New Roman" w:hAnsiTheme="minorHAnsi" w:cstheme="minorHAnsi"/>
                <w:sz w:val="18"/>
                <w:szCs w:val="16"/>
                <w:lang w:val="en-US" w:eastAsia="zh-CN"/>
              </w:rPr>
              <w:t>Mobile Business Development App (P08/P09)</w:t>
            </w:r>
          </w:p>
        </w:tc>
      </w:tr>
      <w:tr w:rsidR="00F01866" w:rsidRPr="00725CCD" w14:paraId="54242375" w14:textId="39EC18D0" w:rsidTr="0069117E">
        <w:tc>
          <w:tcPr>
            <w:tcW w:w="1272" w:type="dxa"/>
          </w:tcPr>
          <w:p w14:paraId="1F910D40" w14:textId="24C502AA" w:rsidR="00F01866" w:rsidRPr="00E7242D" w:rsidRDefault="00F01866" w:rsidP="00C019B9">
            <w:pPr>
              <w:rPr>
                <w:rFonts w:asciiTheme="minorHAnsi" w:eastAsia="Times New Roman" w:hAnsiTheme="minorHAnsi" w:cstheme="minorHAnsi"/>
                <w:sz w:val="18"/>
                <w:szCs w:val="16"/>
                <w:lang w:val="en-US" w:eastAsia="zh-CN"/>
              </w:rPr>
            </w:pPr>
            <w:r w:rsidRPr="00E7242D">
              <w:rPr>
                <w:rFonts w:asciiTheme="minorHAnsi" w:eastAsia="Times New Roman" w:hAnsiTheme="minorHAnsi" w:cstheme="minorHAnsi"/>
                <w:sz w:val="18"/>
                <w:szCs w:val="16"/>
                <w:lang w:val="en-US" w:eastAsia="zh-CN"/>
              </w:rPr>
              <w:t>CSM</w:t>
            </w:r>
          </w:p>
        </w:tc>
        <w:tc>
          <w:tcPr>
            <w:tcW w:w="6463" w:type="dxa"/>
          </w:tcPr>
          <w:p w14:paraId="1AB60680" w14:textId="7BCDABBC" w:rsidR="00F01866" w:rsidRPr="00E7242D" w:rsidRDefault="00F01866" w:rsidP="00C019B9">
            <w:pPr>
              <w:rPr>
                <w:rFonts w:asciiTheme="minorHAnsi" w:eastAsia="Times New Roman" w:hAnsiTheme="minorHAnsi" w:cstheme="minorHAnsi"/>
                <w:sz w:val="18"/>
                <w:szCs w:val="16"/>
                <w:lang w:val="en-US" w:eastAsia="zh-CN"/>
              </w:rPr>
            </w:pPr>
            <w:r w:rsidRPr="00E7242D">
              <w:rPr>
                <w:rFonts w:asciiTheme="minorHAnsi" w:eastAsia="Times New Roman" w:hAnsiTheme="minorHAnsi" w:cstheme="minorHAnsi"/>
                <w:sz w:val="18"/>
                <w:szCs w:val="16"/>
                <w:lang w:val="en-US" w:eastAsia="zh-CN"/>
              </w:rPr>
              <w:t>CSM System (Siebel)</w:t>
            </w:r>
          </w:p>
        </w:tc>
      </w:tr>
      <w:tr w:rsidR="00F01866" w:rsidRPr="00725CCD" w14:paraId="0324D877" w14:textId="32FD54E9" w:rsidTr="0069117E">
        <w:tc>
          <w:tcPr>
            <w:tcW w:w="1272" w:type="dxa"/>
          </w:tcPr>
          <w:p w14:paraId="7480E028" w14:textId="2E892CDD" w:rsidR="00F01866" w:rsidRPr="00E7242D" w:rsidRDefault="00F01866" w:rsidP="00C019B9">
            <w:pPr>
              <w:rPr>
                <w:rFonts w:asciiTheme="minorHAnsi" w:eastAsia="Times New Roman" w:hAnsiTheme="minorHAnsi" w:cstheme="minorHAnsi"/>
                <w:sz w:val="18"/>
                <w:szCs w:val="16"/>
                <w:lang w:val="en-US" w:eastAsia="zh-CN"/>
              </w:rPr>
            </w:pPr>
            <w:r w:rsidRPr="00E7242D">
              <w:rPr>
                <w:rFonts w:asciiTheme="minorHAnsi" w:eastAsia="Times New Roman" w:hAnsiTheme="minorHAnsi" w:cstheme="minorHAnsi"/>
                <w:sz w:val="18"/>
                <w:szCs w:val="16"/>
                <w:lang w:val="en-US" w:eastAsia="zh-CN"/>
              </w:rPr>
              <w:t>BOSS</w:t>
            </w:r>
          </w:p>
        </w:tc>
        <w:tc>
          <w:tcPr>
            <w:tcW w:w="6463" w:type="dxa"/>
          </w:tcPr>
          <w:p w14:paraId="0F24640F" w14:textId="48F1F2BB" w:rsidR="00F01866" w:rsidRPr="00E7242D" w:rsidRDefault="00F01866" w:rsidP="00C019B9">
            <w:pPr>
              <w:rPr>
                <w:rFonts w:asciiTheme="minorHAnsi" w:eastAsia="Times New Roman" w:hAnsiTheme="minorHAnsi" w:cstheme="minorHAnsi"/>
                <w:sz w:val="18"/>
                <w:szCs w:val="16"/>
                <w:lang w:val="en-US" w:eastAsia="zh-CN"/>
              </w:rPr>
            </w:pPr>
            <w:r w:rsidRPr="00E7242D">
              <w:rPr>
                <w:rFonts w:asciiTheme="minorHAnsi" w:eastAsia="Times New Roman" w:hAnsiTheme="minorHAnsi" w:cstheme="minorHAnsi"/>
                <w:sz w:val="18"/>
                <w:szCs w:val="16"/>
                <w:lang w:val="en-US" w:eastAsia="zh-CN"/>
              </w:rPr>
              <w:t>BOSS - Agent Portal</w:t>
            </w:r>
            <w:r w:rsidRPr="00E7242D">
              <w:rPr>
                <w:rFonts w:asciiTheme="minorHAnsi" w:eastAsia="Times New Roman" w:hAnsiTheme="minorHAnsi" w:cstheme="minorHAnsi"/>
                <w:sz w:val="18"/>
                <w:szCs w:val="16"/>
                <w:lang w:val="en-US" w:eastAsia="zh-CN"/>
              </w:rPr>
              <w:br/>
              <w:t>BOSS - Financial Express</w:t>
            </w:r>
            <w:r w:rsidRPr="00E7242D">
              <w:rPr>
                <w:rFonts w:asciiTheme="minorHAnsi" w:eastAsia="Times New Roman" w:hAnsiTheme="minorHAnsi" w:cstheme="minorHAnsi"/>
                <w:sz w:val="18"/>
                <w:szCs w:val="16"/>
                <w:lang w:val="en-US" w:eastAsia="zh-CN"/>
              </w:rPr>
              <w:br/>
              <w:t>BOSS - IFA / CA Portal</w:t>
            </w:r>
            <w:r w:rsidRPr="00E7242D">
              <w:rPr>
                <w:rFonts w:asciiTheme="minorHAnsi" w:eastAsia="Times New Roman" w:hAnsiTheme="minorHAnsi" w:cstheme="minorHAnsi"/>
                <w:sz w:val="18"/>
                <w:szCs w:val="16"/>
                <w:lang w:val="en-US" w:eastAsia="zh-CN"/>
              </w:rPr>
              <w:br/>
              <w:t>BOSS - Customer Portal</w:t>
            </w:r>
          </w:p>
        </w:tc>
      </w:tr>
      <w:tr w:rsidR="00F01866" w:rsidRPr="00725CCD" w14:paraId="14073B2C" w14:textId="7FC4F758" w:rsidTr="0069117E">
        <w:tc>
          <w:tcPr>
            <w:tcW w:w="1272" w:type="dxa"/>
          </w:tcPr>
          <w:p w14:paraId="780557E5" w14:textId="6ADC80D6" w:rsidR="00F01866" w:rsidRPr="00E7242D" w:rsidRDefault="00F01866" w:rsidP="00C019B9">
            <w:pPr>
              <w:rPr>
                <w:rFonts w:asciiTheme="minorHAnsi" w:eastAsia="Times New Roman" w:hAnsiTheme="minorHAnsi" w:cstheme="minorHAnsi"/>
                <w:sz w:val="18"/>
                <w:szCs w:val="16"/>
                <w:lang w:val="en-US" w:eastAsia="zh-CN"/>
              </w:rPr>
            </w:pPr>
            <w:r w:rsidRPr="00E7242D">
              <w:rPr>
                <w:rFonts w:asciiTheme="minorHAnsi" w:eastAsia="Times New Roman" w:hAnsiTheme="minorHAnsi" w:cstheme="minorHAnsi"/>
                <w:sz w:val="18"/>
                <w:szCs w:val="16"/>
                <w:lang w:val="en-US" w:eastAsia="zh-CN"/>
              </w:rPr>
              <w:t>Data Feed</w:t>
            </w:r>
          </w:p>
        </w:tc>
        <w:tc>
          <w:tcPr>
            <w:tcW w:w="6463" w:type="dxa"/>
          </w:tcPr>
          <w:p w14:paraId="7475CF5D" w14:textId="77777777" w:rsidR="00F01866" w:rsidRPr="00E7242D" w:rsidRDefault="00F01866" w:rsidP="00C019B9">
            <w:pPr>
              <w:rPr>
                <w:rFonts w:asciiTheme="minorHAnsi" w:eastAsia="Times New Roman" w:hAnsiTheme="minorHAnsi" w:cstheme="minorHAnsi"/>
                <w:sz w:val="18"/>
                <w:szCs w:val="16"/>
                <w:lang w:val="en-US" w:eastAsia="zh-CN"/>
              </w:rPr>
            </w:pPr>
            <w:proofErr w:type="spellStart"/>
            <w:r w:rsidRPr="00E7242D">
              <w:rPr>
                <w:rFonts w:asciiTheme="minorHAnsi" w:eastAsia="Times New Roman" w:hAnsiTheme="minorHAnsi" w:cstheme="minorHAnsi"/>
                <w:sz w:val="18"/>
                <w:szCs w:val="16"/>
                <w:lang w:val="en-US" w:eastAsia="zh-CN"/>
              </w:rPr>
              <w:t>DataFeed</w:t>
            </w:r>
            <w:proofErr w:type="spellEnd"/>
            <w:r w:rsidRPr="00E7242D">
              <w:rPr>
                <w:rFonts w:asciiTheme="minorHAnsi" w:eastAsia="Times New Roman" w:hAnsiTheme="minorHAnsi" w:cstheme="minorHAnsi"/>
                <w:sz w:val="18"/>
                <w:szCs w:val="16"/>
                <w:lang w:val="en-US" w:eastAsia="zh-CN"/>
              </w:rPr>
              <w:t xml:space="preserve"> for Partnership</w:t>
            </w:r>
          </w:p>
          <w:p w14:paraId="0009D399" w14:textId="63EC5033" w:rsidR="00F01866" w:rsidRPr="00E7242D" w:rsidRDefault="00F01866" w:rsidP="00C019B9">
            <w:pPr>
              <w:rPr>
                <w:rFonts w:asciiTheme="minorHAnsi" w:eastAsia="Times New Roman" w:hAnsiTheme="minorHAnsi" w:cstheme="minorHAnsi"/>
                <w:sz w:val="18"/>
                <w:szCs w:val="16"/>
                <w:lang w:val="en-US" w:eastAsia="zh-CN"/>
              </w:rPr>
            </w:pPr>
          </w:p>
        </w:tc>
      </w:tr>
    </w:tbl>
    <w:p w14:paraId="13220440" w14:textId="289CE1CA" w:rsidR="000507BB" w:rsidRDefault="000507BB" w:rsidP="000C31C1">
      <w:pPr>
        <w:rPr>
          <w:rFonts w:asciiTheme="minorHAnsi" w:eastAsia="Times New Roman" w:hAnsiTheme="minorHAnsi" w:cstheme="minorHAnsi"/>
          <w:sz w:val="22"/>
          <w:szCs w:val="22"/>
          <w:lang w:val="en-US" w:eastAsia="zh-CN"/>
        </w:rPr>
      </w:pPr>
    </w:p>
    <w:p w14:paraId="7C18334D" w14:textId="1DC43A72" w:rsidR="00491FF5" w:rsidRPr="00491FF5" w:rsidRDefault="00491FF5" w:rsidP="00491FF5">
      <w:pPr>
        <w:rPr>
          <w:rFonts w:asciiTheme="minorHAnsi" w:eastAsia="Times New Roman" w:hAnsiTheme="minorHAnsi" w:cstheme="minorHAnsi"/>
          <w:sz w:val="22"/>
          <w:szCs w:val="22"/>
          <w:lang w:val="en-US" w:eastAsia="zh-CN"/>
        </w:rPr>
      </w:pPr>
      <w:r w:rsidRPr="00491FF5">
        <w:rPr>
          <w:rFonts w:asciiTheme="minorHAnsi" w:eastAsia="Times New Roman" w:hAnsiTheme="minorHAnsi" w:cstheme="minorHAnsi"/>
          <w:sz w:val="22"/>
          <w:szCs w:val="22"/>
          <w:lang w:val="en-US" w:eastAsia="zh-CN"/>
        </w:rPr>
        <w:t>Expected Outcome</w:t>
      </w:r>
      <w:r>
        <w:rPr>
          <w:rFonts w:asciiTheme="minorHAnsi" w:eastAsia="Times New Roman" w:hAnsiTheme="minorHAnsi" w:cstheme="minorHAnsi"/>
          <w:sz w:val="22"/>
          <w:szCs w:val="22"/>
          <w:lang w:val="en-US" w:eastAsia="zh-CN"/>
        </w:rPr>
        <w:t xml:space="preserve"> after implementing the EDW/data lake,</w:t>
      </w:r>
    </w:p>
    <w:p w14:paraId="477507CF" w14:textId="2E9777EA" w:rsidR="00491FF5" w:rsidRPr="00491FF5" w:rsidDel="00753218" w:rsidRDefault="00491FF5" w:rsidP="00491FF5">
      <w:pPr>
        <w:pStyle w:val="ListParagraph"/>
        <w:numPr>
          <w:ilvl w:val="0"/>
          <w:numId w:val="30"/>
        </w:numPr>
        <w:rPr>
          <w:del w:id="568" w:author="Kelvin Wong Kin" w:date="2023-02-02T14:08:00Z"/>
          <w:rFonts w:asciiTheme="minorHAnsi" w:eastAsia="Times New Roman" w:hAnsiTheme="minorHAnsi" w:cstheme="minorHAnsi"/>
          <w:sz w:val="22"/>
          <w:szCs w:val="22"/>
          <w:lang w:val="en-US" w:eastAsia="zh-CN"/>
        </w:rPr>
      </w:pPr>
      <w:del w:id="569" w:author="Kelvin Wong Kin" w:date="2023-02-02T14:08:00Z">
        <w:r w:rsidRPr="00491FF5" w:rsidDel="00753218">
          <w:rPr>
            <w:rFonts w:asciiTheme="minorHAnsi" w:eastAsia="Times New Roman" w:hAnsiTheme="minorHAnsi" w:cstheme="minorHAnsi"/>
            <w:sz w:val="22"/>
            <w:szCs w:val="22"/>
            <w:lang w:val="en-US" w:eastAsia="zh-CN"/>
          </w:rPr>
          <w:delText>Single Source of Truth</w:delText>
        </w:r>
      </w:del>
    </w:p>
    <w:p w14:paraId="72C995B4" w14:textId="4A682D47" w:rsidR="00753218" w:rsidRDefault="00753218" w:rsidP="00491FF5">
      <w:pPr>
        <w:pStyle w:val="ListParagraph"/>
        <w:numPr>
          <w:ilvl w:val="0"/>
          <w:numId w:val="30"/>
        </w:numPr>
        <w:rPr>
          <w:ins w:id="570" w:author="Kelvin Wong Kin" w:date="2023-02-02T14:11:00Z"/>
          <w:rFonts w:asciiTheme="minorHAnsi" w:eastAsia="Times New Roman" w:hAnsiTheme="minorHAnsi" w:cstheme="minorHAnsi"/>
          <w:sz w:val="22"/>
          <w:szCs w:val="22"/>
          <w:lang w:val="en-US" w:eastAsia="zh-CN"/>
        </w:rPr>
      </w:pPr>
      <w:ins w:id="571" w:author="Kelvin Wong Kin" w:date="2023-02-02T14:11:00Z">
        <w:r>
          <w:rPr>
            <w:rFonts w:asciiTheme="minorHAnsi" w:eastAsia="Times New Roman" w:hAnsiTheme="minorHAnsi" w:cstheme="minorHAnsi"/>
            <w:sz w:val="22"/>
            <w:szCs w:val="22"/>
            <w:lang w:val="en-US" w:eastAsia="zh-CN"/>
          </w:rPr>
          <w:lastRenderedPageBreak/>
          <w:t xml:space="preserve">Single Source of Truth for </w:t>
        </w:r>
      </w:ins>
      <w:ins w:id="572" w:author="Kelvin Wong Kin" w:date="2023-02-02T14:17:00Z">
        <w:r>
          <w:rPr>
            <w:rFonts w:asciiTheme="minorHAnsi" w:eastAsia="Times New Roman" w:hAnsiTheme="minorHAnsi" w:cstheme="minorHAnsi"/>
            <w:sz w:val="22"/>
            <w:szCs w:val="22"/>
            <w:lang w:val="en-US" w:eastAsia="zh-CN"/>
          </w:rPr>
          <w:t>various ana</w:t>
        </w:r>
      </w:ins>
      <w:ins w:id="573" w:author="Kelvin Wong Kin" w:date="2023-02-02T14:18:00Z">
        <w:r>
          <w:rPr>
            <w:rFonts w:asciiTheme="minorHAnsi" w:eastAsia="Times New Roman" w:hAnsiTheme="minorHAnsi" w:cstheme="minorHAnsi"/>
            <w:sz w:val="22"/>
            <w:szCs w:val="22"/>
            <w:lang w:val="en-US" w:eastAsia="zh-CN"/>
          </w:rPr>
          <w:t>lytics</w:t>
        </w:r>
      </w:ins>
      <w:ins w:id="574" w:author="Kelvin Wong Kin" w:date="2023-02-02T14:11:00Z">
        <w:r>
          <w:rPr>
            <w:rFonts w:asciiTheme="minorHAnsi" w:eastAsia="Times New Roman" w:hAnsiTheme="minorHAnsi" w:cstheme="minorHAnsi"/>
            <w:sz w:val="22"/>
            <w:szCs w:val="22"/>
            <w:lang w:val="en-US" w:eastAsia="zh-CN"/>
          </w:rPr>
          <w:t xml:space="preserve"> </w:t>
        </w:r>
      </w:ins>
      <w:ins w:id="575" w:author="Kelvin Wong Kin" w:date="2023-02-02T14:12:00Z">
        <w:r>
          <w:rPr>
            <w:rFonts w:asciiTheme="minorHAnsi" w:eastAsia="Times New Roman" w:hAnsiTheme="minorHAnsi" w:cstheme="minorHAnsi"/>
            <w:sz w:val="22"/>
            <w:szCs w:val="22"/>
            <w:lang w:val="en-US" w:eastAsia="zh-CN"/>
          </w:rPr>
          <w:t xml:space="preserve">functions, e.g., </w:t>
        </w:r>
      </w:ins>
      <w:ins w:id="576" w:author="Kelvin Wong Kin" w:date="2023-02-02T14:13:00Z">
        <w:r>
          <w:rPr>
            <w:rFonts w:asciiTheme="minorHAnsi" w:eastAsia="Times New Roman" w:hAnsiTheme="minorHAnsi" w:cstheme="minorHAnsi"/>
            <w:sz w:val="22"/>
            <w:szCs w:val="22"/>
            <w:lang w:val="en-US" w:eastAsia="zh-CN"/>
          </w:rPr>
          <w:t>data store</w:t>
        </w:r>
      </w:ins>
      <w:ins w:id="577" w:author="Kelvin Wong Kin" w:date="2023-02-02T14:19:00Z">
        <w:r w:rsidR="007B5454">
          <w:rPr>
            <w:rFonts w:asciiTheme="minorHAnsi" w:eastAsia="Times New Roman" w:hAnsiTheme="minorHAnsi" w:cstheme="minorHAnsi"/>
            <w:sz w:val="22"/>
            <w:szCs w:val="22"/>
            <w:lang w:val="en-US" w:eastAsia="zh-CN"/>
          </w:rPr>
          <w:t xml:space="preserve"> – historical data until now</w:t>
        </w:r>
      </w:ins>
      <w:ins w:id="578" w:author="Kelvin Wong Kin" w:date="2023-02-02T14:13:00Z">
        <w:r>
          <w:rPr>
            <w:rFonts w:asciiTheme="minorHAnsi" w:eastAsia="Times New Roman" w:hAnsiTheme="minorHAnsi" w:cstheme="minorHAnsi"/>
            <w:sz w:val="22"/>
            <w:szCs w:val="22"/>
            <w:lang w:val="en-US" w:eastAsia="zh-CN"/>
          </w:rPr>
          <w:t xml:space="preserve"> for </w:t>
        </w:r>
      </w:ins>
      <w:ins w:id="579" w:author="Kelvin Wong Kin" w:date="2023-02-02T14:18:00Z">
        <w:r>
          <w:rPr>
            <w:rFonts w:asciiTheme="minorHAnsi" w:eastAsia="Times New Roman" w:hAnsiTheme="minorHAnsi" w:cstheme="minorHAnsi"/>
            <w:sz w:val="22"/>
            <w:szCs w:val="22"/>
            <w:lang w:val="en-US" w:eastAsia="zh-CN"/>
          </w:rPr>
          <w:t>self-service or automated reporting/dashboard</w:t>
        </w:r>
      </w:ins>
      <w:ins w:id="580" w:author="Kelvin Wong Kin" w:date="2023-02-02T14:13:00Z">
        <w:r>
          <w:rPr>
            <w:rFonts w:asciiTheme="minorHAnsi" w:eastAsia="Times New Roman" w:hAnsiTheme="minorHAnsi" w:cstheme="minorHAnsi"/>
            <w:sz w:val="22"/>
            <w:szCs w:val="22"/>
            <w:lang w:val="en-US" w:eastAsia="zh-CN"/>
          </w:rPr>
          <w:t>,</w:t>
        </w:r>
      </w:ins>
      <w:ins w:id="581" w:author="Kelvin Wong Kin" w:date="2023-02-02T14:15:00Z">
        <w:r>
          <w:rPr>
            <w:rFonts w:asciiTheme="minorHAnsi" w:eastAsia="Times New Roman" w:hAnsiTheme="minorHAnsi" w:cstheme="minorHAnsi"/>
            <w:sz w:val="22"/>
            <w:szCs w:val="22"/>
            <w:lang w:val="en-US" w:eastAsia="zh-CN"/>
          </w:rPr>
          <w:t xml:space="preserve"> advanced</w:t>
        </w:r>
      </w:ins>
      <w:ins w:id="582" w:author="Kelvin Wong Kin" w:date="2023-02-02T14:14:00Z">
        <w:r>
          <w:rPr>
            <w:rFonts w:asciiTheme="minorHAnsi" w:eastAsia="Times New Roman" w:hAnsiTheme="minorHAnsi" w:cstheme="minorHAnsi"/>
            <w:sz w:val="22"/>
            <w:szCs w:val="22"/>
            <w:lang w:val="en-US" w:eastAsia="zh-CN"/>
          </w:rPr>
          <w:t xml:space="preserve"> analytics with</w:t>
        </w:r>
      </w:ins>
      <w:ins w:id="583" w:author="Kelvin Wong Kin" w:date="2023-02-02T14:13:00Z">
        <w:r>
          <w:rPr>
            <w:rFonts w:asciiTheme="minorHAnsi" w:eastAsia="Times New Roman" w:hAnsiTheme="minorHAnsi" w:cstheme="minorHAnsi"/>
            <w:sz w:val="22"/>
            <w:szCs w:val="22"/>
            <w:lang w:val="en-US" w:eastAsia="zh-CN"/>
          </w:rPr>
          <w:t xml:space="preserve"> </w:t>
        </w:r>
      </w:ins>
      <w:ins w:id="584" w:author="Kelvin Wong Kin" w:date="2023-02-02T14:12:00Z">
        <w:r>
          <w:rPr>
            <w:rFonts w:asciiTheme="minorHAnsi" w:eastAsia="Times New Roman" w:hAnsiTheme="minorHAnsi" w:cstheme="minorHAnsi"/>
            <w:sz w:val="22"/>
            <w:szCs w:val="22"/>
            <w:lang w:val="en-US" w:eastAsia="zh-CN"/>
          </w:rPr>
          <w:t xml:space="preserve">AI/ML </w:t>
        </w:r>
      </w:ins>
    </w:p>
    <w:p w14:paraId="4849D0D1" w14:textId="56DD5B95" w:rsidR="00753218" w:rsidRDefault="00753218" w:rsidP="00491FF5">
      <w:pPr>
        <w:pStyle w:val="ListParagraph"/>
        <w:numPr>
          <w:ilvl w:val="0"/>
          <w:numId w:val="30"/>
        </w:numPr>
        <w:rPr>
          <w:ins w:id="585" w:author="Kelvin Wong Kin" w:date="2023-02-02T14:22:00Z"/>
          <w:rFonts w:asciiTheme="minorHAnsi" w:eastAsia="Times New Roman" w:hAnsiTheme="minorHAnsi" w:cstheme="minorHAnsi"/>
          <w:sz w:val="22"/>
          <w:szCs w:val="22"/>
          <w:lang w:val="en-US" w:eastAsia="zh-CN"/>
        </w:rPr>
      </w:pPr>
      <w:ins w:id="586" w:author="Kelvin Wong Kin" w:date="2023-02-02T14:09:00Z">
        <w:r>
          <w:rPr>
            <w:rFonts w:asciiTheme="minorHAnsi" w:eastAsia="Times New Roman" w:hAnsiTheme="minorHAnsi" w:cstheme="minorHAnsi"/>
            <w:sz w:val="22"/>
            <w:szCs w:val="22"/>
            <w:lang w:val="en-US" w:eastAsia="zh-CN"/>
          </w:rPr>
          <w:t>Well-def</w:t>
        </w:r>
      </w:ins>
      <w:ins w:id="587" w:author="Kelvin Wong Kin" w:date="2023-02-02T14:10:00Z">
        <w:r>
          <w:rPr>
            <w:rFonts w:asciiTheme="minorHAnsi" w:eastAsia="Times New Roman" w:hAnsiTheme="minorHAnsi" w:cstheme="minorHAnsi"/>
            <w:sz w:val="22"/>
            <w:szCs w:val="22"/>
            <w:lang w:val="en-US" w:eastAsia="zh-CN"/>
          </w:rPr>
          <w:t xml:space="preserve">ine domain specified data marts (e.g., </w:t>
        </w:r>
      </w:ins>
      <w:ins w:id="588" w:author="Kelvin Wong Kin" w:date="2023-02-02T14:11:00Z">
        <w:r>
          <w:rPr>
            <w:rFonts w:asciiTheme="minorHAnsi" w:eastAsia="Times New Roman" w:hAnsiTheme="minorHAnsi" w:cstheme="minorHAnsi"/>
            <w:sz w:val="22"/>
            <w:szCs w:val="22"/>
            <w:lang w:val="en-US" w:eastAsia="zh-CN"/>
          </w:rPr>
          <w:t>New Business</w:t>
        </w:r>
      </w:ins>
      <w:ins w:id="589" w:author="Kelvin Wong Kin" w:date="2023-02-02T14:10:00Z">
        <w:r>
          <w:rPr>
            <w:rFonts w:asciiTheme="minorHAnsi" w:eastAsia="Times New Roman" w:hAnsiTheme="minorHAnsi" w:cstheme="minorHAnsi"/>
            <w:sz w:val="22"/>
            <w:szCs w:val="22"/>
            <w:lang w:val="en-US" w:eastAsia="zh-CN"/>
          </w:rPr>
          <w:t>, Agency</w:t>
        </w:r>
      </w:ins>
      <w:ins w:id="590" w:author="Kelvin Wong Kin" w:date="2023-02-02T14:35:00Z">
        <w:r w:rsidR="00D92268">
          <w:rPr>
            <w:rFonts w:asciiTheme="minorHAnsi" w:eastAsia="Times New Roman" w:hAnsiTheme="minorHAnsi" w:cstheme="minorHAnsi"/>
            <w:sz w:val="22"/>
            <w:szCs w:val="22"/>
            <w:lang w:val="en-US" w:eastAsia="zh-CN"/>
          </w:rPr>
          <w:t>,</w:t>
        </w:r>
      </w:ins>
      <w:ins w:id="591" w:author="Kelvin Wong Kin" w:date="2023-02-02T14:36:00Z">
        <w:r w:rsidR="00D92268">
          <w:rPr>
            <w:rFonts w:asciiTheme="minorHAnsi" w:eastAsia="Times New Roman" w:hAnsiTheme="minorHAnsi" w:cstheme="minorHAnsi"/>
            <w:sz w:val="22"/>
            <w:szCs w:val="22"/>
            <w:lang w:val="en-US" w:eastAsia="zh-CN"/>
          </w:rPr>
          <w:t xml:space="preserve"> Broker,</w:t>
        </w:r>
      </w:ins>
      <w:ins w:id="592" w:author="Kelvin Wong Kin" w:date="2023-02-02T14:35:00Z">
        <w:r w:rsidR="00D92268">
          <w:rPr>
            <w:rFonts w:asciiTheme="minorHAnsi" w:eastAsia="Times New Roman" w:hAnsiTheme="minorHAnsi" w:cstheme="minorHAnsi"/>
            <w:sz w:val="22"/>
            <w:szCs w:val="22"/>
            <w:lang w:val="en-US" w:eastAsia="zh-CN"/>
          </w:rPr>
          <w:t xml:space="preserve"> Claim, Finance</w:t>
        </w:r>
      </w:ins>
      <w:ins w:id="593" w:author="Kelvin Wong Kin" w:date="2023-02-02T14:10:00Z">
        <w:r>
          <w:rPr>
            <w:rFonts w:asciiTheme="minorHAnsi" w:eastAsia="Times New Roman" w:hAnsiTheme="minorHAnsi" w:cstheme="minorHAnsi"/>
            <w:sz w:val="22"/>
            <w:szCs w:val="22"/>
            <w:lang w:val="en-US" w:eastAsia="zh-CN"/>
          </w:rPr>
          <w:t xml:space="preserve"> … etc.) f</w:t>
        </w:r>
      </w:ins>
      <w:ins w:id="594" w:author="Kelvin Wong Kin" w:date="2023-02-02T14:09:00Z">
        <w:r>
          <w:rPr>
            <w:rFonts w:asciiTheme="minorHAnsi" w:eastAsia="Times New Roman" w:hAnsiTheme="minorHAnsi" w:cstheme="minorHAnsi"/>
            <w:sz w:val="22"/>
            <w:szCs w:val="22"/>
            <w:lang w:val="en-US" w:eastAsia="zh-CN"/>
          </w:rPr>
          <w:t>or various report/dashboard requirements</w:t>
        </w:r>
      </w:ins>
      <w:ins w:id="595" w:author="Kelvin Wong Kin" w:date="2023-02-02T14:36:00Z">
        <w:r w:rsidR="00D92268">
          <w:rPr>
            <w:rFonts w:asciiTheme="minorHAnsi" w:eastAsia="Times New Roman" w:hAnsiTheme="minorHAnsi" w:cstheme="minorHAnsi"/>
            <w:sz w:val="22"/>
            <w:szCs w:val="22"/>
            <w:lang w:val="en-US" w:eastAsia="zh-CN"/>
          </w:rPr>
          <w:t xml:space="preserve"> for corresponding business </w:t>
        </w:r>
      </w:ins>
      <w:ins w:id="596" w:author="Kelvin Wong Kin" w:date="2023-02-02T14:39:00Z">
        <w:r w:rsidR="006057B6">
          <w:rPr>
            <w:rFonts w:asciiTheme="minorHAnsi" w:eastAsia="Times New Roman" w:hAnsiTheme="minorHAnsi" w:cstheme="minorHAnsi"/>
            <w:sz w:val="22"/>
            <w:szCs w:val="22"/>
            <w:lang w:val="en-US" w:eastAsia="zh-CN"/>
          </w:rPr>
          <w:t>units</w:t>
        </w:r>
      </w:ins>
    </w:p>
    <w:p w14:paraId="581A4CB2" w14:textId="37C1E52E" w:rsidR="007B5454" w:rsidRDefault="007B5454" w:rsidP="00491FF5">
      <w:pPr>
        <w:pStyle w:val="ListParagraph"/>
        <w:numPr>
          <w:ilvl w:val="0"/>
          <w:numId w:val="30"/>
        </w:numPr>
        <w:rPr>
          <w:ins w:id="597" w:author="Kelvin Wong Kin" w:date="2023-02-02T14:23:00Z"/>
          <w:rFonts w:asciiTheme="minorHAnsi" w:eastAsia="Times New Roman" w:hAnsiTheme="minorHAnsi" w:cstheme="minorHAnsi"/>
          <w:sz w:val="22"/>
          <w:szCs w:val="22"/>
          <w:lang w:val="en-US" w:eastAsia="zh-CN"/>
        </w:rPr>
      </w:pPr>
      <w:ins w:id="598" w:author="Kelvin Wong Kin" w:date="2023-02-02T14:22:00Z">
        <w:r>
          <w:rPr>
            <w:rFonts w:asciiTheme="minorHAnsi" w:eastAsia="Times New Roman" w:hAnsiTheme="minorHAnsi" w:cstheme="minorHAnsi"/>
            <w:sz w:val="22"/>
            <w:szCs w:val="22"/>
            <w:lang w:val="en-US" w:eastAsia="zh-CN"/>
          </w:rPr>
          <w:t>Elimination of various data synchronizations</w:t>
        </w:r>
      </w:ins>
      <w:ins w:id="599" w:author="Kelvin Wong Kin" w:date="2023-02-02T14:23:00Z">
        <w:r>
          <w:rPr>
            <w:rFonts w:asciiTheme="minorHAnsi" w:eastAsia="Times New Roman" w:hAnsiTheme="minorHAnsi" w:cstheme="minorHAnsi"/>
            <w:sz w:val="22"/>
            <w:szCs w:val="22"/>
            <w:lang w:val="en-US" w:eastAsia="zh-CN"/>
          </w:rPr>
          <w:t xml:space="preserve"> currently</w:t>
        </w:r>
      </w:ins>
      <w:ins w:id="600" w:author="Kelvin Wong Kin" w:date="2023-02-02T14:22:00Z">
        <w:r>
          <w:rPr>
            <w:rFonts w:asciiTheme="minorHAnsi" w:eastAsia="Times New Roman" w:hAnsiTheme="minorHAnsi" w:cstheme="minorHAnsi"/>
            <w:sz w:val="22"/>
            <w:szCs w:val="22"/>
            <w:lang w:val="en-US" w:eastAsia="zh-CN"/>
          </w:rPr>
          <w:t xml:space="preserve"> for reporting requirements</w:t>
        </w:r>
      </w:ins>
    </w:p>
    <w:p w14:paraId="2481F71F" w14:textId="1429FE92" w:rsidR="007B5454" w:rsidRDefault="007B5454" w:rsidP="00491FF5">
      <w:pPr>
        <w:pStyle w:val="ListParagraph"/>
        <w:numPr>
          <w:ilvl w:val="0"/>
          <w:numId w:val="30"/>
        </w:numPr>
        <w:rPr>
          <w:ins w:id="601" w:author="Kelvin Wong Kin" w:date="2023-02-02T14:24:00Z"/>
          <w:rFonts w:asciiTheme="minorHAnsi" w:eastAsia="Times New Roman" w:hAnsiTheme="minorHAnsi" w:cstheme="minorHAnsi"/>
          <w:sz w:val="22"/>
          <w:szCs w:val="22"/>
          <w:lang w:val="en-US" w:eastAsia="zh-CN"/>
        </w:rPr>
      </w:pPr>
      <w:ins w:id="602" w:author="Kelvin Wong Kin" w:date="2023-02-02T14:23:00Z">
        <w:r>
          <w:rPr>
            <w:rFonts w:asciiTheme="minorHAnsi" w:eastAsia="Times New Roman" w:hAnsiTheme="minorHAnsi" w:cstheme="minorHAnsi"/>
            <w:sz w:val="22"/>
            <w:szCs w:val="22"/>
            <w:lang w:val="en-US" w:eastAsia="zh-CN"/>
          </w:rPr>
          <w:t>Standardize the methodology of data ingestion</w:t>
        </w:r>
      </w:ins>
      <w:ins w:id="603" w:author="Kelvin Wong Kin" w:date="2023-02-02T14:24:00Z">
        <w:r>
          <w:rPr>
            <w:rFonts w:asciiTheme="minorHAnsi" w:eastAsia="Times New Roman" w:hAnsiTheme="minorHAnsi" w:cstheme="minorHAnsi"/>
            <w:sz w:val="22"/>
            <w:szCs w:val="22"/>
            <w:lang w:val="en-US" w:eastAsia="zh-CN"/>
          </w:rPr>
          <w:t xml:space="preserve"> incl.:</w:t>
        </w:r>
      </w:ins>
    </w:p>
    <w:p w14:paraId="2A17D905" w14:textId="04F9A0CA" w:rsidR="007B5454" w:rsidRDefault="007B5454" w:rsidP="007B5454">
      <w:pPr>
        <w:pStyle w:val="ListParagraph"/>
        <w:numPr>
          <w:ilvl w:val="1"/>
          <w:numId w:val="30"/>
        </w:numPr>
        <w:rPr>
          <w:ins w:id="604" w:author="Kelvin Wong Kin" w:date="2023-02-02T14:24:00Z"/>
          <w:rFonts w:asciiTheme="minorHAnsi" w:eastAsia="Times New Roman" w:hAnsiTheme="minorHAnsi" w:cstheme="minorHAnsi"/>
          <w:sz w:val="22"/>
          <w:szCs w:val="22"/>
          <w:lang w:val="en-US" w:eastAsia="zh-CN"/>
        </w:rPr>
      </w:pPr>
      <w:ins w:id="605" w:author="Kelvin Wong Kin" w:date="2023-02-02T14:24:00Z">
        <w:r>
          <w:rPr>
            <w:rFonts w:asciiTheme="minorHAnsi" w:eastAsia="Times New Roman" w:hAnsiTheme="minorHAnsi" w:cstheme="minorHAnsi"/>
            <w:sz w:val="22"/>
            <w:szCs w:val="22"/>
            <w:lang w:val="en-US" w:eastAsia="zh-CN"/>
          </w:rPr>
          <w:t xml:space="preserve">Real-time </w:t>
        </w:r>
      </w:ins>
      <w:ins w:id="606" w:author="Kelvin Wong Kin" w:date="2023-02-02T14:26:00Z">
        <w:r>
          <w:rPr>
            <w:rFonts w:asciiTheme="minorHAnsi" w:eastAsia="Times New Roman" w:hAnsiTheme="minorHAnsi" w:cstheme="minorHAnsi"/>
            <w:sz w:val="22"/>
            <w:szCs w:val="22"/>
            <w:lang w:val="en-US" w:eastAsia="zh-CN"/>
          </w:rPr>
          <w:t>data ingestion</w:t>
        </w:r>
      </w:ins>
    </w:p>
    <w:p w14:paraId="420756A8" w14:textId="1C86687C" w:rsidR="007B5454" w:rsidRDefault="007B5454" w:rsidP="007B5454">
      <w:pPr>
        <w:pStyle w:val="ListParagraph"/>
        <w:numPr>
          <w:ilvl w:val="1"/>
          <w:numId w:val="30"/>
        </w:numPr>
        <w:rPr>
          <w:ins w:id="607" w:author="Kelvin Wong Kin" w:date="2023-02-02T14:25:00Z"/>
          <w:rFonts w:asciiTheme="minorHAnsi" w:eastAsia="Times New Roman" w:hAnsiTheme="minorHAnsi" w:cstheme="minorHAnsi"/>
          <w:sz w:val="22"/>
          <w:szCs w:val="22"/>
          <w:lang w:val="en-US" w:eastAsia="zh-CN"/>
        </w:rPr>
      </w:pPr>
      <w:ins w:id="608" w:author="Kelvin Wong Kin" w:date="2023-02-02T14:24:00Z">
        <w:r>
          <w:rPr>
            <w:rFonts w:asciiTheme="minorHAnsi" w:eastAsia="Times New Roman" w:hAnsiTheme="minorHAnsi" w:cstheme="minorHAnsi"/>
            <w:sz w:val="22"/>
            <w:szCs w:val="22"/>
            <w:lang w:val="en-US" w:eastAsia="zh-CN"/>
          </w:rPr>
          <w:t>Near real</w:t>
        </w:r>
      </w:ins>
      <w:ins w:id="609" w:author="Kelvin Wong Kin" w:date="2023-02-02T14:25:00Z">
        <w:r>
          <w:rPr>
            <w:rFonts w:asciiTheme="minorHAnsi" w:eastAsia="Times New Roman" w:hAnsiTheme="minorHAnsi" w:cstheme="minorHAnsi"/>
            <w:sz w:val="22"/>
            <w:szCs w:val="22"/>
            <w:lang w:val="en-US" w:eastAsia="zh-CN"/>
          </w:rPr>
          <w:t>-time mini batch</w:t>
        </w:r>
      </w:ins>
      <w:ins w:id="610" w:author="Kelvin Wong Kin" w:date="2023-02-02T14:26:00Z">
        <w:r>
          <w:rPr>
            <w:rFonts w:asciiTheme="minorHAnsi" w:eastAsia="Times New Roman" w:hAnsiTheme="minorHAnsi" w:cstheme="minorHAnsi"/>
            <w:sz w:val="22"/>
            <w:szCs w:val="22"/>
            <w:lang w:val="en-US" w:eastAsia="zh-CN"/>
          </w:rPr>
          <w:t xml:space="preserve"> data ingestion</w:t>
        </w:r>
      </w:ins>
      <w:ins w:id="611" w:author="Kelvin Wong Kin" w:date="2023-02-02T14:25:00Z">
        <w:r>
          <w:rPr>
            <w:rFonts w:asciiTheme="minorHAnsi" w:eastAsia="Times New Roman" w:hAnsiTheme="minorHAnsi" w:cstheme="minorHAnsi"/>
            <w:sz w:val="22"/>
            <w:szCs w:val="22"/>
            <w:lang w:val="en-US" w:eastAsia="zh-CN"/>
          </w:rPr>
          <w:t xml:space="preserve"> (e.g., in minutes schedule)</w:t>
        </w:r>
      </w:ins>
    </w:p>
    <w:p w14:paraId="74F1E891" w14:textId="1594EF72" w:rsidR="007B5454" w:rsidRDefault="007B5454" w:rsidP="007B5454">
      <w:pPr>
        <w:pStyle w:val="ListParagraph"/>
        <w:numPr>
          <w:ilvl w:val="1"/>
          <w:numId w:val="30"/>
        </w:numPr>
        <w:rPr>
          <w:ins w:id="612" w:author="Kelvin Wong Kin" w:date="2023-02-02T14:09:00Z"/>
          <w:rFonts w:asciiTheme="minorHAnsi" w:eastAsia="Times New Roman" w:hAnsiTheme="minorHAnsi" w:cstheme="minorHAnsi"/>
          <w:sz w:val="22"/>
          <w:szCs w:val="22"/>
          <w:lang w:val="en-US" w:eastAsia="zh-CN"/>
        </w:rPr>
        <w:pPrChange w:id="613" w:author="Kelvin Wong Kin" w:date="2023-02-02T14:24:00Z">
          <w:pPr>
            <w:pStyle w:val="ListParagraph"/>
            <w:numPr>
              <w:numId w:val="30"/>
            </w:numPr>
            <w:ind w:hanging="360"/>
          </w:pPr>
        </w:pPrChange>
      </w:pPr>
      <w:ins w:id="614" w:author="Kelvin Wong Kin" w:date="2023-02-02T14:25:00Z">
        <w:r>
          <w:rPr>
            <w:rFonts w:asciiTheme="minorHAnsi" w:eastAsia="Times New Roman" w:hAnsiTheme="minorHAnsi" w:cstheme="minorHAnsi"/>
            <w:sz w:val="22"/>
            <w:szCs w:val="22"/>
            <w:lang w:val="en-US" w:eastAsia="zh-CN"/>
          </w:rPr>
          <w:t>Batch</w:t>
        </w:r>
      </w:ins>
      <w:ins w:id="615" w:author="Kelvin Wong Kin" w:date="2023-02-02T14:26:00Z">
        <w:r>
          <w:rPr>
            <w:rFonts w:asciiTheme="minorHAnsi" w:eastAsia="Times New Roman" w:hAnsiTheme="minorHAnsi" w:cstheme="minorHAnsi"/>
            <w:sz w:val="22"/>
            <w:szCs w:val="22"/>
            <w:lang w:val="en-US" w:eastAsia="zh-CN"/>
          </w:rPr>
          <w:t xml:space="preserve"> data ingestion</w:t>
        </w:r>
      </w:ins>
      <w:ins w:id="616" w:author="Kelvin Wong Kin" w:date="2023-02-02T14:25:00Z">
        <w:r>
          <w:rPr>
            <w:rFonts w:asciiTheme="minorHAnsi" w:eastAsia="Times New Roman" w:hAnsiTheme="minorHAnsi" w:cstheme="minorHAnsi"/>
            <w:sz w:val="22"/>
            <w:szCs w:val="22"/>
            <w:lang w:val="en-US" w:eastAsia="zh-CN"/>
          </w:rPr>
          <w:t xml:space="preserve"> (only for source systems not capable to </w:t>
        </w:r>
      </w:ins>
      <w:ins w:id="617" w:author="Kelvin Wong Kin" w:date="2023-02-02T14:26:00Z">
        <w:r>
          <w:rPr>
            <w:rFonts w:asciiTheme="minorHAnsi" w:eastAsia="Times New Roman" w:hAnsiTheme="minorHAnsi" w:cstheme="minorHAnsi"/>
            <w:sz w:val="22"/>
            <w:szCs w:val="22"/>
            <w:lang w:val="en-US" w:eastAsia="zh-CN"/>
          </w:rPr>
          <w:t>adopt real-time/near real-time data ingestion in nearby 2 years)</w:t>
        </w:r>
      </w:ins>
    </w:p>
    <w:p w14:paraId="6FB96D55" w14:textId="03E02075" w:rsidR="00491FF5" w:rsidRPr="00491FF5" w:rsidRDefault="00491FF5" w:rsidP="00491FF5">
      <w:pPr>
        <w:pStyle w:val="ListParagraph"/>
        <w:numPr>
          <w:ilvl w:val="0"/>
          <w:numId w:val="30"/>
        </w:numPr>
        <w:rPr>
          <w:rFonts w:asciiTheme="minorHAnsi" w:eastAsia="Times New Roman" w:hAnsiTheme="minorHAnsi" w:cstheme="minorHAnsi"/>
          <w:sz w:val="22"/>
          <w:szCs w:val="22"/>
          <w:lang w:val="en-US" w:eastAsia="zh-CN"/>
        </w:rPr>
      </w:pPr>
      <w:r w:rsidRPr="00491FF5">
        <w:rPr>
          <w:rFonts w:asciiTheme="minorHAnsi" w:eastAsia="Times New Roman" w:hAnsiTheme="minorHAnsi" w:cstheme="minorHAnsi"/>
          <w:sz w:val="22"/>
          <w:szCs w:val="22"/>
          <w:lang w:val="en-US" w:eastAsia="zh-CN"/>
        </w:rPr>
        <w:t xml:space="preserve">Automation to eliminate manual data extraction </w:t>
      </w:r>
    </w:p>
    <w:p w14:paraId="37A44D9D" w14:textId="77777777" w:rsidR="00491FF5" w:rsidRPr="00491FF5" w:rsidRDefault="00491FF5" w:rsidP="00491FF5">
      <w:pPr>
        <w:pStyle w:val="ListParagraph"/>
        <w:numPr>
          <w:ilvl w:val="0"/>
          <w:numId w:val="30"/>
        </w:numPr>
        <w:rPr>
          <w:rFonts w:asciiTheme="minorHAnsi" w:eastAsia="Times New Roman" w:hAnsiTheme="minorHAnsi" w:cstheme="minorHAnsi"/>
          <w:sz w:val="22"/>
          <w:szCs w:val="22"/>
          <w:lang w:val="en-US" w:eastAsia="zh-CN"/>
        </w:rPr>
      </w:pPr>
      <w:r w:rsidRPr="00491FF5">
        <w:rPr>
          <w:rFonts w:asciiTheme="minorHAnsi" w:eastAsia="Times New Roman" w:hAnsiTheme="minorHAnsi" w:cstheme="minorHAnsi"/>
          <w:sz w:val="22"/>
          <w:szCs w:val="22"/>
          <w:lang w:val="en-US" w:eastAsia="zh-CN"/>
        </w:rPr>
        <w:t>Enable efficient data analysis and data science</w:t>
      </w:r>
    </w:p>
    <w:p w14:paraId="35426411" w14:textId="126BF640" w:rsidR="00491FF5" w:rsidRPr="00491FF5" w:rsidRDefault="00491FF5" w:rsidP="00491FF5">
      <w:pPr>
        <w:pStyle w:val="ListParagraph"/>
        <w:numPr>
          <w:ilvl w:val="0"/>
          <w:numId w:val="30"/>
        </w:numPr>
        <w:rPr>
          <w:rFonts w:asciiTheme="minorHAnsi" w:eastAsia="Times New Roman" w:hAnsiTheme="minorHAnsi" w:cstheme="minorHAnsi"/>
          <w:sz w:val="22"/>
          <w:szCs w:val="22"/>
          <w:lang w:val="en-US" w:eastAsia="zh-CN"/>
        </w:rPr>
      </w:pPr>
      <w:r w:rsidRPr="00491FF5">
        <w:rPr>
          <w:rFonts w:asciiTheme="minorHAnsi" w:eastAsia="Times New Roman" w:hAnsiTheme="minorHAnsi" w:cstheme="minorHAnsi"/>
          <w:sz w:val="22"/>
          <w:szCs w:val="22"/>
          <w:lang w:val="en-US" w:eastAsia="zh-CN"/>
        </w:rPr>
        <w:t>Accessible to other application</w:t>
      </w:r>
      <w:r w:rsidR="00CF79B9">
        <w:rPr>
          <w:rFonts w:asciiTheme="minorHAnsi" w:eastAsia="Times New Roman" w:hAnsiTheme="minorHAnsi" w:cstheme="minorHAnsi"/>
          <w:sz w:val="22"/>
          <w:szCs w:val="22"/>
          <w:lang w:val="en-US" w:eastAsia="zh-CN"/>
        </w:rPr>
        <w:t>s by API</w:t>
      </w:r>
    </w:p>
    <w:p w14:paraId="4F05A675" w14:textId="77777777" w:rsidR="00491FF5" w:rsidRPr="00491FF5" w:rsidRDefault="00491FF5" w:rsidP="00491FF5">
      <w:pPr>
        <w:pStyle w:val="ListParagraph"/>
        <w:numPr>
          <w:ilvl w:val="0"/>
          <w:numId w:val="30"/>
        </w:numPr>
        <w:rPr>
          <w:rFonts w:asciiTheme="minorHAnsi" w:eastAsia="Times New Roman" w:hAnsiTheme="minorHAnsi" w:cstheme="minorHAnsi"/>
          <w:sz w:val="22"/>
          <w:szCs w:val="22"/>
          <w:lang w:val="en-US" w:eastAsia="zh-CN"/>
        </w:rPr>
      </w:pPr>
      <w:r w:rsidRPr="00491FF5">
        <w:rPr>
          <w:rFonts w:asciiTheme="minorHAnsi" w:eastAsia="Times New Roman" w:hAnsiTheme="minorHAnsi" w:cstheme="minorHAnsi"/>
          <w:sz w:val="22"/>
          <w:szCs w:val="22"/>
          <w:lang w:val="en-US" w:eastAsia="zh-CN"/>
        </w:rPr>
        <w:t>Self-service capability</w:t>
      </w:r>
    </w:p>
    <w:p w14:paraId="258EC213" w14:textId="0455A602" w:rsidR="00491FF5" w:rsidRPr="00491FF5" w:rsidRDefault="00491FF5" w:rsidP="00491FF5">
      <w:pPr>
        <w:pStyle w:val="ListParagraph"/>
        <w:numPr>
          <w:ilvl w:val="0"/>
          <w:numId w:val="30"/>
        </w:numPr>
        <w:rPr>
          <w:rFonts w:asciiTheme="minorHAnsi" w:eastAsia="Times New Roman" w:hAnsiTheme="minorHAnsi" w:cstheme="minorHAnsi"/>
          <w:sz w:val="22"/>
          <w:szCs w:val="22"/>
          <w:lang w:val="en-US" w:eastAsia="zh-CN"/>
        </w:rPr>
      </w:pPr>
      <w:r w:rsidRPr="00491FF5">
        <w:rPr>
          <w:rFonts w:asciiTheme="minorHAnsi" w:eastAsia="Times New Roman" w:hAnsiTheme="minorHAnsi" w:cstheme="minorHAnsi"/>
          <w:sz w:val="22"/>
          <w:szCs w:val="22"/>
          <w:lang w:val="en-US" w:eastAsia="zh-CN"/>
        </w:rPr>
        <w:t xml:space="preserve">Gradually sunset existing MIS/SD Report </w:t>
      </w:r>
    </w:p>
    <w:p w14:paraId="009EE905" w14:textId="77777777" w:rsidR="00B328B4" w:rsidRPr="00630F39" w:rsidRDefault="00B328B4" w:rsidP="000C31C1">
      <w:pPr>
        <w:rPr>
          <w:rFonts w:asciiTheme="minorHAnsi" w:eastAsia="Times New Roman" w:hAnsiTheme="minorHAnsi" w:cstheme="minorHAnsi"/>
          <w:sz w:val="22"/>
          <w:szCs w:val="22"/>
          <w:lang w:val="en-US" w:eastAsia="zh-CN"/>
        </w:rPr>
      </w:pPr>
    </w:p>
    <w:p w14:paraId="691AD7B8" w14:textId="4E5AC34A" w:rsidR="00593C8D" w:rsidRPr="00630F39" w:rsidRDefault="00593C8D" w:rsidP="00593C8D">
      <w:pPr>
        <w:pStyle w:val="Heading2"/>
        <w:rPr>
          <w:rFonts w:asciiTheme="minorHAnsi" w:hAnsiTheme="minorHAnsi" w:cstheme="minorHAnsi"/>
        </w:rPr>
      </w:pPr>
      <w:bookmarkStart w:id="618" w:name="_Toc122524181"/>
      <w:r w:rsidRPr="00630F39">
        <w:rPr>
          <w:rFonts w:asciiTheme="minorHAnsi" w:hAnsiTheme="minorHAnsi" w:cstheme="minorHAnsi"/>
        </w:rPr>
        <w:t>2.</w:t>
      </w:r>
      <w:ins w:id="619" w:author="Kelvin Wong Kin" w:date="2023-02-02T09:37:00Z">
        <w:r w:rsidR="00106FC7">
          <w:rPr>
            <w:rFonts w:asciiTheme="minorHAnsi" w:hAnsiTheme="minorHAnsi" w:cstheme="minorHAnsi"/>
          </w:rPr>
          <w:t>4</w:t>
        </w:r>
      </w:ins>
      <w:del w:id="620" w:author="Kelvin Wong Kin" w:date="2023-02-02T09:36:00Z">
        <w:r w:rsidRPr="00630F39" w:rsidDel="00106FC7">
          <w:rPr>
            <w:rFonts w:asciiTheme="minorHAnsi" w:hAnsiTheme="minorHAnsi" w:cstheme="minorHAnsi"/>
          </w:rPr>
          <w:delText>3</w:delText>
        </w:r>
      </w:del>
      <w:r w:rsidRPr="00630F39">
        <w:rPr>
          <w:rFonts w:asciiTheme="minorHAnsi" w:hAnsiTheme="minorHAnsi" w:cstheme="minorHAnsi"/>
        </w:rPr>
        <w:t xml:space="preserve"> </w:t>
      </w:r>
      <w:r w:rsidR="00F01866">
        <w:rPr>
          <w:rFonts w:asciiTheme="minorHAnsi" w:hAnsiTheme="minorHAnsi" w:cstheme="minorHAnsi"/>
        </w:rPr>
        <w:t xml:space="preserve">Architecture &amp; </w:t>
      </w:r>
      <w:r w:rsidRPr="00630F39">
        <w:rPr>
          <w:rFonts w:asciiTheme="minorHAnsi" w:hAnsiTheme="minorHAnsi" w:cstheme="minorHAnsi"/>
        </w:rPr>
        <w:t>Technical Solutions</w:t>
      </w:r>
      <w:bookmarkEnd w:id="618"/>
    </w:p>
    <w:p w14:paraId="30324973" w14:textId="55FB7F34" w:rsidR="00B44468" w:rsidRPr="00630F39" w:rsidRDefault="00B44468" w:rsidP="00B44468">
      <w:pPr>
        <w:rPr>
          <w:rFonts w:asciiTheme="minorHAnsi" w:hAnsiTheme="minorHAnsi" w:cstheme="minorHAnsi"/>
          <w:lang w:val="en-US" w:eastAsia="zh-HK" w:bidi="en-US"/>
        </w:rPr>
      </w:pPr>
      <w:r w:rsidRPr="00630F39">
        <w:rPr>
          <w:rFonts w:asciiTheme="minorHAnsi" w:hAnsiTheme="minorHAnsi" w:cstheme="minorHAnsi"/>
          <w:lang w:val="en-US" w:eastAsia="zh-HK" w:bidi="en-US"/>
        </w:rPr>
        <w:t xml:space="preserve">The </w:t>
      </w:r>
      <w:r w:rsidR="00D50431" w:rsidRPr="00630F39">
        <w:rPr>
          <w:rFonts w:asciiTheme="minorHAnsi" w:hAnsiTheme="minorHAnsi" w:cstheme="minorHAnsi"/>
          <w:lang w:val="en-US" w:eastAsia="zh-HK" w:bidi="en-US"/>
        </w:rPr>
        <w:t>Service P</w:t>
      </w:r>
      <w:r w:rsidRPr="00630F39">
        <w:rPr>
          <w:rFonts w:asciiTheme="minorHAnsi" w:hAnsiTheme="minorHAnsi" w:cstheme="minorHAnsi"/>
          <w:lang w:val="en-US" w:eastAsia="zh-HK" w:bidi="en-US"/>
        </w:rPr>
        <w:t xml:space="preserve">rovider is required to </w:t>
      </w:r>
      <w:r w:rsidR="00D50431" w:rsidRPr="00630F39">
        <w:rPr>
          <w:rFonts w:asciiTheme="minorHAnsi" w:hAnsiTheme="minorHAnsi" w:cstheme="minorHAnsi"/>
          <w:lang w:val="en-US" w:eastAsia="zh-HK" w:bidi="en-US"/>
        </w:rPr>
        <w:t>provide overall EDW</w:t>
      </w:r>
      <w:r w:rsidR="00CF79B9">
        <w:rPr>
          <w:rFonts w:asciiTheme="minorHAnsi" w:hAnsiTheme="minorHAnsi" w:cstheme="minorHAnsi"/>
          <w:lang w:val="en-US" w:eastAsia="zh-HK" w:bidi="en-US"/>
        </w:rPr>
        <w:t xml:space="preserve"> / data lake</w:t>
      </w:r>
      <w:r w:rsidR="00D50431" w:rsidRPr="00630F39">
        <w:rPr>
          <w:rFonts w:asciiTheme="minorHAnsi" w:hAnsiTheme="minorHAnsi" w:cstheme="minorHAnsi"/>
          <w:lang w:val="en-US" w:eastAsia="zh-HK" w:bidi="en-US"/>
        </w:rPr>
        <w:t xml:space="preserve"> </w:t>
      </w:r>
      <w:r w:rsidR="00CF79B9">
        <w:rPr>
          <w:rFonts w:asciiTheme="minorHAnsi" w:hAnsiTheme="minorHAnsi" w:cstheme="minorHAnsi"/>
          <w:lang w:val="en-US" w:eastAsia="zh-HK" w:bidi="en-US"/>
        </w:rPr>
        <w:t>s</w:t>
      </w:r>
      <w:r w:rsidR="00D50431" w:rsidRPr="00630F39">
        <w:rPr>
          <w:rFonts w:asciiTheme="minorHAnsi" w:hAnsiTheme="minorHAnsi" w:cstheme="minorHAnsi"/>
          <w:lang w:val="en-US" w:eastAsia="zh-HK" w:bidi="en-US"/>
        </w:rPr>
        <w:t xml:space="preserve">olution, </w:t>
      </w:r>
      <w:r w:rsidR="00CF79B9">
        <w:rPr>
          <w:rFonts w:asciiTheme="minorHAnsi" w:hAnsiTheme="minorHAnsi" w:cstheme="minorHAnsi"/>
          <w:lang w:val="en-US" w:eastAsia="zh-HK" w:bidi="en-US"/>
        </w:rPr>
        <w:t>d</w:t>
      </w:r>
      <w:r w:rsidR="00D50431" w:rsidRPr="00630F39">
        <w:rPr>
          <w:rFonts w:asciiTheme="minorHAnsi" w:hAnsiTheme="minorHAnsi" w:cstheme="minorHAnsi"/>
          <w:lang w:val="en-US" w:eastAsia="zh-HK" w:bidi="en-US"/>
        </w:rPr>
        <w:t xml:space="preserve">ata </w:t>
      </w:r>
      <w:r w:rsidR="00CF79B9">
        <w:rPr>
          <w:rFonts w:asciiTheme="minorHAnsi" w:hAnsiTheme="minorHAnsi" w:cstheme="minorHAnsi"/>
          <w:lang w:val="en-US" w:eastAsia="zh-HK" w:bidi="en-US"/>
        </w:rPr>
        <w:t>a</w:t>
      </w:r>
      <w:r w:rsidR="00D50431" w:rsidRPr="00630F39">
        <w:rPr>
          <w:rFonts w:asciiTheme="minorHAnsi" w:hAnsiTheme="minorHAnsi" w:cstheme="minorHAnsi"/>
          <w:lang w:val="en-US" w:eastAsia="zh-HK" w:bidi="en-US"/>
        </w:rPr>
        <w:t xml:space="preserve">rchitecture, </w:t>
      </w:r>
      <w:r w:rsidR="00CF79B9">
        <w:rPr>
          <w:rFonts w:asciiTheme="minorHAnsi" w:hAnsiTheme="minorHAnsi" w:cstheme="minorHAnsi"/>
          <w:lang w:val="en-US" w:eastAsia="zh-HK" w:bidi="en-US"/>
        </w:rPr>
        <w:t>d</w:t>
      </w:r>
      <w:r w:rsidR="00D50431" w:rsidRPr="00630F39">
        <w:rPr>
          <w:rFonts w:asciiTheme="minorHAnsi" w:hAnsiTheme="minorHAnsi" w:cstheme="minorHAnsi"/>
          <w:lang w:val="en-US" w:eastAsia="zh-HK" w:bidi="en-US"/>
        </w:rPr>
        <w:t xml:space="preserve">ata </w:t>
      </w:r>
      <w:r w:rsidR="00CF79B9">
        <w:rPr>
          <w:rFonts w:asciiTheme="minorHAnsi" w:hAnsiTheme="minorHAnsi" w:cstheme="minorHAnsi"/>
          <w:lang w:val="en-US" w:eastAsia="zh-HK" w:bidi="en-US"/>
        </w:rPr>
        <w:t>m</w:t>
      </w:r>
      <w:r w:rsidR="00D50431" w:rsidRPr="00630F39">
        <w:rPr>
          <w:rFonts w:asciiTheme="minorHAnsi" w:hAnsiTheme="minorHAnsi" w:cstheme="minorHAnsi"/>
          <w:lang w:val="en-US" w:eastAsia="zh-HK" w:bidi="en-US"/>
        </w:rPr>
        <w:t xml:space="preserve">odel </w:t>
      </w:r>
      <w:r w:rsidR="00CF79B9">
        <w:rPr>
          <w:rFonts w:asciiTheme="minorHAnsi" w:hAnsiTheme="minorHAnsi" w:cstheme="minorHAnsi"/>
          <w:lang w:val="en-US" w:eastAsia="zh-HK" w:bidi="en-US"/>
        </w:rPr>
        <w:t>d</w:t>
      </w:r>
      <w:r w:rsidR="00D50431" w:rsidRPr="00630F39">
        <w:rPr>
          <w:rFonts w:asciiTheme="minorHAnsi" w:hAnsiTheme="minorHAnsi" w:cstheme="minorHAnsi"/>
          <w:lang w:val="en-US" w:eastAsia="zh-HK" w:bidi="en-US"/>
        </w:rPr>
        <w:t>esign,</w:t>
      </w:r>
      <w:r w:rsidR="00F01866">
        <w:rPr>
          <w:rFonts w:asciiTheme="minorHAnsi" w:hAnsiTheme="minorHAnsi" w:cstheme="minorHAnsi"/>
          <w:lang w:val="en-US" w:eastAsia="zh-HK" w:bidi="en-US"/>
        </w:rPr>
        <w:t xml:space="preserve"> </w:t>
      </w:r>
      <w:r w:rsidR="00CF79B9">
        <w:rPr>
          <w:rFonts w:asciiTheme="minorHAnsi" w:hAnsiTheme="minorHAnsi" w:cstheme="minorHAnsi"/>
          <w:lang w:val="en-US" w:eastAsia="zh-HK" w:bidi="en-US"/>
        </w:rPr>
        <w:t>d</w:t>
      </w:r>
      <w:r w:rsidR="00F01866">
        <w:rPr>
          <w:rFonts w:asciiTheme="minorHAnsi" w:hAnsiTheme="minorHAnsi" w:cstheme="minorHAnsi"/>
          <w:lang w:val="en-US" w:eastAsia="zh-HK" w:bidi="en-US"/>
        </w:rPr>
        <w:t xml:space="preserve">ata flow, </w:t>
      </w:r>
      <w:r w:rsidR="00CF79B9">
        <w:rPr>
          <w:rFonts w:asciiTheme="minorHAnsi" w:hAnsiTheme="minorHAnsi" w:cstheme="minorHAnsi"/>
          <w:lang w:val="en-US" w:eastAsia="zh-HK" w:bidi="en-US"/>
        </w:rPr>
        <w:t>i</w:t>
      </w:r>
      <w:r w:rsidR="00D50431" w:rsidRPr="00630F39">
        <w:rPr>
          <w:rFonts w:asciiTheme="minorHAnsi" w:hAnsiTheme="minorHAnsi" w:cstheme="minorHAnsi"/>
          <w:lang w:val="en-US" w:eastAsia="zh-HK" w:bidi="en-US"/>
        </w:rPr>
        <w:t xml:space="preserve">ntegration </w:t>
      </w:r>
      <w:r w:rsidR="00CF79B9">
        <w:rPr>
          <w:rFonts w:asciiTheme="minorHAnsi" w:hAnsiTheme="minorHAnsi" w:cstheme="minorHAnsi"/>
          <w:lang w:val="en-US" w:eastAsia="zh-HK" w:bidi="en-US"/>
        </w:rPr>
        <w:t>d</w:t>
      </w:r>
      <w:r w:rsidR="00D50431" w:rsidRPr="00630F39">
        <w:rPr>
          <w:rFonts w:asciiTheme="minorHAnsi" w:hAnsiTheme="minorHAnsi" w:cstheme="minorHAnsi"/>
          <w:lang w:val="en-US" w:eastAsia="zh-HK" w:bidi="en-US"/>
        </w:rPr>
        <w:t>esign &amp; ETL</w:t>
      </w:r>
      <w:r w:rsidR="008276A0">
        <w:rPr>
          <w:rFonts w:asciiTheme="minorHAnsi" w:hAnsiTheme="minorHAnsi" w:cstheme="minorHAnsi"/>
          <w:lang w:val="en-US" w:eastAsia="zh-HK" w:bidi="en-US"/>
        </w:rPr>
        <w:t xml:space="preserve"> </w:t>
      </w:r>
      <w:r w:rsidR="00CF79B9">
        <w:rPr>
          <w:rFonts w:asciiTheme="minorHAnsi" w:hAnsiTheme="minorHAnsi" w:cstheme="minorHAnsi"/>
          <w:lang w:val="en-US" w:eastAsia="zh-HK" w:bidi="en-US"/>
        </w:rPr>
        <w:t>d</w:t>
      </w:r>
      <w:r w:rsidRPr="00630F39">
        <w:rPr>
          <w:rFonts w:asciiTheme="minorHAnsi" w:hAnsiTheme="minorHAnsi" w:cstheme="minorHAnsi"/>
          <w:lang w:val="en-US" w:eastAsia="zh-HK" w:bidi="en-US"/>
        </w:rPr>
        <w:t>esign</w:t>
      </w:r>
      <w:r w:rsidR="00BF4FAA">
        <w:rPr>
          <w:rFonts w:asciiTheme="minorHAnsi" w:hAnsiTheme="minorHAnsi" w:cstheme="minorHAnsi"/>
          <w:lang w:val="en-US" w:eastAsia="zh-HK" w:bidi="en-US"/>
        </w:rPr>
        <w:t xml:space="preserve"> and</w:t>
      </w:r>
      <w:r w:rsidR="00D50431" w:rsidRPr="00630F39">
        <w:rPr>
          <w:rFonts w:asciiTheme="minorHAnsi" w:hAnsiTheme="minorHAnsi" w:cstheme="minorHAnsi"/>
          <w:lang w:val="en-US" w:eastAsia="zh-HK" w:bidi="en-US"/>
        </w:rPr>
        <w:t xml:space="preserve"> </w:t>
      </w:r>
      <w:r w:rsidR="00CF79B9">
        <w:rPr>
          <w:rFonts w:asciiTheme="minorHAnsi" w:hAnsiTheme="minorHAnsi" w:cstheme="minorHAnsi"/>
          <w:lang w:val="en-US" w:eastAsia="zh-HK" w:bidi="en-US"/>
        </w:rPr>
        <w:t>d</w:t>
      </w:r>
      <w:r w:rsidR="00F01866">
        <w:rPr>
          <w:rFonts w:asciiTheme="minorHAnsi" w:hAnsiTheme="minorHAnsi" w:cstheme="minorHAnsi"/>
          <w:lang w:val="en-US" w:eastAsia="zh-HK" w:bidi="en-US"/>
        </w:rPr>
        <w:t>ashboard</w:t>
      </w:r>
      <w:r w:rsidR="00CF79B9">
        <w:rPr>
          <w:rFonts w:asciiTheme="minorHAnsi" w:hAnsiTheme="minorHAnsi" w:cstheme="minorHAnsi"/>
          <w:lang w:val="en-US" w:eastAsia="zh-HK" w:bidi="en-US"/>
        </w:rPr>
        <w:t>s</w:t>
      </w:r>
      <w:r w:rsidR="00F01866">
        <w:rPr>
          <w:rFonts w:asciiTheme="minorHAnsi" w:hAnsiTheme="minorHAnsi" w:cstheme="minorHAnsi"/>
          <w:lang w:val="en-US" w:eastAsia="zh-HK" w:bidi="en-US"/>
        </w:rPr>
        <w:t xml:space="preserve"> &amp; </w:t>
      </w:r>
      <w:r w:rsidR="00CF79B9">
        <w:rPr>
          <w:rFonts w:asciiTheme="minorHAnsi" w:hAnsiTheme="minorHAnsi" w:cstheme="minorHAnsi"/>
          <w:lang w:val="en-US" w:eastAsia="zh-HK" w:bidi="en-US"/>
        </w:rPr>
        <w:t>r</w:t>
      </w:r>
      <w:r w:rsidR="00D50431" w:rsidRPr="00630F39">
        <w:rPr>
          <w:rFonts w:asciiTheme="minorHAnsi" w:hAnsiTheme="minorHAnsi" w:cstheme="minorHAnsi"/>
          <w:lang w:val="en-US" w:eastAsia="zh-HK" w:bidi="en-US"/>
        </w:rPr>
        <w:t xml:space="preserve">eport </w:t>
      </w:r>
      <w:r w:rsidR="00CF79B9">
        <w:rPr>
          <w:rFonts w:asciiTheme="minorHAnsi" w:hAnsiTheme="minorHAnsi" w:cstheme="minorHAnsi"/>
          <w:lang w:val="en-US" w:eastAsia="zh-HK" w:bidi="en-US"/>
        </w:rPr>
        <w:t>d</w:t>
      </w:r>
      <w:r w:rsidR="00D50431" w:rsidRPr="00630F39">
        <w:rPr>
          <w:rFonts w:asciiTheme="minorHAnsi" w:hAnsiTheme="minorHAnsi" w:cstheme="minorHAnsi"/>
          <w:lang w:val="en-US" w:eastAsia="zh-HK" w:bidi="en-US"/>
        </w:rPr>
        <w:t>esign</w:t>
      </w:r>
      <w:r w:rsidR="00A73071" w:rsidRPr="00630F39">
        <w:rPr>
          <w:rFonts w:asciiTheme="minorHAnsi" w:hAnsiTheme="minorHAnsi" w:cstheme="minorHAnsi"/>
          <w:lang w:val="en-US" w:eastAsia="zh-HK" w:bidi="en-US"/>
        </w:rPr>
        <w:t>.</w:t>
      </w:r>
    </w:p>
    <w:p w14:paraId="583D6BD7" w14:textId="77777777" w:rsidR="00B44468" w:rsidRPr="00630F39" w:rsidRDefault="00B44468" w:rsidP="00B44468">
      <w:pPr>
        <w:rPr>
          <w:rFonts w:asciiTheme="minorHAnsi" w:hAnsiTheme="minorHAnsi" w:cstheme="minorHAnsi"/>
          <w:lang w:val="en-US" w:eastAsia="zh-HK" w:bidi="en-US"/>
        </w:rPr>
      </w:pPr>
    </w:p>
    <w:p w14:paraId="1B0D966B" w14:textId="0B02D4EA" w:rsidR="00A73071" w:rsidRPr="00630F39" w:rsidRDefault="00593C8D" w:rsidP="00593C8D">
      <w:pPr>
        <w:pStyle w:val="Heading3"/>
        <w:rPr>
          <w:rFonts w:asciiTheme="minorHAnsi" w:hAnsiTheme="minorHAnsi" w:cstheme="minorHAnsi"/>
          <w:lang w:eastAsia="zh-CN"/>
        </w:rPr>
      </w:pPr>
      <w:bookmarkStart w:id="621" w:name="_Toc122524182"/>
      <w:bookmarkStart w:id="622" w:name="_Ref95470288"/>
      <w:r w:rsidRPr="00630F39">
        <w:rPr>
          <w:rFonts w:asciiTheme="minorHAnsi" w:hAnsiTheme="minorHAnsi" w:cstheme="minorHAnsi"/>
          <w:lang w:eastAsia="zh-CN"/>
        </w:rPr>
        <w:t>2.</w:t>
      </w:r>
      <w:ins w:id="623" w:author="Kelvin Wong Kin" w:date="2023-02-02T09:37:00Z">
        <w:r w:rsidR="00106FC7">
          <w:rPr>
            <w:rFonts w:asciiTheme="minorHAnsi" w:hAnsiTheme="minorHAnsi" w:cstheme="minorHAnsi"/>
            <w:lang w:eastAsia="zh-CN"/>
          </w:rPr>
          <w:t>4</w:t>
        </w:r>
      </w:ins>
      <w:del w:id="624" w:author="Kelvin Wong Kin" w:date="2023-02-02T09:37:00Z">
        <w:r w:rsidRPr="00630F39" w:rsidDel="00106FC7">
          <w:rPr>
            <w:rFonts w:asciiTheme="minorHAnsi" w:hAnsiTheme="minorHAnsi" w:cstheme="minorHAnsi"/>
            <w:lang w:eastAsia="zh-CN"/>
          </w:rPr>
          <w:delText>3</w:delText>
        </w:r>
      </w:del>
      <w:r w:rsidRPr="00630F39">
        <w:rPr>
          <w:rFonts w:asciiTheme="minorHAnsi" w:hAnsiTheme="minorHAnsi" w:cstheme="minorHAnsi"/>
          <w:lang w:eastAsia="zh-CN"/>
        </w:rPr>
        <w:t xml:space="preserve">.1 </w:t>
      </w:r>
      <w:r w:rsidR="00A73071" w:rsidRPr="00630F39">
        <w:rPr>
          <w:rFonts w:asciiTheme="minorHAnsi" w:hAnsiTheme="minorHAnsi" w:cstheme="minorHAnsi"/>
          <w:lang w:eastAsia="zh-CN"/>
        </w:rPr>
        <w:t>Data Architecture</w:t>
      </w:r>
      <w:r w:rsidR="000F40A2">
        <w:rPr>
          <w:rFonts w:asciiTheme="minorHAnsi" w:hAnsiTheme="minorHAnsi" w:cstheme="minorHAnsi"/>
          <w:lang w:eastAsia="zh-CN"/>
        </w:rPr>
        <w:t xml:space="preserve"> &amp; Data Flow</w:t>
      </w:r>
      <w:bookmarkEnd w:id="621"/>
    </w:p>
    <w:p w14:paraId="3DD0CD48" w14:textId="77777777" w:rsidR="00453BB4" w:rsidRPr="00630F39" w:rsidRDefault="00453BB4" w:rsidP="00A73071">
      <w:pPr>
        <w:rPr>
          <w:rFonts w:asciiTheme="minorHAnsi" w:hAnsiTheme="minorHAnsi" w:cstheme="minorHAnsi"/>
          <w:lang w:val="en-US" w:eastAsia="zh-CN"/>
        </w:rPr>
      </w:pPr>
    </w:p>
    <w:p w14:paraId="479BBE0D" w14:textId="5D5D0B7C" w:rsidR="008F4EB7" w:rsidRPr="00630F39" w:rsidRDefault="008F4EB7" w:rsidP="00A73071">
      <w:pPr>
        <w:rPr>
          <w:rFonts w:asciiTheme="minorHAnsi" w:hAnsiTheme="minorHAnsi" w:cstheme="minorHAnsi"/>
          <w:lang w:val="en-US" w:eastAsia="zh-CN"/>
        </w:rPr>
      </w:pPr>
      <w:proofErr w:type="spellStart"/>
      <w:r w:rsidRPr="00630F39">
        <w:rPr>
          <w:rFonts w:asciiTheme="minorHAnsi" w:hAnsiTheme="minorHAnsi" w:cstheme="minorHAnsi"/>
          <w:lang w:val="en-US" w:eastAsia="zh-CN"/>
        </w:rPr>
        <w:t>FTLife</w:t>
      </w:r>
      <w:proofErr w:type="spellEnd"/>
      <w:r w:rsidRPr="00630F39">
        <w:rPr>
          <w:rFonts w:asciiTheme="minorHAnsi" w:hAnsiTheme="minorHAnsi" w:cstheme="minorHAnsi"/>
          <w:lang w:val="en-US" w:eastAsia="zh-CN"/>
        </w:rPr>
        <w:t xml:space="preserve"> is looking for a high reusable, extensible </w:t>
      </w:r>
      <w:r w:rsidR="00C16B61">
        <w:rPr>
          <w:rFonts w:asciiTheme="minorHAnsi" w:hAnsiTheme="minorHAnsi" w:cstheme="minorHAnsi"/>
          <w:lang w:val="en-US" w:eastAsia="zh-CN"/>
        </w:rPr>
        <w:t>d</w:t>
      </w:r>
      <w:r w:rsidRPr="00630F39">
        <w:rPr>
          <w:rFonts w:asciiTheme="minorHAnsi" w:hAnsiTheme="minorHAnsi" w:cstheme="minorHAnsi"/>
          <w:lang w:val="en-US" w:eastAsia="zh-CN"/>
        </w:rPr>
        <w:t xml:space="preserve">ata </w:t>
      </w:r>
      <w:r w:rsidR="00C16B61">
        <w:rPr>
          <w:rFonts w:asciiTheme="minorHAnsi" w:hAnsiTheme="minorHAnsi" w:cstheme="minorHAnsi"/>
          <w:lang w:val="en-US" w:eastAsia="zh-CN"/>
        </w:rPr>
        <w:t>p</w:t>
      </w:r>
      <w:r w:rsidRPr="00630F39">
        <w:rPr>
          <w:rFonts w:asciiTheme="minorHAnsi" w:hAnsiTheme="minorHAnsi" w:cstheme="minorHAnsi"/>
          <w:lang w:val="en-US" w:eastAsia="zh-CN"/>
        </w:rPr>
        <w:t>latform with below features:</w:t>
      </w:r>
    </w:p>
    <w:p w14:paraId="114DA202" w14:textId="739191A0" w:rsidR="002F76FB" w:rsidRPr="00630F39" w:rsidRDefault="002F76FB" w:rsidP="002F76FB">
      <w:pPr>
        <w:pStyle w:val="ListParagraph"/>
        <w:numPr>
          <w:ilvl w:val="0"/>
          <w:numId w:val="23"/>
        </w:numPr>
        <w:rPr>
          <w:rFonts w:asciiTheme="minorHAnsi" w:hAnsiTheme="minorHAnsi" w:cstheme="minorHAnsi"/>
          <w:lang w:val="en-US" w:eastAsia="zh-CN"/>
        </w:rPr>
      </w:pPr>
      <w:r w:rsidRPr="00630F39">
        <w:rPr>
          <w:rFonts w:asciiTheme="minorHAnsi" w:hAnsiTheme="minorHAnsi" w:cstheme="minorHAnsi"/>
          <w:lang w:val="en-US" w:eastAsia="zh-CN"/>
        </w:rPr>
        <w:t xml:space="preserve">Design for long-term Roadmap and short-term </w:t>
      </w:r>
      <w:r w:rsidR="00C16B61">
        <w:rPr>
          <w:rFonts w:asciiTheme="minorHAnsi" w:hAnsiTheme="minorHAnsi" w:cstheme="minorHAnsi"/>
          <w:lang w:val="en-US" w:eastAsia="zh-CN"/>
        </w:rPr>
        <w:t>d</w:t>
      </w:r>
      <w:r w:rsidRPr="00630F39">
        <w:rPr>
          <w:rFonts w:asciiTheme="minorHAnsi" w:hAnsiTheme="minorHAnsi" w:cstheme="minorHAnsi"/>
          <w:lang w:val="en-US" w:eastAsia="zh-CN"/>
        </w:rPr>
        <w:t>elivery</w:t>
      </w:r>
      <w:r w:rsidR="000F40A2">
        <w:rPr>
          <w:rFonts w:asciiTheme="minorHAnsi" w:hAnsiTheme="minorHAnsi" w:cstheme="minorHAnsi"/>
          <w:lang w:val="en-US" w:eastAsia="zh-CN"/>
        </w:rPr>
        <w:t xml:space="preserve"> </w:t>
      </w:r>
      <w:r w:rsidRPr="00630F39">
        <w:rPr>
          <w:rFonts w:asciiTheme="minorHAnsi" w:hAnsiTheme="minorHAnsi" w:cstheme="minorHAnsi"/>
          <w:lang w:val="en-US" w:eastAsia="zh-CN"/>
        </w:rPr>
        <w:t>&amp;</w:t>
      </w:r>
      <w:r w:rsidR="000F40A2">
        <w:rPr>
          <w:rFonts w:asciiTheme="minorHAnsi" w:hAnsiTheme="minorHAnsi" w:cstheme="minorHAnsi"/>
          <w:lang w:val="en-US" w:eastAsia="zh-CN"/>
        </w:rPr>
        <w:t xml:space="preserve"> </w:t>
      </w:r>
      <w:r w:rsidRPr="00630F39">
        <w:rPr>
          <w:rFonts w:asciiTheme="minorHAnsi" w:hAnsiTheme="minorHAnsi" w:cstheme="minorHAnsi"/>
          <w:lang w:val="en-US" w:eastAsia="zh-CN"/>
        </w:rPr>
        <w:t>Implementation with future prove vision</w:t>
      </w:r>
    </w:p>
    <w:p w14:paraId="3F651892" w14:textId="77777777" w:rsidR="002F76FB" w:rsidRPr="00630F39" w:rsidRDefault="002F76FB" w:rsidP="002F76FB">
      <w:pPr>
        <w:pStyle w:val="ListParagraph"/>
        <w:numPr>
          <w:ilvl w:val="0"/>
          <w:numId w:val="23"/>
        </w:numPr>
        <w:rPr>
          <w:rFonts w:asciiTheme="minorHAnsi" w:hAnsiTheme="minorHAnsi" w:cstheme="minorHAnsi"/>
          <w:lang w:val="en-US" w:eastAsia="zh-CN"/>
        </w:rPr>
      </w:pPr>
      <w:r w:rsidRPr="00630F39">
        <w:rPr>
          <w:rFonts w:asciiTheme="minorHAnsi" w:hAnsiTheme="minorHAnsi" w:cstheme="minorHAnsi"/>
          <w:lang w:val="en-US" w:eastAsia="zh-CN"/>
        </w:rPr>
        <w:t>Reuse and migrate easily and compatible with different technologies and tools and environments.</w:t>
      </w:r>
    </w:p>
    <w:p w14:paraId="28BFBD22" w14:textId="527E3B5B" w:rsidR="008F4EB7" w:rsidRPr="00630F39" w:rsidRDefault="008F4EB7" w:rsidP="008F4EB7">
      <w:pPr>
        <w:pStyle w:val="ListParagraph"/>
        <w:numPr>
          <w:ilvl w:val="0"/>
          <w:numId w:val="23"/>
        </w:numPr>
        <w:rPr>
          <w:rFonts w:asciiTheme="minorHAnsi" w:hAnsiTheme="minorHAnsi" w:cstheme="minorHAnsi"/>
          <w:lang w:val="en-US" w:eastAsia="zh-CN"/>
        </w:rPr>
      </w:pPr>
      <w:r w:rsidRPr="00630F39">
        <w:rPr>
          <w:rFonts w:asciiTheme="minorHAnsi" w:hAnsiTheme="minorHAnsi" w:cstheme="minorHAnsi"/>
          <w:lang w:val="en-US" w:eastAsia="zh-CN"/>
        </w:rPr>
        <w:t xml:space="preserve">Accommodate </w:t>
      </w:r>
      <w:r w:rsidR="0092580E">
        <w:rPr>
          <w:rFonts w:asciiTheme="minorHAnsi" w:hAnsiTheme="minorHAnsi" w:cstheme="minorHAnsi"/>
          <w:lang w:val="en-US" w:eastAsia="zh-CN"/>
        </w:rPr>
        <w:t>s</w:t>
      </w:r>
      <w:r w:rsidRPr="00630F39">
        <w:rPr>
          <w:rFonts w:asciiTheme="minorHAnsi" w:hAnsiTheme="minorHAnsi" w:cstheme="minorHAnsi"/>
          <w:lang w:val="en-US" w:eastAsia="zh-CN"/>
        </w:rPr>
        <w:t xml:space="preserve">tructured </w:t>
      </w:r>
      <w:r w:rsidR="0092580E">
        <w:rPr>
          <w:rFonts w:asciiTheme="minorHAnsi" w:hAnsiTheme="minorHAnsi" w:cstheme="minorHAnsi"/>
          <w:lang w:val="en-US" w:eastAsia="zh-CN"/>
        </w:rPr>
        <w:t>d</w:t>
      </w:r>
      <w:r w:rsidRPr="00630F39">
        <w:rPr>
          <w:rFonts w:asciiTheme="minorHAnsi" w:hAnsiTheme="minorHAnsi" w:cstheme="minorHAnsi"/>
          <w:lang w:val="en-US" w:eastAsia="zh-CN"/>
        </w:rPr>
        <w:t xml:space="preserve">ata, </w:t>
      </w:r>
      <w:r w:rsidR="0092580E">
        <w:rPr>
          <w:rFonts w:asciiTheme="minorHAnsi" w:hAnsiTheme="minorHAnsi" w:cstheme="minorHAnsi"/>
          <w:lang w:val="en-US" w:eastAsia="zh-CN"/>
        </w:rPr>
        <w:t>u</w:t>
      </w:r>
      <w:r w:rsidRPr="00630F39">
        <w:rPr>
          <w:rFonts w:asciiTheme="minorHAnsi" w:hAnsiTheme="minorHAnsi" w:cstheme="minorHAnsi"/>
          <w:lang w:val="en-US" w:eastAsia="zh-CN"/>
        </w:rPr>
        <w:t xml:space="preserve">nstructured Data, and </w:t>
      </w:r>
      <w:r w:rsidR="0092580E">
        <w:rPr>
          <w:rFonts w:asciiTheme="minorHAnsi" w:hAnsiTheme="minorHAnsi" w:cstheme="minorHAnsi"/>
          <w:lang w:val="en-US" w:eastAsia="zh-CN"/>
        </w:rPr>
        <w:t>e</w:t>
      </w:r>
      <w:r w:rsidRPr="00630F39">
        <w:rPr>
          <w:rFonts w:asciiTheme="minorHAnsi" w:hAnsiTheme="minorHAnsi" w:cstheme="minorHAnsi"/>
          <w:lang w:val="en-US" w:eastAsia="zh-CN"/>
        </w:rPr>
        <w:t xml:space="preserve">xternal </w:t>
      </w:r>
      <w:r w:rsidR="0092580E">
        <w:rPr>
          <w:rFonts w:asciiTheme="minorHAnsi" w:hAnsiTheme="minorHAnsi" w:cstheme="minorHAnsi"/>
          <w:lang w:val="en-US" w:eastAsia="zh-CN"/>
        </w:rPr>
        <w:t>d</w:t>
      </w:r>
      <w:r w:rsidRPr="00630F39">
        <w:rPr>
          <w:rFonts w:asciiTheme="minorHAnsi" w:hAnsiTheme="minorHAnsi" w:cstheme="minorHAnsi"/>
          <w:lang w:val="en-US" w:eastAsia="zh-CN"/>
        </w:rPr>
        <w:t>ata with all formats</w:t>
      </w:r>
    </w:p>
    <w:p w14:paraId="238365F9" w14:textId="06576DFB" w:rsidR="008F4EB7" w:rsidRPr="00630F39" w:rsidRDefault="008F4EB7" w:rsidP="008F4EB7">
      <w:pPr>
        <w:pStyle w:val="ListParagraph"/>
        <w:numPr>
          <w:ilvl w:val="0"/>
          <w:numId w:val="23"/>
        </w:numPr>
        <w:rPr>
          <w:rFonts w:asciiTheme="minorHAnsi" w:hAnsiTheme="minorHAnsi" w:cstheme="minorHAnsi"/>
          <w:lang w:val="en-US" w:eastAsia="zh-CN"/>
        </w:rPr>
      </w:pPr>
      <w:r w:rsidRPr="00630F39">
        <w:rPr>
          <w:rFonts w:asciiTheme="minorHAnsi" w:hAnsiTheme="minorHAnsi" w:cstheme="minorHAnsi"/>
          <w:lang w:val="en-US" w:eastAsia="zh-CN"/>
        </w:rPr>
        <w:t>Process data with both batches and real time</w:t>
      </w:r>
    </w:p>
    <w:p w14:paraId="7C38F957" w14:textId="37852F2A" w:rsidR="002F76FB" w:rsidRPr="00630F39" w:rsidRDefault="000F40A2" w:rsidP="008F4EB7">
      <w:pPr>
        <w:pStyle w:val="ListParagraph"/>
        <w:numPr>
          <w:ilvl w:val="0"/>
          <w:numId w:val="23"/>
        </w:numPr>
        <w:rPr>
          <w:rFonts w:asciiTheme="minorHAnsi" w:hAnsiTheme="minorHAnsi" w:cstheme="minorHAnsi"/>
          <w:lang w:val="en-US" w:eastAsia="zh-CN"/>
        </w:rPr>
      </w:pPr>
      <w:r>
        <w:rPr>
          <w:rFonts w:asciiTheme="minorHAnsi" w:hAnsiTheme="minorHAnsi" w:cstheme="minorHAnsi"/>
          <w:lang w:val="en-US" w:eastAsia="zh-CN"/>
        </w:rPr>
        <w:t xml:space="preserve">Capable of connecting our group </w:t>
      </w:r>
      <w:r w:rsidRPr="00203025">
        <w:rPr>
          <w:rFonts w:asciiTheme="minorHAnsi" w:hAnsiTheme="minorHAnsi" w:cstheme="minorHAnsi"/>
          <w:u w:val="single"/>
          <w:lang w:val="en-US" w:eastAsia="zh-CN"/>
        </w:rPr>
        <w:t>New World data platform</w:t>
      </w:r>
      <w:r>
        <w:rPr>
          <w:rFonts w:asciiTheme="minorHAnsi" w:hAnsiTheme="minorHAnsi" w:cstheme="minorHAnsi"/>
          <w:lang w:val="en-US" w:eastAsia="zh-CN"/>
        </w:rPr>
        <w:t xml:space="preserve"> to generate potential leads</w:t>
      </w:r>
    </w:p>
    <w:p w14:paraId="1A7CE00D" w14:textId="00481C38" w:rsidR="00A73071" w:rsidRDefault="00453BB4" w:rsidP="00A73071">
      <w:pPr>
        <w:rPr>
          <w:rFonts w:asciiTheme="minorHAnsi" w:eastAsia="Times New Roman" w:hAnsiTheme="minorHAnsi" w:cstheme="minorHAnsi"/>
          <w:szCs w:val="20"/>
          <w:lang w:val="en-US" w:eastAsia="zh-CN"/>
        </w:rPr>
      </w:pPr>
      <w:r w:rsidRPr="004A12EF">
        <w:rPr>
          <w:rFonts w:asciiTheme="minorHAnsi" w:hAnsiTheme="minorHAnsi" w:cstheme="minorHAnsi"/>
          <w:szCs w:val="20"/>
          <w:lang w:val="en-US" w:eastAsia="zh-CN"/>
        </w:rPr>
        <w:t>The service provider is required to design</w:t>
      </w:r>
      <w:r w:rsidR="00FD3FE5" w:rsidRPr="004A12EF">
        <w:rPr>
          <w:rFonts w:asciiTheme="minorHAnsi" w:hAnsiTheme="minorHAnsi" w:cstheme="minorHAnsi"/>
          <w:szCs w:val="20"/>
          <w:lang w:val="en-US" w:eastAsia="zh-CN"/>
        </w:rPr>
        <w:t xml:space="preserve"> </w:t>
      </w:r>
      <w:r w:rsidR="00055D08">
        <w:rPr>
          <w:rFonts w:asciiTheme="minorHAnsi" w:hAnsiTheme="minorHAnsi" w:cstheme="minorHAnsi"/>
          <w:szCs w:val="20"/>
          <w:lang w:val="en-US" w:eastAsia="zh-CN"/>
        </w:rPr>
        <w:t>d</w:t>
      </w:r>
      <w:r w:rsidR="008F4EB7" w:rsidRPr="004A12EF">
        <w:rPr>
          <w:rFonts w:asciiTheme="minorHAnsi" w:hAnsiTheme="minorHAnsi" w:cstheme="minorHAnsi"/>
          <w:szCs w:val="20"/>
          <w:lang w:val="en-US" w:eastAsia="zh-CN"/>
        </w:rPr>
        <w:t>ata</w:t>
      </w:r>
      <w:r w:rsidR="00FD3FE5" w:rsidRPr="004A12EF">
        <w:rPr>
          <w:rFonts w:asciiTheme="minorHAnsi" w:hAnsiTheme="minorHAnsi" w:cstheme="minorHAnsi"/>
          <w:szCs w:val="20"/>
          <w:lang w:val="en-US" w:eastAsia="zh-CN"/>
        </w:rPr>
        <w:t xml:space="preserve"> </w:t>
      </w:r>
      <w:r w:rsidR="00055D08">
        <w:rPr>
          <w:rFonts w:asciiTheme="minorHAnsi" w:hAnsiTheme="minorHAnsi" w:cstheme="minorHAnsi"/>
          <w:szCs w:val="20"/>
          <w:lang w:val="en-US" w:eastAsia="zh-CN"/>
        </w:rPr>
        <w:t>s</w:t>
      </w:r>
      <w:r w:rsidR="00FD3FE5" w:rsidRPr="004A12EF">
        <w:rPr>
          <w:rFonts w:asciiTheme="minorHAnsi" w:hAnsiTheme="minorHAnsi" w:cstheme="minorHAnsi"/>
          <w:szCs w:val="20"/>
          <w:lang w:val="en-US" w:eastAsia="zh-CN"/>
        </w:rPr>
        <w:t xml:space="preserve">olution &amp; </w:t>
      </w:r>
      <w:r w:rsidR="00055D08">
        <w:rPr>
          <w:rFonts w:asciiTheme="minorHAnsi" w:hAnsiTheme="minorHAnsi" w:cstheme="minorHAnsi"/>
          <w:szCs w:val="20"/>
          <w:lang w:val="en-US" w:eastAsia="zh-CN"/>
        </w:rPr>
        <w:t>d</w:t>
      </w:r>
      <w:r w:rsidR="00FD3FE5" w:rsidRPr="004A12EF">
        <w:rPr>
          <w:rFonts w:asciiTheme="minorHAnsi" w:hAnsiTheme="minorHAnsi" w:cstheme="minorHAnsi"/>
          <w:szCs w:val="20"/>
          <w:lang w:val="en-US" w:eastAsia="zh-CN"/>
        </w:rPr>
        <w:t xml:space="preserve">ata </w:t>
      </w:r>
      <w:r w:rsidR="00055D08">
        <w:rPr>
          <w:rFonts w:asciiTheme="minorHAnsi" w:hAnsiTheme="minorHAnsi" w:cstheme="minorHAnsi"/>
          <w:szCs w:val="20"/>
          <w:lang w:val="en-US" w:eastAsia="zh-CN"/>
        </w:rPr>
        <w:t>a</w:t>
      </w:r>
      <w:r w:rsidR="00FD3FE5" w:rsidRPr="004A12EF">
        <w:rPr>
          <w:rFonts w:asciiTheme="minorHAnsi" w:hAnsiTheme="minorHAnsi" w:cstheme="minorHAnsi"/>
          <w:szCs w:val="20"/>
          <w:lang w:val="en-US" w:eastAsia="zh-CN"/>
        </w:rPr>
        <w:t xml:space="preserve">rchitecture on </w:t>
      </w:r>
      <w:r w:rsidR="000F40A2">
        <w:rPr>
          <w:rFonts w:asciiTheme="minorHAnsi" w:hAnsiTheme="minorHAnsi" w:cstheme="minorHAnsi"/>
          <w:szCs w:val="20"/>
          <w:lang w:val="en-US" w:eastAsia="zh-CN"/>
        </w:rPr>
        <w:t xml:space="preserve">both </w:t>
      </w:r>
      <w:r w:rsidR="00055D08">
        <w:rPr>
          <w:rFonts w:asciiTheme="minorHAnsi" w:hAnsiTheme="minorHAnsi" w:cstheme="minorHAnsi"/>
          <w:szCs w:val="20"/>
          <w:lang w:val="en-US" w:eastAsia="zh-CN"/>
        </w:rPr>
        <w:t>c</w:t>
      </w:r>
      <w:r w:rsidR="00FD3FE5" w:rsidRPr="004A12EF">
        <w:rPr>
          <w:rFonts w:asciiTheme="minorHAnsi" w:eastAsia="Times New Roman" w:hAnsiTheme="minorHAnsi" w:cstheme="minorHAnsi"/>
          <w:szCs w:val="20"/>
          <w:lang w:val="en-US" w:eastAsia="zh-CN"/>
        </w:rPr>
        <w:t xml:space="preserve">loud </w:t>
      </w:r>
      <w:r w:rsidR="000F40A2">
        <w:rPr>
          <w:rFonts w:asciiTheme="minorHAnsi" w:eastAsia="Times New Roman" w:hAnsiTheme="minorHAnsi" w:cstheme="minorHAnsi"/>
          <w:szCs w:val="20"/>
          <w:lang w:val="en-US" w:eastAsia="zh-CN"/>
        </w:rPr>
        <w:t>and</w:t>
      </w:r>
      <w:r w:rsidR="00FD3FE5" w:rsidRPr="004A12EF">
        <w:rPr>
          <w:rFonts w:asciiTheme="minorHAnsi" w:eastAsia="Times New Roman" w:hAnsiTheme="minorHAnsi" w:cstheme="minorHAnsi"/>
          <w:szCs w:val="20"/>
          <w:lang w:val="en-US" w:eastAsia="zh-CN"/>
        </w:rPr>
        <w:t xml:space="preserve"> </w:t>
      </w:r>
      <w:proofErr w:type="gramStart"/>
      <w:r w:rsidR="00055D08">
        <w:rPr>
          <w:rFonts w:asciiTheme="minorHAnsi" w:eastAsia="Times New Roman" w:hAnsiTheme="minorHAnsi" w:cstheme="minorHAnsi"/>
          <w:szCs w:val="20"/>
          <w:lang w:val="en-US" w:eastAsia="zh-CN"/>
        </w:rPr>
        <w:t>o</w:t>
      </w:r>
      <w:r w:rsidR="00FD3FE5" w:rsidRPr="004A12EF">
        <w:rPr>
          <w:rFonts w:asciiTheme="minorHAnsi" w:eastAsia="Times New Roman" w:hAnsiTheme="minorHAnsi" w:cstheme="minorHAnsi"/>
          <w:szCs w:val="20"/>
          <w:lang w:val="en-US" w:eastAsia="zh-CN"/>
        </w:rPr>
        <w:t>n-premise</w:t>
      </w:r>
      <w:proofErr w:type="gramEnd"/>
      <w:r w:rsidR="00FD3FE5" w:rsidRPr="004A12EF">
        <w:rPr>
          <w:rFonts w:asciiTheme="minorHAnsi" w:eastAsia="Times New Roman" w:hAnsiTheme="minorHAnsi" w:cstheme="minorHAnsi"/>
          <w:szCs w:val="20"/>
          <w:lang w:val="en-US" w:eastAsia="zh-CN"/>
        </w:rPr>
        <w:t xml:space="preserve">, </w:t>
      </w:r>
      <w:r w:rsidR="0041513F">
        <w:rPr>
          <w:rFonts w:asciiTheme="minorHAnsi" w:eastAsia="Times New Roman" w:hAnsiTheme="minorHAnsi" w:cstheme="minorHAnsi"/>
          <w:szCs w:val="20"/>
          <w:lang w:val="en-US" w:eastAsia="zh-CN"/>
        </w:rPr>
        <w:t>t</w:t>
      </w:r>
      <w:r w:rsidR="003808E7" w:rsidRPr="004A12EF">
        <w:rPr>
          <w:rFonts w:asciiTheme="minorHAnsi" w:eastAsia="Times New Roman" w:hAnsiTheme="minorHAnsi" w:cstheme="minorHAnsi"/>
          <w:szCs w:val="20"/>
          <w:lang w:val="en-US" w:eastAsia="zh-CN"/>
        </w:rPr>
        <w:t xml:space="preserve">echnologies &amp; </w:t>
      </w:r>
      <w:r w:rsidR="0041513F">
        <w:rPr>
          <w:rFonts w:asciiTheme="minorHAnsi" w:eastAsia="Times New Roman" w:hAnsiTheme="minorHAnsi" w:cstheme="minorHAnsi"/>
          <w:szCs w:val="20"/>
          <w:lang w:val="en-US" w:eastAsia="zh-CN"/>
        </w:rPr>
        <w:t>t</w:t>
      </w:r>
      <w:r w:rsidR="003808E7" w:rsidRPr="004A12EF">
        <w:rPr>
          <w:rFonts w:asciiTheme="minorHAnsi" w:eastAsia="Times New Roman" w:hAnsiTheme="minorHAnsi" w:cstheme="minorHAnsi"/>
          <w:szCs w:val="20"/>
          <w:lang w:val="en-US" w:eastAsia="zh-CN"/>
        </w:rPr>
        <w:t xml:space="preserve">ools, </w:t>
      </w:r>
      <w:r w:rsidR="0041513F">
        <w:rPr>
          <w:rFonts w:asciiTheme="minorHAnsi" w:eastAsia="Times New Roman" w:hAnsiTheme="minorHAnsi" w:cstheme="minorHAnsi"/>
          <w:szCs w:val="20"/>
          <w:lang w:val="en-US" w:eastAsia="zh-CN"/>
        </w:rPr>
        <w:t>d</w:t>
      </w:r>
      <w:r w:rsidR="00FD3FE5" w:rsidRPr="004A12EF">
        <w:rPr>
          <w:rFonts w:asciiTheme="minorHAnsi" w:eastAsia="Times New Roman" w:hAnsiTheme="minorHAnsi" w:cstheme="minorHAnsi"/>
          <w:szCs w:val="20"/>
          <w:lang w:val="en-US" w:eastAsia="zh-CN"/>
        </w:rPr>
        <w:t xml:space="preserve">ata </w:t>
      </w:r>
      <w:r w:rsidR="0041513F">
        <w:rPr>
          <w:rFonts w:asciiTheme="minorHAnsi" w:eastAsia="Times New Roman" w:hAnsiTheme="minorHAnsi" w:cstheme="minorHAnsi"/>
          <w:szCs w:val="20"/>
          <w:lang w:val="en-US" w:eastAsia="zh-CN"/>
        </w:rPr>
        <w:t>la</w:t>
      </w:r>
      <w:r w:rsidR="00FD3FE5" w:rsidRPr="004A12EF">
        <w:rPr>
          <w:rFonts w:asciiTheme="minorHAnsi" w:eastAsia="Times New Roman" w:hAnsiTheme="minorHAnsi" w:cstheme="minorHAnsi"/>
          <w:szCs w:val="20"/>
          <w:lang w:val="en-US" w:eastAsia="zh-CN"/>
        </w:rPr>
        <w:t>yers, and so on.</w:t>
      </w:r>
    </w:p>
    <w:p w14:paraId="7F09B1D6" w14:textId="31F85175" w:rsidR="000F40A2" w:rsidRDefault="000F40A2" w:rsidP="00A73071">
      <w:pPr>
        <w:rPr>
          <w:rFonts w:asciiTheme="minorHAnsi" w:eastAsia="Times New Roman" w:hAnsiTheme="minorHAnsi" w:cstheme="minorHAnsi"/>
          <w:szCs w:val="20"/>
          <w:lang w:val="en-US" w:eastAsia="zh-CN"/>
        </w:rPr>
      </w:pPr>
    </w:p>
    <w:p w14:paraId="1E59D2F1" w14:textId="5C2A429B" w:rsidR="000F40A2" w:rsidRPr="000F40A2" w:rsidRDefault="000F40A2" w:rsidP="00A73071">
      <w:pPr>
        <w:rPr>
          <w:rFonts w:asciiTheme="minorHAnsi" w:eastAsia="Times New Roman" w:hAnsiTheme="minorHAnsi" w:cstheme="minorHAnsi"/>
          <w:b/>
          <w:bCs/>
          <w:szCs w:val="20"/>
          <w:lang w:val="en-US" w:eastAsia="zh-CN"/>
        </w:rPr>
      </w:pPr>
      <w:del w:id="625" w:author="Kelvin Wong Kin" w:date="2023-02-02T16:36:00Z">
        <w:r w:rsidRPr="000F40A2" w:rsidDel="00FE4C8B">
          <w:rPr>
            <w:rFonts w:asciiTheme="minorHAnsi" w:eastAsia="Times New Roman" w:hAnsiTheme="minorHAnsi" w:cstheme="minorHAnsi"/>
            <w:b/>
            <w:bCs/>
            <w:szCs w:val="20"/>
            <w:lang w:val="en-US" w:eastAsia="zh-CN"/>
          </w:rPr>
          <w:delText xml:space="preserve">FTLife preferred </w:delText>
        </w:r>
      </w:del>
      <w:ins w:id="626" w:author="Kelvin Wong Kin" w:date="2023-02-02T16:36:00Z">
        <w:r w:rsidR="00FE4C8B">
          <w:rPr>
            <w:rFonts w:asciiTheme="minorHAnsi" w:eastAsia="Times New Roman" w:hAnsiTheme="minorHAnsi" w:cstheme="minorHAnsi"/>
            <w:b/>
            <w:bCs/>
            <w:szCs w:val="20"/>
            <w:lang w:val="en-US" w:eastAsia="zh-CN"/>
          </w:rPr>
          <w:t>Reference</w:t>
        </w:r>
        <w:r w:rsidR="00FE4C8B" w:rsidRPr="000F40A2">
          <w:rPr>
            <w:rFonts w:asciiTheme="minorHAnsi" w:eastAsia="Times New Roman" w:hAnsiTheme="minorHAnsi" w:cstheme="minorHAnsi"/>
            <w:b/>
            <w:bCs/>
            <w:szCs w:val="20"/>
            <w:lang w:val="en-US" w:eastAsia="zh-CN"/>
          </w:rPr>
          <w:t xml:space="preserve"> </w:t>
        </w:r>
      </w:ins>
      <w:r w:rsidRPr="000F40A2">
        <w:rPr>
          <w:rFonts w:asciiTheme="minorHAnsi" w:eastAsia="Times New Roman" w:hAnsiTheme="minorHAnsi" w:cstheme="minorHAnsi"/>
          <w:b/>
          <w:bCs/>
          <w:szCs w:val="20"/>
          <w:lang w:val="en-US" w:eastAsia="zh-CN"/>
        </w:rPr>
        <w:t>architecture</w:t>
      </w:r>
      <w:ins w:id="627" w:author="Kelvin Wong Kin" w:date="2023-02-02T16:42:00Z">
        <w:r w:rsidR="00FE4C8B">
          <w:rPr>
            <w:rFonts w:asciiTheme="minorHAnsi" w:eastAsia="Times New Roman" w:hAnsiTheme="minorHAnsi" w:cstheme="minorHAnsi"/>
            <w:b/>
            <w:bCs/>
            <w:szCs w:val="20"/>
            <w:lang w:val="en-US" w:eastAsia="zh-CN"/>
          </w:rPr>
          <w:t xml:space="preserve"> for Data Lake/EDW</w:t>
        </w:r>
      </w:ins>
      <w:ins w:id="628" w:author="Kelvin Wong Kin" w:date="2023-02-02T16:45:00Z">
        <w:r w:rsidR="00FE4C8B">
          <w:rPr>
            <w:rFonts w:asciiTheme="minorHAnsi" w:eastAsia="Times New Roman" w:hAnsiTheme="minorHAnsi" w:cstheme="minorHAnsi"/>
            <w:b/>
            <w:bCs/>
            <w:szCs w:val="20"/>
            <w:lang w:val="en-US" w:eastAsia="zh-CN"/>
          </w:rPr>
          <w:t xml:space="preserve"> Solutions</w:t>
        </w:r>
      </w:ins>
    </w:p>
    <w:p w14:paraId="1CBEE136" w14:textId="6B62642D" w:rsidR="000F40A2" w:rsidRPr="004A12EF" w:rsidRDefault="000F40A2" w:rsidP="000F40A2">
      <w:pPr>
        <w:jc w:val="center"/>
        <w:rPr>
          <w:rFonts w:asciiTheme="minorHAnsi" w:hAnsiTheme="minorHAnsi" w:cstheme="minorHAnsi"/>
          <w:szCs w:val="20"/>
          <w:lang w:val="en-US" w:eastAsia="zh-CN"/>
        </w:rPr>
      </w:pPr>
      <w:r w:rsidRPr="000F40A2">
        <w:rPr>
          <w:rFonts w:asciiTheme="minorHAnsi" w:hAnsiTheme="minorHAnsi" w:cstheme="minorHAnsi"/>
          <w:noProof/>
          <w:szCs w:val="20"/>
          <w:lang w:val="en-US" w:eastAsia="zh-CN"/>
        </w:rPr>
        <w:drawing>
          <wp:inline distT="0" distB="0" distL="0" distR="0" wp14:anchorId="38AA15C6" wp14:editId="04940944">
            <wp:extent cx="5210355" cy="2662289"/>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46042" cy="2680524"/>
                    </a:xfrm>
                    <a:prstGeom prst="rect">
                      <a:avLst/>
                    </a:prstGeom>
                  </pic:spPr>
                </pic:pic>
              </a:graphicData>
            </a:graphic>
          </wp:inline>
        </w:drawing>
      </w:r>
    </w:p>
    <w:p w14:paraId="0EDF177A" w14:textId="1F946B7B" w:rsidR="00FD3FE5" w:rsidRPr="00630F39" w:rsidRDefault="00FD3FE5" w:rsidP="002F76FB">
      <w:pPr>
        <w:jc w:val="center"/>
        <w:rPr>
          <w:rFonts w:asciiTheme="minorHAnsi" w:hAnsiTheme="minorHAnsi" w:cstheme="minorHAnsi"/>
          <w:lang w:val="en-US" w:eastAsia="zh-CN"/>
        </w:rPr>
      </w:pPr>
    </w:p>
    <w:p w14:paraId="5CA98D63" w14:textId="77777777" w:rsidR="00FE4C8B" w:rsidRDefault="00FE4C8B" w:rsidP="00A73071">
      <w:pPr>
        <w:rPr>
          <w:ins w:id="629" w:author="Kelvin Wong Kin" w:date="2023-02-02T16:45:00Z"/>
          <w:rFonts w:asciiTheme="minorHAnsi" w:eastAsia="Times New Roman" w:hAnsiTheme="minorHAnsi" w:cstheme="minorHAnsi"/>
          <w:b/>
          <w:bCs/>
          <w:szCs w:val="20"/>
          <w:lang w:val="en-US" w:eastAsia="zh-CN"/>
        </w:rPr>
      </w:pPr>
    </w:p>
    <w:p w14:paraId="35F36464" w14:textId="77777777" w:rsidR="00FE4C8B" w:rsidRDefault="00FE4C8B" w:rsidP="00A73071">
      <w:pPr>
        <w:rPr>
          <w:ins w:id="630" w:author="Kelvin Wong Kin" w:date="2023-02-02T16:45:00Z"/>
          <w:rFonts w:asciiTheme="minorHAnsi" w:eastAsia="Times New Roman" w:hAnsiTheme="minorHAnsi" w:cstheme="minorHAnsi"/>
          <w:b/>
          <w:bCs/>
          <w:szCs w:val="20"/>
          <w:lang w:val="en-US" w:eastAsia="zh-CN"/>
        </w:rPr>
      </w:pPr>
    </w:p>
    <w:p w14:paraId="10F88F84" w14:textId="6FA206FF" w:rsidR="00FE4C8B" w:rsidRDefault="00FE4C8B" w:rsidP="00A73071">
      <w:pPr>
        <w:rPr>
          <w:ins w:id="631" w:author="Kelvin Wong Kin" w:date="2023-02-02T16:45:00Z"/>
          <w:rFonts w:asciiTheme="minorHAnsi" w:hAnsiTheme="minorHAnsi" w:cstheme="minorHAnsi"/>
          <w:b/>
          <w:bCs/>
          <w:lang w:val="en-US" w:eastAsia="zh-CN"/>
        </w:rPr>
      </w:pPr>
      <w:ins w:id="632" w:author="Kelvin Wong Kin" w:date="2023-02-02T16:45:00Z">
        <w:r>
          <w:rPr>
            <w:rFonts w:asciiTheme="minorHAnsi" w:eastAsia="Times New Roman" w:hAnsiTheme="minorHAnsi" w:cstheme="minorHAnsi"/>
            <w:b/>
            <w:bCs/>
            <w:szCs w:val="20"/>
            <w:lang w:val="en-US" w:eastAsia="zh-CN"/>
          </w:rPr>
          <w:lastRenderedPageBreak/>
          <w:t>Reference</w:t>
        </w:r>
        <w:r w:rsidRPr="000F40A2">
          <w:rPr>
            <w:rFonts w:asciiTheme="minorHAnsi" w:eastAsia="Times New Roman" w:hAnsiTheme="minorHAnsi" w:cstheme="minorHAnsi"/>
            <w:b/>
            <w:bCs/>
            <w:szCs w:val="20"/>
            <w:lang w:val="en-US" w:eastAsia="zh-CN"/>
          </w:rPr>
          <w:t xml:space="preserve"> </w:t>
        </w:r>
        <w:r w:rsidRPr="000F40A2">
          <w:rPr>
            <w:rFonts w:asciiTheme="minorHAnsi" w:eastAsia="Times New Roman" w:hAnsiTheme="minorHAnsi" w:cstheme="minorHAnsi"/>
            <w:b/>
            <w:bCs/>
            <w:szCs w:val="20"/>
            <w:lang w:val="en-US" w:eastAsia="zh-CN"/>
          </w:rPr>
          <w:t>architecture</w:t>
        </w:r>
        <w:r>
          <w:rPr>
            <w:rFonts w:asciiTheme="minorHAnsi" w:eastAsia="Times New Roman" w:hAnsiTheme="minorHAnsi" w:cstheme="minorHAnsi"/>
            <w:b/>
            <w:bCs/>
            <w:szCs w:val="20"/>
            <w:lang w:val="en-US" w:eastAsia="zh-CN"/>
          </w:rPr>
          <w:t xml:space="preserve"> for </w:t>
        </w:r>
        <w:r>
          <w:rPr>
            <w:rFonts w:asciiTheme="minorHAnsi" w:eastAsia="Times New Roman" w:hAnsiTheme="minorHAnsi" w:cstheme="minorHAnsi"/>
            <w:b/>
            <w:bCs/>
            <w:szCs w:val="20"/>
            <w:lang w:val="en-US" w:eastAsia="zh-CN"/>
          </w:rPr>
          <w:t>Operational Data Store &amp; Customer 360 Data Store Solutions</w:t>
        </w:r>
      </w:ins>
    </w:p>
    <w:p w14:paraId="3D26D936" w14:textId="23FBCCFA" w:rsidR="00FE4C8B" w:rsidRDefault="00FE4C8B" w:rsidP="00A73071">
      <w:pPr>
        <w:rPr>
          <w:ins w:id="633" w:author="Kelvin Wong Kin" w:date="2023-02-02T16:46:00Z"/>
          <w:rFonts w:asciiTheme="minorHAnsi" w:hAnsiTheme="minorHAnsi" w:cstheme="minorHAnsi"/>
          <w:b/>
          <w:bCs/>
          <w:lang w:val="en-US" w:eastAsia="zh-CN"/>
        </w:rPr>
      </w:pPr>
    </w:p>
    <w:p w14:paraId="0DF34EC4" w14:textId="77777777" w:rsidR="00FE4C8B" w:rsidRDefault="00FE4C8B" w:rsidP="00A73071">
      <w:pPr>
        <w:rPr>
          <w:ins w:id="634" w:author="Kelvin Wong Kin" w:date="2023-02-02T16:45:00Z"/>
          <w:rFonts w:asciiTheme="minorHAnsi" w:hAnsiTheme="minorHAnsi" w:cstheme="minorHAnsi"/>
          <w:b/>
          <w:bCs/>
          <w:lang w:val="en-US" w:eastAsia="zh-CN"/>
        </w:rPr>
      </w:pPr>
    </w:p>
    <w:p w14:paraId="23836737" w14:textId="77777777" w:rsidR="00FE4C8B" w:rsidRDefault="00FE4C8B" w:rsidP="00A73071">
      <w:pPr>
        <w:rPr>
          <w:ins w:id="635" w:author="Kelvin Wong Kin" w:date="2023-02-02T16:45:00Z"/>
          <w:rFonts w:asciiTheme="minorHAnsi" w:hAnsiTheme="minorHAnsi" w:cstheme="minorHAnsi"/>
          <w:b/>
          <w:bCs/>
          <w:lang w:val="en-US" w:eastAsia="zh-CN"/>
        </w:rPr>
      </w:pPr>
    </w:p>
    <w:p w14:paraId="50235338" w14:textId="77777777" w:rsidR="00FE4C8B" w:rsidRDefault="00FE4C8B" w:rsidP="00A73071">
      <w:pPr>
        <w:rPr>
          <w:ins w:id="636" w:author="Kelvin Wong Kin" w:date="2023-02-02T16:45:00Z"/>
          <w:rFonts w:asciiTheme="minorHAnsi" w:hAnsiTheme="minorHAnsi" w:cstheme="minorHAnsi"/>
          <w:b/>
          <w:bCs/>
          <w:lang w:val="en-US" w:eastAsia="zh-CN"/>
        </w:rPr>
      </w:pPr>
    </w:p>
    <w:p w14:paraId="09D3F8C8" w14:textId="77777777" w:rsidR="00FE4C8B" w:rsidRDefault="00FE4C8B" w:rsidP="00A73071">
      <w:pPr>
        <w:rPr>
          <w:ins w:id="637" w:author="Kelvin Wong Kin" w:date="2023-02-02T16:45:00Z"/>
          <w:rFonts w:asciiTheme="minorHAnsi" w:hAnsiTheme="minorHAnsi" w:cstheme="minorHAnsi"/>
          <w:b/>
          <w:bCs/>
          <w:lang w:val="en-US" w:eastAsia="zh-CN"/>
        </w:rPr>
      </w:pPr>
    </w:p>
    <w:p w14:paraId="1BEBFE17" w14:textId="763C7EA8" w:rsidR="00FD3FE5" w:rsidRPr="00630F39" w:rsidRDefault="00FD3FE5" w:rsidP="00A73071">
      <w:pPr>
        <w:rPr>
          <w:rFonts w:asciiTheme="minorHAnsi" w:hAnsiTheme="minorHAnsi" w:cstheme="minorHAnsi"/>
          <w:lang w:val="en-US" w:eastAsia="zh-CN"/>
        </w:rPr>
      </w:pPr>
      <w:r w:rsidRPr="00630F39">
        <w:rPr>
          <w:rFonts w:asciiTheme="minorHAnsi" w:hAnsiTheme="minorHAnsi" w:cstheme="minorHAnsi"/>
          <w:b/>
          <w:bCs/>
          <w:lang w:val="en-US" w:eastAsia="zh-CN"/>
        </w:rPr>
        <w:t>Deliverables</w:t>
      </w:r>
      <w:r w:rsidRPr="00630F39">
        <w:rPr>
          <w:rFonts w:asciiTheme="minorHAnsi" w:hAnsiTheme="minorHAnsi" w:cstheme="minorHAnsi"/>
          <w:lang w:val="en-US" w:eastAsia="zh-CN"/>
        </w:rPr>
        <w:t xml:space="preserve">: </w:t>
      </w:r>
      <w:r w:rsidR="002F76FB" w:rsidRPr="00630F39">
        <w:rPr>
          <w:rFonts w:asciiTheme="minorHAnsi" w:hAnsiTheme="minorHAnsi" w:cstheme="minorHAnsi"/>
          <w:lang w:val="en-US" w:eastAsia="zh-CN"/>
        </w:rPr>
        <w:t xml:space="preserve">Data Strategy and Roadmap, </w:t>
      </w:r>
      <w:r w:rsidR="008F4EB7" w:rsidRPr="00630F39">
        <w:rPr>
          <w:rFonts w:asciiTheme="minorHAnsi" w:hAnsiTheme="minorHAnsi" w:cstheme="minorHAnsi"/>
          <w:lang w:val="en-US" w:eastAsia="zh-CN"/>
        </w:rPr>
        <w:t>Data</w:t>
      </w:r>
      <w:r w:rsidRPr="00630F39">
        <w:rPr>
          <w:rFonts w:asciiTheme="minorHAnsi" w:hAnsiTheme="minorHAnsi" w:cstheme="minorHAnsi"/>
          <w:lang w:val="en-US" w:eastAsia="zh-CN"/>
        </w:rPr>
        <w:t xml:space="preserve"> Solution &amp; Architecture Design </w:t>
      </w:r>
      <w:r w:rsidR="00A75A09" w:rsidRPr="00630F39">
        <w:rPr>
          <w:rFonts w:asciiTheme="minorHAnsi" w:hAnsiTheme="minorHAnsi" w:cstheme="minorHAnsi"/>
          <w:lang w:val="en-US" w:eastAsia="zh-CN"/>
        </w:rPr>
        <w:t>(</w:t>
      </w:r>
      <w:r w:rsidR="007A7E92" w:rsidRPr="00630F39">
        <w:rPr>
          <w:rFonts w:asciiTheme="minorHAnsi" w:hAnsiTheme="minorHAnsi" w:cstheme="minorHAnsi"/>
          <w:lang w:val="en-US" w:eastAsia="zh-CN"/>
        </w:rPr>
        <w:t>Application/Data/Infrastructure/Integration)</w:t>
      </w:r>
      <w:r w:rsidR="000F40A2">
        <w:rPr>
          <w:rFonts w:asciiTheme="minorHAnsi" w:hAnsiTheme="minorHAnsi" w:cstheme="minorHAnsi"/>
          <w:lang w:val="en-US" w:eastAsia="zh-CN"/>
        </w:rPr>
        <w:t xml:space="preserve"> and implementation of </w:t>
      </w:r>
      <w:proofErr w:type="gramStart"/>
      <w:r w:rsidR="000F40A2">
        <w:rPr>
          <w:rFonts w:asciiTheme="minorHAnsi" w:hAnsiTheme="minorHAnsi" w:cstheme="minorHAnsi"/>
          <w:lang w:val="en-US" w:eastAsia="zh-CN"/>
        </w:rPr>
        <w:t>end to end</w:t>
      </w:r>
      <w:proofErr w:type="gramEnd"/>
      <w:r w:rsidR="000F40A2">
        <w:rPr>
          <w:rFonts w:asciiTheme="minorHAnsi" w:hAnsiTheme="minorHAnsi" w:cstheme="minorHAnsi"/>
          <w:lang w:val="en-US" w:eastAsia="zh-CN"/>
        </w:rPr>
        <w:t xml:space="preserve"> flow</w:t>
      </w:r>
    </w:p>
    <w:p w14:paraId="1AAEE0C4" w14:textId="77777777" w:rsidR="00FD3FE5" w:rsidRPr="00630F39" w:rsidRDefault="00FD3FE5" w:rsidP="00AC69EC">
      <w:pPr>
        <w:rPr>
          <w:rFonts w:asciiTheme="minorHAnsi" w:hAnsiTheme="minorHAnsi" w:cstheme="minorHAnsi"/>
          <w:lang w:eastAsia="zh-CN"/>
        </w:rPr>
      </w:pPr>
    </w:p>
    <w:p w14:paraId="2662594E" w14:textId="06AEBF1F" w:rsidR="00593C8D" w:rsidRPr="00630F39" w:rsidRDefault="00A73071" w:rsidP="00593C8D">
      <w:pPr>
        <w:pStyle w:val="Heading3"/>
        <w:rPr>
          <w:rFonts w:asciiTheme="minorHAnsi" w:hAnsiTheme="minorHAnsi" w:cstheme="minorHAnsi"/>
          <w:lang w:eastAsia="zh-CN"/>
        </w:rPr>
      </w:pPr>
      <w:bookmarkStart w:id="638" w:name="_Toc122524183"/>
      <w:r w:rsidRPr="00630F39">
        <w:rPr>
          <w:rFonts w:asciiTheme="minorHAnsi" w:hAnsiTheme="minorHAnsi" w:cstheme="minorHAnsi"/>
          <w:lang w:eastAsia="zh-CN"/>
        </w:rPr>
        <w:t>2.</w:t>
      </w:r>
      <w:ins w:id="639" w:author="Kelvin Wong Kin" w:date="2023-02-02T09:37:00Z">
        <w:r w:rsidR="00106FC7">
          <w:rPr>
            <w:rFonts w:asciiTheme="minorHAnsi" w:hAnsiTheme="minorHAnsi" w:cstheme="minorHAnsi"/>
            <w:lang w:eastAsia="zh-CN"/>
          </w:rPr>
          <w:t>4</w:t>
        </w:r>
      </w:ins>
      <w:del w:id="640" w:author="Kelvin Wong Kin" w:date="2023-02-02T09:37:00Z">
        <w:r w:rsidRPr="00630F39" w:rsidDel="00106FC7">
          <w:rPr>
            <w:rFonts w:asciiTheme="minorHAnsi" w:hAnsiTheme="minorHAnsi" w:cstheme="minorHAnsi"/>
            <w:lang w:eastAsia="zh-CN"/>
          </w:rPr>
          <w:delText>3</w:delText>
        </w:r>
      </w:del>
      <w:r w:rsidRPr="00630F39">
        <w:rPr>
          <w:rFonts w:asciiTheme="minorHAnsi" w:hAnsiTheme="minorHAnsi" w:cstheme="minorHAnsi"/>
          <w:lang w:eastAsia="zh-CN"/>
        </w:rPr>
        <w:t xml:space="preserve">.2 </w:t>
      </w:r>
      <w:r w:rsidR="00593C8D" w:rsidRPr="00630F39">
        <w:rPr>
          <w:rFonts w:asciiTheme="minorHAnsi" w:hAnsiTheme="minorHAnsi" w:cstheme="minorHAnsi"/>
          <w:lang w:eastAsia="zh-CN"/>
        </w:rPr>
        <w:t>Data Model</w:t>
      </w:r>
      <w:bookmarkEnd w:id="638"/>
      <w:r w:rsidR="00593C8D" w:rsidRPr="00630F39">
        <w:rPr>
          <w:rFonts w:asciiTheme="minorHAnsi" w:hAnsiTheme="minorHAnsi" w:cstheme="minorHAnsi"/>
          <w:lang w:eastAsia="zh-CN"/>
        </w:rPr>
        <w:t xml:space="preserve"> </w:t>
      </w:r>
      <w:bookmarkEnd w:id="622"/>
    </w:p>
    <w:p w14:paraId="382DEF28" w14:textId="7DBE3A91" w:rsidR="00593C8D" w:rsidRPr="00630F39" w:rsidRDefault="00593C8D" w:rsidP="00593C8D">
      <w:pPr>
        <w:rPr>
          <w:rFonts w:asciiTheme="minorHAnsi" w:hAnsiTheme="minorHAnsi" w:cstheme="minorHAnsi"/>
          <w:lang w:val="en-US" w:eastAsia="zh-CN"/>
        </w:rPr>
      </w:pPr>
    </w:p>
    <w:p w14:paraId="26A60F0D" w14:textId="6150AC57" w:rsidR="003808E7" w:rsidRDefault="00854710" w:rsidP="00593C8D">
      <w:pPr>
        <w:rPr>
          <w:rFonts w:asciiTheme="minorHAnsi" w:hAnsiTheme="minorHAnsi" w:cstheme="minorHAnsi"/>
          <w:lang w:val="en-US" w:eastAsia="zh-CN"/>
        </w:rPr>
      </w:pPr>
      <w:r w:rsidRPr="00630F39">
        <w:rPr>
          <w:rFonts w:asciiTheme="minorHAnsi" w:hAnsiTheme="minorHAnsi" w:cstheme="minorHAnsi"/>
          <w:lang w:val="en-US" w:eastAsia="zh-CN"/>
        </w:rPr>
        <w:t xml:space="preserve">The </w:t>
      </w:r>
      <w:r w:rsidR="00D50431" w:rsidRPr="00630F39">
        <w:rPr>
          <w:rFonts w:asciiTheme="minorHAnsi" w:hAnsiTheme="minorHAnsi" w:cstheme="minorHAnsi"/>
          <w:lang w:val="en-US" w:eastAsia="zh-CN"/>
        </w:rPr>
        <w:t>service provider</w:t>
      </w:r>
      <w:r w:rsidRPr="00630F39">
        <w:rPr>
          <w:rFonts w:asciiTheme="minorHAnsi" w:hAnsiTheme="minorHAnsi" w:cstheme="minorHAnsi"/>
          <w:lang w:val="en-US" w:eastAsia="zh-CN"/>
        </w:rPr>
        <w:t xml:space="preserve"> is required to design data model based on </w:t>
      </w:r>
      <w:r w:rsidR="000F40A2">
        <w:rPr>
          <w:rFonts w:asciiTheme="minorHAnsi" w:hAnsiTheme="minorHAnsi" w:cstheme="minorHAnsi"/>
          <w:lang w:val="en-US" w:eastAsia="zh-CN"/>
        </w:rPr>
        <w:t xml:space="preserve">insurance past experiences. The data model should be able to allow business users to self-service on the </w:t>
      </w:r>
      <w:proofErr w:type="spellStart"/>
      <w:r w:rsidR="000F40A2">
        <w:rPr>
          <w:rFonts w:asciiTheme="minorHAnsi" w:hAnsiTheme="minorHAnsi" w:cstheme="minorHAnsi"/>
          <w:lang w:val="en-US" w:eastAsia="zh-CN"/>
        </w:rPr>
        <w:t>PowerBI</w:t>
      </w:r>
      <w:proofErr w:type="spellEnd"/>
      <w:r w:rsidR="000F40A2">
        <w:rPr>
          <w:rFonts w:asciiTheme="minorHAnsi" w:hAnsiTheme="minorHAnsi" w:cstheme="minorHAnsi"/>
          <w:lang w:val="en-US" w:eastAsia="zh-CN"/>
        </w:rPr>
        <w:t xml:space="preserve">, highly reusable &amp; high scalability. </w:t>
      </w:r>
    </w:p>
    <w:p w14:paraId="7EFF5EAE" w14:textId="77777777" w:rsidR="000F40A2" w:rsidRPr="00630F39" w:rsidRDefault="000F40A2" w:rsidP="00593C8D">
      <w:pPr>
        <w:rPr>
          <w:rFonts w:asciiTheme="minorHAnsi" w:hAnsiTheme="minorHAnsi" w:cstheme="minorHAnsi"/>
          <w:lang w:val="en-US" w:eastAsia="zh-CN"/>
        </w:rPr>
      </w:pPr>
    </w:p>
    <w:p w14:paraId="40683537" w14:textId="19325BB3" w:rsidR="003808E7" w:rsidRPr="00630F39" w:rsidRDefault="009726F8" w:rsidP="00593C8D">
      <w:pPr>
        <w:rPr>
          <w:rFonts w:asciiTheme="minorHAnsi" w:hAnsiTheme="minorHAnsi" w:cstheme="minorHAnsi"/>
          <w:lang w:val="en-US" w:eastAsia="zh-CN"/>
        </w:rPr>
      </w:pPr>
      <w:r w:rsidRPr="00630F39">
        <w:rPr>
          <w:rFonts w:asciiTheme="minorHAnsi" w:hAnsiTheme="minorHAnsi" w:cstheme="minorHAnsi"/>
          <w:b/>
          <w:bCs/>
          <w:lang w:val="en-US" w:eastAsia="zh-CN"/>
        </w:rPr>
        <w:t>Deliverables</w:t>
      </w:r>
      <w:r w:rsidRPr="00630F39">
        <w:rPr>
          <w:rFonts w:asciiTheme="minorHAnsi" w:hAnsiTheme="minorHAnsi" w:cstheme="minorHAnsi"/>
          <w:lang w:val="en-US" w:eastAsia="zh-CN"/>
        </w:rPr>
        <w:t xml:space="preserve">: </w:t>
      </w:r>
      <w:r w:rsidR="000F40A2">
        <w:rPr>
          <w:rFonts w:asciiTheme="minorHAnsi" w:hAnsiTheme="minorHAnsi" w:cstheme="minorHAnsi"/>
          <w:lang w:val="en-US" w:eastAsia="zh-CN"/>
        </w:rPr>
        <w:t>ERD</w:t>
      </w:r>
      <w:r w:rsidR="009C33D8" w:rsidRPr="00630F39">
        <w:rPr>
          <w:rFonts w:asciiTheme="minorHAnsi" w:hAnsiTheme="minorHAnsi" w:cstheme="minorHAnsi"/>
          <w:lang w:val="en-US" w:eastAsia="zh-CN"/>
        </w:rPr>
        <w:t xml:space="preserve"> </w:t>
      </w:r>
      <w:r w:rsidR="000F40A2">
        <w:rPr>
          <w:rFonts w:asciiTheme="minorHAnsi" w:hAnsiTheme="minorHAnsi" w:cstheme="minorHAnsi"/>
          <w:lang w:val="en-US" w:eastAsia="zh-CN"/>
        </w:rPr>
        <w:t xml:space="preserve">and data dictionary and implementation </w:t>
      </w:r>
    </w:p>
    <w:p w14:paraId="132E1132" w14:textId="0E94C90E" w:rsidR="00593C8D" w:rsidRPr="00630F39" w:rsidRDefault="00593C8D" w:rsidP="00593C8D">
      <w:pPr>
        <w:rPr>
          <w:rFonts w:asciiTheme="minorHAnsi" w:hAnsiTheme="minorHAnsi" w:cstheme="minorHAnsi"/>
          <w:lang w:val="en-US" w:eastAsia="zh-CN"/>
        </w:rPr>
      </w:pPr>
    </w:p>
    <w:p w14:paraId="24BE7E31" w14:textId="78E6BEE2" w:rsidR="00593C8D" w:rsidRPr="00630F39" w:rsidRDefault="00593C8D" w:rsidP="00593C8D">
      <w:pPr>
        <w:pStyle w:val="Heading3"/>
        <w:rPr>
          <w:rFonts w:asciiTheme="minorHAnsi" w:hAnsiTheme="minorHAnsi" w:cstheme="minorHAnsi"/>
          <w:lang w:eastAsia="zh-CN"/>
        </w:rPr>
      </w:pPr>
      <w:bookmarkStart w:id="641" w:name="_Ref95470025"/>
      <w:bookmarkStart w:id="642" w:name="_Toc122524184"/>
      <w:r w:rsidRPr="00630F39">
        <w:rPr>
          <w:rFonts w:asciiTheme="minorHAnsi" w:hAnsiTheme="minorHAnsi" w:cstheme="minorHAnsi"/>
          <w:lang w:eastAsia="zh-CN"/>
        </w:rPr>
        <w:t>2.</w:t>
      </w:r>
      <w:ins w:id="643" w:author="Kelvin Wong Kin" w:date="2023-02-02T09:37:00Z">
        <w:r w:rsidR="00106FC7">
          <w:rPr>
            <w:rFonts w:asciiTheme="minorHAnsi" w:hAnsiTheme="minorHAnsi" w:cstheme="minorHAnsi"/>
            <w:lang w:eastAsia="zh-CN"/>
          </w:rPr>
          <w:t>4</w:t>
        </w:r>
      </w:ins>
      <w:del w:id="644" w:author="Kelvin Wong Kin" w:date="2023-02-02T09:37:00Z">
        <w:r w:rsidRPr="00630F39" w:rsidDel="00106FC7">
          <w:rPr>
            <w:rFonts w:asciiTheme="minorHAnsi" w:hAnsiTheme="minorHAnsi" w:cstheme="minorHAnsi"/>
            <w:lang w:eastAsia="zh-CN"/>
          </w:rPr>
          <w:delText>3</w:delText>
        </w:r>
      </w:del>
      <w:r w:rsidRPr="00630F39">
        <w:rPr>
          <w:rFonts w:asciiTheme="minorHAnsi" w:hAnsiTheme="minorHAnsi" w:cstheme="minorHAnsi"/>
          <w:lang w:eastAsia="zh-CN"/>
        </w:rPr>
        <w:t>.</w:t>
      </w:r>
      <w:r w:rsidR="00A73071" w:rsidRPr="00630F39">
        <w:rPr>
          <w:rFonts w:asciiTheme="minorHAnsi" w:hAnsiTheme="minorHAnsi" w:cstheme="minorHAnsi"/>
          <w:lang w:eastAsia="zh-CN"/>
        </w:rPr>
        <w:t xml:space="preserve">3 </w:t>
      </w:r>
      <w:bookmarkEnd w:id="641"/>
      <w:r w:rsidR="000F40A2">
        <w:rPr>
          <w:rFonts w:asciiTheme="minorHAnsi" w:hAnsiTheme="minorHAnsi" w:cstheme="minorHAnsi"/>
          <w:lang w:eastAsia="zh-CN"/>
        </w:rPr>
        <w:t>Migrate &amp; Sunset</w:t>
      </w:r>
      <w:r w:rsidRPr="00630F39">
        <w:rPr>
          <w:rFonts w:asciiTheme="minorHAnsi" w:hAnsiTheme="minorHAnsi" w:cstheme="minorHAnsi"/>
          <w:lang w:eastAsia="zh-CN"/>
        </w:rPr>
        <w:t xml:space="preserve"> </w:t>
      </w:r>
      <w:r w:rsidR="000F40A2">
        <w:rPr>
          <w:rFonts w:asciiTheme="minorHAnsi" w:hAnsiTheme="minorHAnsi" w:cstheme="minorHAnsi"/>
          <w:lang w:eastAsia="zh-CN"/>
        </w:rPr>
        <w:t>Strategy</w:t>
      </w:r>
      <w:bookmarkEnd w:id="642"/>
    </w:p>
    <w:p w14:paraId="7CF1D170" w14:textId="098F0266" w:rsidR="00593C8D" w:rsidRDefault="00593C8D" w:rsidP="00593C8D">
      <w:pPr>
        <w:rPr>
          <w:rFonts w:asciiTheme="minorHAnsi" w:hAnsiTheme="minorHAnsi" w:cstheme="minorHAnsi"/>
          <w:lang w:val="en-US" w:eastAsia="zh-CN"/>
        </w:rPr>
      </w:pPr>
    </w:p>
    <w:p w14:paraId="4E5BB149" w14:textId="45383B8A" w:rsidR="000F40A2" w:rsidRDefault="000F40A2" w:rsidP="00593C8D">
      <w:pPr>
        <w:rPr>
          <w:rFonts w:asciiTheme="minorHAnsi" w:hAnsiTheme="minorHAnsi" w:cstheme="minorHAnsi"/>
          <w:lang w:val="en-US" w:eastAsia="zh-CN"/>
        </w:rPr>
      </w:pPr>
      <w:r>
        <w:rPr>
          <w:rFonts w:asciiTheme="minorHAnsi" w:hAnsiTheme="minorHAnsi" w:cstheme="minorHAnsi"/>
          <w:lang w:val="en-US" w:eastAsia="zh-CN"/>
        </w:rPr>
        <w:t xml:space="preserve">The service provider is required to suggest the data migration &amp; sunset strategy to </w:t>
      </w:r>
      <w:proofErr w:type="spellStart"/>
      <w:r>
        <w:rPr>
          <w:rFonts w:asciiTheme="minorHAnsi" w:hAnsiTheme="minorHAnsi" w:cstheme="minorHAnsi"/>
          <w:lang w:val="en-US" w:eastAsia="zh-CN"/>
        </w:rPr>
        <w:t>FTLife</w:t>
      </w:r>
      <w:proofErr w:type="spellEnd"/>
      <w:r>
        <w:rPr>
          <w:rFonts w:asciiTheme="minorHAnsi" w:hAnsiTheme="minorHAnsi" w:cstheme="minorHAnsi"/>
          <w:lang w:val="en-US" w:eastAsia="zh-CN"/>
        </w:rPr>
        <w:t xml:space="preserve"> after implementing the EDW/data lake.</w:t>
      </w:r>
      <w:r w:rsidR="00D80C1C">
        <w:rPr>
          <w:rFonts w:asciiTheme="minorHAnsi" w:hAnsiTheme="minorHAnsi" w:cstheme="minorHAnsi"/>
          <w:lang w:val="en-US" w:eastAsia="zh-CN"/>
        </w:rPr>
        <w:t xml:space="preserve"> The following tables display the number of reports in </w:t>
      </w:r>
      <w:proofErr w:type="spellStart"/>
      <w:r w:rsidR="00D80C1C">
        <w:rPr>
          <w:rFonts w:asciiTheme="minorHAnsi" w:hAnsiTheme="minorHAnsi" w:cstheme="minorHAnsi"/>
          <w:lang w:val="en-US" w:eastAsia="zh-CN"/>
        </w:rPr>
        <w:t>FTLife</w:t>
      </w:r>
      <w:proofErr w:type="spellEnd"/>
      <w:r w:rsidR="00D80C1C">
        <w:rPr>
          <w:rFonts w:asciiTheme="minorHAnsi" w:hAnsiTheme="minorHAnsi" w:cstheme="minorHAnsi"/>
          <w:lang w:val="en-US" w:eastAsia="zh-CN"/>
        </w:rPr>
        <w:t xml:space="preserve"> for different report types and departments.</w:t>
      </w:r>
      <w:r w:rsidR="003839E9">
        <w:rPr>
          <w:rFonts w:asciiTheme="minorHAnsi" w:hAnsiTheme="minorHAnsi" w:cstheme="minorHAnsi"/>
          <w:lang w:val="en-US" w:eastAsia="zh-CN"/>
        </w:rPr>
        <w:t xml:space="preserve"> Section 2.4 shows </w:t>
      </w:r>
      <w:proofErr w:type="spellStart"/>
      <w:r w:rsidR="003839E9">
        <w:rPr>
          <w:rFonts w:asciiTheme="minorHAnsi" w:hAnsiTheme="minorHAnsi" w:cstheme="minorHAnsi"/>
          <w:lang w:val="en-US" w:eastAsia="zh-CN"/>
        </w:rPr>
        <w:t>FTLife</w:t>
      </w:r>
      <w:proofErr w:type="spellEnd"/>
      <w:r w:rsidR="003839E9">
        <w:rPr>
          <w:rFonts w:asciiTheme="minorHAnsi" w:hAnsiTheme="minorHAnsi" w:cstheme="minorHAnsi"/>
          <w:lang w:val="en-US" w:eastAsia="zh-CN"/>
        </w:rPr>
        <w:t xml:space="preserve"> preferred sunset strategy by phase on different report type</w:t>
      </w:r>
      <w:r w:rsidR="00C051DA">
        <w:rPr>
          <w:rFonts w:asciiTheme="minorHAnsi" w:hAnsiTheme="minorHAnsi" w:cstheme="minorHAnsi"/>
          <w:lang w:val="en-US" w:eastAsia="zh-CN"/>
        </w:rPr>
        <w:t>/department.</w:t>
      </w:r>
    </w:p>
    <w:p w14:paraId="18B6D3A2" w14:textId="38E1A73F" w:rsidR="00D80C1C" w:rsidRDefault="00D80C1C" w:rsidP="00593C8D">
      <w:pPr>
        <w:rPr>
          <w:rFonts w:asciiTheme="minorHAnsi" w:hAnsiTheme="minorHAnsi" w:cstheme="minorHAnsi"/>
          <w:lang w:val="en-US" w:eastAsia="zh-CN"/>
        </w:rPr>
      </w:pPr>
    </w:p>
    <w:p w14:paraId="43D9FAF9" w14:textId="4C0F6984" w:rsidR="00D80C1C" w:rsidRDefault="00D80C1C" w:rsidP="00D80C1C">
      <w:pPr>
        <w:jc w:val="center"/>
        <w:rPr>
          <w:rFonts w:asciiTheme="minorHAnsi" w:hAnsiTheme="minorHAnsi" w:cstheme="minorHAnsi"/>
          <w:lang w:val="en-US" w:eastAsia="zh-CN"/>
        </w:rPr>
      </w:pPr>
      <w:r w:rsidRPr="00D80C1C">
        <w:rPr>
          <w:rFonts w:asciiTheme="minorHAnsi" w:hAnsiTheme="minorHAnsi" w:cstheme="minorHAnsi"/>
          <w:noProof/>
          <w:lang w:val="en-US" w:eastAsia="zh-CN"/>
        </w:rPr>
        <w:drawing>
          <wp:inline distT="0" distB="0" distL="0" distR="0" wp14:anchorId="5AEF0448" wp14:editId="319EB530">
            <wp:extent cx="3329896" cy="1457665"/>
            <wp:effectExtent l="0" t="0" r="444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5223" cy="1464375"/>
                    </a:xfrm>
                    <a:prstGeom prst="rect">
                      <a:avLst/>
                    </a:prstGeom>
                  </pic:spPr>
                </pic:pic>
              </a:graphicData>
            </a:graphic>
          </wp:inline>
        </w:drawing>
      </w:r>
    </w:p>
    <w:p w14:paraId="064FCC57" w14:textId="11CF88BD" w:rsidR="00D80C1C" w:rsidRDefault="00D80C1C" w:rsidP="00593C8D">
      <w:pPr>
        <w:rPr>
          <w:rFonts w:asciiTheme="minorHAnsi" w:hAnsiTheme="minorHAnsi" w:cstheme="minorHAnsi"/>
          <w:lang w:val="en-US" w:eastAsia="zh-CN"/>
        </w:rPr>
      </w:pPr>
    </w:p>
    <w:p w14:paraId="61BD6A03" w14:textId="1D8867D1" w:rsidR="00D80C1C" w:rsidRDefault="00D80C1C" w:rsidP="00D80C1C">
      <w:pPr>
        <w:jc w:val="center"/>
        <w:rPr>
          <w:rFonts w:asciiTheme="minorHAnsi" w:hAnsiTheme="minorHAnsi" w:cstheme="minorHAnsi"/>
          <w:lang w:val="en-US" w:eastAsia="zh-CN"/>
        </w:rPr>
      </w:pPr>
      <w:r w:rsidRPr="00D80C1C">
        <w:rPr>
          <w:rFonts w:asciiTheme="minorHAnsi" w:hAnsiTheme="minorHAnsi" w:cstheme="minorHAnsi"/>
          <w:noProof/>
          <w:lang w:val="en-US" w:eastAsia="zh-CN"/>
        </w:rPr>
        <w:drawing>
          <wp:inline distT="0" distB="0" distL="0" distR="0" wp14:anchorId="15037700" wp14:editId="3C2C9794">
            <wp:extent cx="4131618" cy="2665128"/>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5616" cy="2674158"/>
                    </a:xfrm>
                    <a:prstGeom prst="rect">
                      <a:avLst/>
                    </a:prstGeom>
                  </pic:spPr>
                </pic:pic>
              </a:graphicData>
            </a:graphic>
          </wp:inline>
        </w:drawing>
      </w:r>
    </w:p>
    <w:p w14:paraId="0DB01CA4" w14:textId="77777777" w:rsidR="00D80C1C" w:rsidRPr="00630F39" w:rsidRDefault="00D80C1C" w:rsidP="00593C8D">
      <w:pPr>
        <w:rPr>
          <w:rFonts w:asciiTheme="minorHAnsi" w:hAnsiTheme="minorHAnsi" w:cstheme="minorHAnsi"/>
          <w:lang w:val="en-US" w:eastAsia="zh-CN"/>
        </w:rPr>
      </w:pPr>
    </w:p>
    <w:p w14:paraId="74BA4C50" w14:textId="0C52F82C" w:rsidR="00DB6823" w:rsidRDefault="00DB6823" w:rsidP="000C31C1">
      <w:pPr>
        <w:rPr>
          <w:rFonts w:asciiTheme="minorHAnsi" w:eastAsia="Times New Roman" w:hAnsiTheme="minorHAnsi" w:cstheme="minorHAnsi"/>
          <w:b/>
          <w:bCs/>
          <w:sz w:val="22"/>
          <w:szCs w:val="22"/>
          <w:lang w:val="en-US" w:eastAsia="zh-CN"/>
        </w:rPr>
      </w:pPr>
    </w:p>
    <w:p w14:paraId="471779AA" w14:textId="4735CDE6" w:rsidR="00D708BB" w:rsidRPr="00630F39" w:rsidRDefault="00D708BB" w:rsidP="00D708BB">
      <w:pPr>
        <w:pStyle w:val="Heading3"/>
        <w:rPr>
          <w:rFonts w:asciiTheme="minorHAnsi" w:hAnsiTheme="minorHAnsi" w:cstheme="minorHAnsi"/>
          <w:lang w:eastAsia="zh-CN"/>
        </w:rPr>
      </w:pPr>
      <w:bookmarkStart w:id="645" w:name="_Toc122524185"/>
      <w:r w:rsidRPr="00630F39">
        <w:rPr>
          <w:rFonts w:asciiTheme="minorHAnsi" w:hAnsiTheme="minorHAnsi" w:cstheme="minorHAnsi"/>
          <w:lang w:eastAsia="zh-CN"/>
        </w:rPr>
        <w:t>2.</w:t>
      </w:r>
      <w:ins w:id="646" w:author="Kelvin Wong Kin" w:date="2023-02-02T09:37:00Z">
        <w:r w:rsidR="00106FC7">
          <w:rPr>
            <w:rFonts w:asciiTheme="minorHAnsi" w:hAnsiTheme="minorHAnsi" w:cstheme="minorHAnsi"/>
            <w:lang w:eastAsia="zh-CN"/>
          </w:rPr>
          <w:t>4</w:t>
        </w:r>
      </w:ins>
      <w:del w:id="647" w:author="Kelvin Wong Kin" w:date="2023-02-02T09:37:00Z">
        <w:r w:rsidRPr="00630F39" w:rsidDel="00106FC7">
          <w:rPr>
            <w:rFonts w:asciiTheme="minorHAnsi" w:hAnsiTheme="minorHAnsi" w:cstheme="minorHAnsi"/>
            <w:lang w:eastAsia="zh-CN"/>
          </w:rPr>
          <w:delText>3</w:delText>
        </w:r>
      </w:del>
      <w:r w:rsidRPr="00630F39">
        <w:rPr>
          <w:rFonts w:asciiTheme="minorHAnsi" w:hAnsiTheme="minorHAnsi" w:cstheme="minorHAnsi"/>
          <w:lang w:eastAsia="zh-CN"/>
        </w:rPr>
        <w:t>.</w:t>
      </w:r>
      <w:r>
        <w:rPr>
          <w:rFonts w:asciiTheme="minorHAnsi" w:hAnsiTheme="minorHAnsi" w:cstheme="minorHAnsi"/>
          <w:lang w:eastAsia="zh-CN"/>
        </w:rPr>
        <w:t>4</w:t>
      </w:r>
      <w:r w:rsidRPr="00630F39">
        <w:rPr>
          <w:rFonts w:asciiTheme="minorHAnsi" w:hAnsiTheme="minorHAnsi" w:cstheme="minorHAnsi"/>
          <w:lang w:eastAsia="zh-CN"/>
        </w:rPr>
        <w:t xml:space="preserve"> </w:t>
      </w:r>
      <w:r>
        <w:rPr>
          <w:rFonts w:asciiTheme="minorHAnsi" w:hAnsiTheme="minorHAnsi" w:cstheme="minorHAnsi"/>
          <w:lang w:eastAsia="zh-CN"/>
        </w:rPr>
        <w:t>Data governance</w:t>
      </w:r>
      <w:bookmarkEnd w:id="645"/>
    </w:p>
    <w:p w14:paraId="6AA34F43" w14:textId="637DCDB1" w:rsidR="00D708BB" w:rsidRDefault="00D708BB" w:rsidP="00D708BB">
      <w:pPr>
        <w:rPr>
          <w:rFonts w:asciiTheme="minorHAnsi" w:hAnsiTheme="minorHAnsi" w:cstheme="minorHAnsi"/>
          <w:lang w:val="en-US" w:eastAsia="zh-CN"/>
        </w:rPr>
      </w:pPr>
    </w:p>
    <w:p w14:paraId="6C48F9CE" w14:textId="401C02A1" w:rsidR="00D708BB" w:rsidRDefault="00D708BB" w:rsidP="00D708BB">
      <w:pPr>
        <w:rPr>
          <w:rFonts w:asciiTheme="minorHAnsi" w:hAnsiTheme="minorHAnsi" w:cstheme="minorHAnsi"/>
          <w:lang w:val="en-US" w:eastAsia="zh-CN"/>
        </w:rPr>
      </w:pPr>
      <w:r>
        <w:rPr>
          <w:rFonts w:asciiTheme="minorHAnsi" w:hAnsiTheme="minorHAnsi" w:cstheme="minorHAnsi"/>
          <w:lang w:val="en-US" w:eastAsia="zh-CN"/>
        </w:rPr>
        <w:t xml:space="preserve">The service provide should provide the data governance approach suitable for </w:t>
      </w:r>
      <w:proofErr w:type="spellStart"/>
      <w:r>
        <w:rPr>
          <w:rFonts w:asciiTheme="minorHAnsi" w:hAnsiTheme="minorHAnsi" w:cstheme="minorHAnsi"/>
          <w:lang w:val="en-US" w:eastAsia="zh-CN"/>
        </w:rPr>
        <w:t>FTLife</w:t>
      </w:r>
      <w:proofErr w:type="spellEnd"/>
      <w:r>
        <w:rPr>
          <w:rFonts w:asciiTheme="minorHAnsi" w:hAnsiTheme="minorHAnsi" w:cstheme="minorHAnsi"/>
          <w:lang w:val="en-US" w:eastAsia="zh-CN"/>
        </w:rPr>
        <w:t>,</w:t>
      </w:r>
    </w:p>
    <w:p w14:paraId="51D32F46" w14:textId="77777777" w:rsidR="00D708BB" w:rsidRDefault="00D708BB" w:rsidP="00D708BB">
      <w:pPr>
        <w:pStyle w:val="ListParagraph"/>
        <w:numPr>
          <w:ilvl w:val="0"/>
          <w:numId w:val="31"/>
        </w:numPr>
        <w:spacing w:before="120"/>
        <w:jc w:val="both"/>
        <w:rPr>
          <w:rFonts w:asciiTheme="minorHAnsi" w:hAnsiTheme="minorHAnsi" w:cstheme="minorHAnsi"/>
          <w:szCs w:val="20"/>
        </w:rPr>
      </w:pPr>
      <w:r>
        <w:rPr>
          <w:rFonts w:asciiTheme="minorHAnsi" w:hAnsiTheme="minorHAnsi" w:cstheme="minorHAnsi"/>
          <w:b/>
          <w:bCs/>
          <w:szCs w:val="20"/>
        </w:rPr>
        <w:lastRenderedPageBreak/>
        <w:t>Governance a</w:t>
      </w:r>
      <w:r w:rsidRPr="00635051">
        <w:rPr>
          <w:rFonts w:asciiTheme="minorHAnsi" w:hAnsiTheme="minorHAnsi" w:cstheme="minorHAnsi"/>
          <w:b/>
          <w:bCs/>
          <w:szCs w:val="20"/>
        </w:rPr>
        <w:t>pproach</w:t>
      </w:r>
      <w:r>
        <w:rPr>
          <w:rFonts w:asciiTheme="minorHAnsi" w:hAnsiTheme="minorHAnsi" w:cstheme="minorHAnsi"/>
          <w:szCs w:val="20"/>
        </w:rPr>
        <w:t xml:space="preserve">: Propose a data governance approach that can operationalize the workflow &amp; process to deliver both sensitive and non-sensitive data with approvals for various audiences across the organization. </w:t>
      </w:r>
    </w:p>
    <w:p w14:paraId="2DC97E80" w14:textId="0D9DA4E5" w:rsidR="00D708BB" w:rsidRDefault="00D708BB" w:rsidP="00D708BB">
      <w:pPr>
        <w:pStyle w:val="ListParagraph"/>
        <w:numPr>
          <w:ilvl w:val="0"/>
          <w:numId w:val="31"/>
        </w:numPr>
        <w:spacing w:before="120"/>
        <w:jc w:val="both"/>
        <w:rPr>
          <w:rFonts w:asciiTheme="minorHAnsi" w:hAnsiTheme="minorHAnsi" w:cstheme="minorHAnsi"/>
          <w:szCs w:val="20"/>
        </w:rPr>
      </w:pPr>
      <w:r w:rsidRPr="00635051">
        <w:rPr>
          <w:rFonts w:asciiTheme="minorHAnsi" w:hAnsiTheme="minorHAnsi" w:cstheme="minorHAnsi"/>
          <w:b/>
          <w:bCs/>
          <w:szCs w:val="20"/>
        </w:rPr>
        <w:t>Data glossary and dictionary</w:t>
      </w:r>
      <w:r>
        <w:rPr>
          <w:rFonts w:asciiTheme="minorHAnsi" w:hAnsiTheme="minorHAnsi" w:cstheme="minorHAnsi"/>
          <w:szCs w:val="20"/>
        </w:rPr>
        <w:t>: Define the data terminology to standardize the language across the organization.</w:t>
      </w:r>
    </w:p>
    <w:p w14:paraId="73CBA6D3" w14:textId="26BCA72C" w:rsidR="00D708BB" w:rsidRDefault="00D708BB" w:rsidP="00D708BB">
      <w:pPr>
        <w:pStyle w:val="ListParagraph"/>
        <w:numPr>
          <w:ilvl w:val="0"/>
          <w:numId w:val="31"/>
        </w:numPr>
        <w:spacing w:before="120"/>
        <w:jc w:val="both"/>
        <w:rPr>
          <w:rFonts w:asciiTheme="minorHAnsi" w:hAnsiTheme="minorHAnsi" w:cstheme="minorHAnsi"/>
          <w:szCs w:val="20"/>
        </w:rPr>
      </w:pPr>
      <w:r>
        <w:rPr>
          <w:rFonts w:asciiTheme="minorHAnsi" w:hAnsiTheme="minorHAnsi" w:cstheme="minorHAnsi"/>
          <w:b/>
          <w:bCs/>
          <w:szCs w:val="20"/>
        </w:rPr>
        <w:t>Data Quality, Metadata, Master Data Management</w:t>
      </w:r>
    </w:p>
    <w:p w14:paraId="660774C4" w14:textId="42FBE0C3" w:rsidR="00D708BB" w:rsidRDefault="00D708BB" w:rsidP="000C31C1">
      <w:pPr>
        <w:rPr>
          <w:rFonts w:asciiTheme="minorHAnsi" w:eastAsia="Times New Roman" w:hAnsiTheme="minorHAnsi" w:cstheme="minorHAnsi"/>
          <w:b/>
          <w:bCs/>
          <w:sz w:val="22"/>
          <w:szCs w:val="22"/>
          <w:lang w:eastAsia="zh-CN"/>
        </w:rPr>
      </w:pPr>
    </w:p>
    <w:p w14:paraId="53EA7573" w14:textId="64A8AA19" w:rsidR="00A33812" w:rsidRDefault="00A33812" w:rsidP="000C31C1">
      <w:pPr>
        <w:rPr>
          <w:rFonts w:asciiTheme="minorHAnsi" w:eastAsia="Times New Roman" w:hAnsiTheme="minorHAnsi" w:cstheme="minorHAnsi"/>
          <w:b/>
          <w:bCs/>
          <w:sz w:val="22"/>
          <w:szCs w:val="22"/>
          <w:lang w:eastAsia="zh-CN"/>
        </w:rPr>
      </w:pPr>
    </w:p>
    <w:p w14:paraId="35925B72" w14:textId="76635B81" w:rsidR="00A33812" w:rsidRPr="00D708BB" w:rsidRDefault="00A33812" w:rsidP="00A33812">
      <w:pPr>
        <w:jc w:val="center"/>
        <w:rPr>
          <w:rFonts w:asciiTheme="minorHAnsi" w:eastAsia="Times New Roman" w:hAnsiTheme="minorHAnsi" w:cstheme="minorHAnsi"/>
          <w:b/>
          <w:bCs/>
          <w:sz w:val="22"/>
          <w:szCs w:val="22"/>
          <w:lang w:eastAsia="zh-CN"/>
        </w:rPr>
      </w:pPr>
      <w:r w:rsidRPr="00A33812">
        <w:rPr>
          <w:rFonts w:asciiTheme="minorHAnsi" w:eastAsia="Times New Roman" w:hAnsiTheme="minorHAnsi" w:cstheme="minorHAnsi"/>
          <w:b/>
          <w:bCs/>
          <w:noProof/>
          <w:sz w:val="22"/>
          <w:szCs w:val="22"/>
          <w:lang w:eastAsia="zh-CN"/>
        </w:rPr>
        <w:drawing>
          <wp:inline distT="0" distB="0" distL="0" distR="0" wp14:anchorId="5CBA511B" wp14:editId="23AD681B">
            <wp:extent cx="5734821" cy="25609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3743" cy="2578346"/>
                    </a:xfrm>
                    <a:prstGeom prst="rect">
                      <a:avLst/>
                    </a:prstGeom>
                  </pic:spPr>
                </pic:pic>
              </a:graphicData>
            </a:graphic>
          </wp:inline>
        </w:drawing>
      </w:r>
    </w:p>
    <w:p w14:paraId="23B810A3" w14:textId="77777777" w:rsidR="00D708BB" w:rsidRPr="00630F39" w:rsidRDefault="00D708BB" w:rsidP="000C31C1">
      <w:pPr>
        <w:rPr>
          <w:rFonts w:asciiTheme="minorHAnsi" w:eastAsia="Times New Roman" w:hAnsiTheme="minorHAnsi" w:cstheme="minorHAnsi"/>
          <w:b/>
          <w:bCs/>
          <w:sz w:val="22"/>
          <w:szCs w:val="22"/>
          <w:lang w:val="en-US" w:eastAsia="zh-CN"/>
        </w:rPr>
      </w:pPr>
    </w:p>
    <w:p w14:paraId="70DB7137" w14:textId="7628DCAC" w:rsidR="00C8691D" w:rsidRPr="00630F39" w:rsidRDefault="00C8691D" w:rsidP="00C8691D">
      <w:pPr>
        <w:pStyle w:val="Heading2"/>
        <w:rPr>
          <w:rFonts w:asciiTheme="minorHAnsi" w:hAnsiTheme="minorHAnsi" w:cstheme="minorHAnsi"/>
        </w:rPr>
      </w:pPr>
      <w:bookmarkStart w:id="648" w:name="_Toc122524186"/>
      <w:r w:rsidRPr="00630F39">
        <w:rPr>
          <w:rFonts w:asciiTheme="minorHAnsi" w:hAnsiTheme="minorHAnsi" w:cstheme="minorHAnsi"/>
        </w:rPr>
        <w:t>2.</w:t>
      </w:r>
      <w:ins w:id="649" w:author="Kelvin Wong Kin" w:date="2023-02-02T09:37:00Z">
        <w:r w:rsidR="00106FC7">
          <w:rPr>
            <w:rFonts w:asciiTheme="minorHAnsi" w:hAnsiTheme="minorHAnsi" w:cstheme="minorHAnsi"/>
          </w:rPr>
          <w:t>5</w:t>
        </w:r>
      </w:ins>
      <w:del w:id="650" w:author="Kelvin Wong Kin" w:date="2023-02-02T09:37:00Z">
        <w:r w:rsidR="00593C8D" w:rsidRPr="00630F39" w:rsidDel="00106FC7">
          <w:rPr>
            <w:rFonts w:asciiTheme="minorHAnsi" w:hAnsiTheme="minorHAnsi" w:cstheme="minorHAnsi"/>
          </w:rPr>
          <w:delText>4</w:delText>
        </w:r>
      </w:del>
      <w:r w:rsidRPr="00630F39">
        <w:rPr>
          <w:rFonts w:asciiTheme="minorHAnsi" w:hAnsiTheme="minorHAnsi" w:cstheme="minorHAnsi"/>
        </w:rPr>
        <w:t xml:space="preserve"> Delivery Approach</w:t>
      </w:r>
      <w:bookmarkEnd w:id="648"/>
    </w:p>
    <w:p w14:paraId="079C0DEB" w14:textId="18A6B6CF" w:rsidR="000C31C1" w:rsidRPr="00630F39" w:rsidRDefault="001D0E17" w:rsidP="001D0E17">
      <w:pPr>
        <w:pStyle w:val="Heading3"/>
        <w:rPr>
          <w:rFonts w:asciiTheme="minorHAnsi" w:hAnsiTheme="minorHAnsi" w:cstheme="minorHAnsi"/>
          <w:lang w:eastAsia="zh-CN"/>
        </w:rPr>
      </w:pPr>
      <w:bookmarkStart w:id="651" w:name="_Toc122524187"/>
      <w:r w:rsidRPr="00630F39">
        <w:rPr>
          <w:rFonts w:asciiTheme="minorHAnsi" w:hAnsiTheme="minorHAnsi" w:cstheme="minorHAnsi"/>
          <w:lang w:eastAsia="zh-CN"/>
        </w:rPr>
        <w:t>2.</w:t>
      </w:r>
      <w:ins w:id="652" w:author="Kelvin Wong Kin" w:date="2023-02-02T09:37:00Z">
        <w:r w:rsidR="00106FC7">
          <w:rPr>
            <w:rFonts w:asciiTheme="minorHAnsi" w:hAnsiTheme="minorHAnsi" w:cstheme="minorHAnsi"/>
            <w:lang w:eastAsia="zh-CN"/>
          </w:rPr>
          <w:t>5</w:t>
        </w:r>
      </w:ins>
      <w:del w:id="653" w:author="Kelvin Wong Kin" w:date="2023-02-02T09:37:00Z">
        <w:r w:rsidR="00593C8D" w:rsidRPr="00630F39" w:rsidDel="00106FC7">
          <w:rPr>
            <w:rFonts w:asciiTheme="minorHAnsi" w:hAnsiTheme="minorHAnsi" w:cstheme="minorHAnsi"/>
            <w:lang w:eastAsia="zh-CN"/>
          </w:rPr>
          <w:delText>4</w:delText>
        </w:r>
      </w:del>
      <w:r w:rsidRPr="00630F39">
        <w:rPr>
          <w:rFonts w:asciiTheme="minorHAnsi" w:hAnsiTheme="minorHAnsi" w:cstheme="minorHAnsi"/>
          <w:lang w:eastAsia="zh-CN"/>
        </w:rPr>
        <w:t xml:space="preserve">.1 </w:t>
      </w:r>
      <w:r w:rsidR="007A7ED5" w:rsidRPr="00630F39">
        <w:rPr>
          <w:rFonts w:asciiTheme="minorHAnsi" w:hAnsiTheme="minorHAnsi" w:cstheme="minorHAnsi"/>
          <w:lang w:eastAsia="zh-CN"/>
        </w:rPr>
        <w:t xml:space="preserve">Design &amp; </w:t>
      </w:r>
      <w:r w:rsidR="000C31C1" w:rsidRPr="00630F39">
        <w:rPr>
          <w:rFonts w:asciiTheme="minorHAnsi" w:hAnsiTheme="minorHAnsi" w:cstheme="minorHAnsi"/>
          <w:lang w:eastAsia="zh-CN"/>
        </w:rPr>
        <w:t>Implementation Phase</w:t>
      </w:r>
      <w:bookmarkEnd w:id="651"/>
      <w:r w:rsidR="000C31C1" w:rsidRPr="00630F39">
        <w:rPr>
          <w:rFonts w:asciiTheme="minorHAnsi" w:hAnsiTheme="minorHAnsi" w:cstheme="minorHAnsi"/>
          <w:lang w:eastAsia="zh-CN"/>
        </w:rPr>
        <w:t xml:space="preserve"> </w:t>
      </w:r>
    </w:p>
    <w:p w14:paraId="4E339E0B" w14:textId="77777777" w:rsidR="00FA378B" w:rsidRPr="00630F39" w:rsidRDefault="00FA378B" w:rsidP="000C31C1">
      <w:pPr>
        <w:rPr>
          <w:rFonts w:asciiTheme="minorHAnsi" w:eastAsia="Times New Roman" w:hAnsiTheme="minorHAnsi" w:cstheme="minorHAnsi"/>
          <w:sz w:val="22"/>
          <w:szCs w:val="22"/>
          <w:lang w:val="en-US" w:eastAsia="zh-CN"/>
        </w:rPr>
      </w:pPr>
    </w:p>
    <w:p w14:paraId="08CEACB1" w14:textId="18894217" w:rsidR="000C31C1" w:rsidRPr="00725CCD" w:rsidRDefault="000C31C1" w:rsidP="000C31C1">
      <w:pP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EDW should be developed, implemented &amp; delivered in an Agile way.</w:t>
      </w:r>
      <w:r w:rsidR="00F7564E" w:rsidRPr="00725CCD">
        <w:rPr>
          <w:rFonts w:asciiTheme="minorHAnsi" w:eastAsia="Times New Roman" w:hAnsiTheme="minorHAnsi" w:cstheme="minorHAnsi"/>
          <w:szCs w:val="20"/>
          <w:lang w:val="en-US" w:eastAsia="zh-CN"/>
        </w:rPr>
        <w:t xml:space="preserve"> </w:t>
      </w:r>
      <w:r w:rsidR="00573A92" w:rsidRPr="00725CCD">
        <w:rPr>
          <w:rFonts w:asciiTheme="minorHAnsi" w:eastAsia="Times New Roman" w:hAnsiTheme="minorHAnsi" w:cstheme="minorHAnsi"/>
          <w:szCs w:val="20"/>
          <w:lang w:val="en-US" w:eastAsia="zh-CN"/>
        </w:rPr>
        <w:t xml:space="preserve">It has </w:t>
      </w:r>
      <w:r w:rsidR="00C8386D" w:rsidRPr="00725CCD">
        <w:rPr>
          <w:rFonts w:asciiTheme="minorHAnsi" w:eastAsia="Times New Roman" w:hAnsiTheme="minorHAnsi" w:cstheme="minorHAnsi"/>
          <w:szCs w:val="20"/>
          <w:lang w:val="en-US" w:eastAsia="zh-CN"/>
        </w:rPr>
        <w:t>following delivery requirements,</w:t>
      </w:r>
    </w:p>
    <w:p w14:paraId="7BC3BE3D" w14:textId="0BAACCF2" w:rsidR="000C31C1" w:rsidRPr="00725CCD" w:rsidRDefault="00862C31" w:rsidP="00BC7AB4">
      <w:pPr>
        <w:numPr>
          <w:ilvl w:val="0"/>
          <w:numId w:val="13"/>
        </w:numPr>
        <w:ind w:left="540"/>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b/>
          <w:bCs/>
          <w:szCs w:val="20"/>
          <w:lang w:val="en-US" w:eastAsia="zh-CN"/>
        </w:rPr>
        <w:t>Incremental Deliverables:</w:t>
      </w:r>
      <w:r w:rsidRPr="00725CCD">
        <w:rPr>
          <w:rFonts w:asciiTheme="minorHAnsi" w:eastAsia="Times New Roman" w:hAnsiTheme="minorHAnsi" w:cstheme="minorHAnsi"/>
          <w:szCs w:val="20"/>
          <w:lang w:val="en-US" w:eastAsia="zh-CN"/>
        </w:rPr>
        <w:t xml:space="preserve"> </w:t>
      </w:r>
      <w:r w:rsidR="000C31C1" w:rsidRPr="00725CCD">
        <w:rPr>
          <w:rFonts w:asciiTheme="minorHAnsi" w:eastAsia="Times New Roman" w:hAnsiTheme="minorHAnsi" w:cstheme="minorHAnsi"/>
          <w:szCs w:val="20"/>
          <w:lang w:val="en-US" w:eastAsia="zh-CN"/>
        </w:rPr>
        <w:t xml:space="preserve">Deliverable should be delivered </w:t>
      </w:r>
      <w:proofErr w:type="gramStart"/>
      <w:r w:rsidR="000C31C1" w:rsidRPr="00725CCD">
        <w:rPr>
          <w:rFonts w:asciiTheme="minorHAnsi" w:eastAsia="Times New Roman" w:hAnsiTheme="minorHAnsi" w:cstheme="minorHAnsi"/>
          <w:szCs w:val="20"/>
          <w:lang w:val="en-US" w:eastAsia="zh-CN"/>
        </w:rPr>
        <w:t>iteratively</w:t>
      </w:r>
      <w:proofErr w:type="gramEnd"/>
      <w:r w:rsidR="000C31C1" w:rsidRPr="00725CCD">
        <w:rPr>
          <w:rFonts w:asciiTheme="minorHAnsi" w:eastAsia="Times New Roman" w:hAnsiTheme="minorHAnsi" w:cstheme="minorHAnsi"/>
          <w:szCs w:val="20"/>
          <w:lang w:val="en-US" w:eastAsia="zh-CN"/>
        </w:rPr>
        <w:t xml:space="preserve"> and it could be in technical deliverable or business deliverable</w:t>
      </w:r>
    </w:p>
    <w:p w14:paraId="1F66365A" w14:textId="7692AEE4" w:rsidR="000C31C1" w:rsidRPr="00725CCD" w:rsidRDefault="000C31C1" w:rsidP="00BC7AB4">
      <w:pPr>
        <w:numPr>
          <w:ilvl w:val="1"/>
          <w:numId w:val="14"/>
        </w:numPr>
        <w:ind w:left="1080"/>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 xml:space="preserve">Technical deliverable should be demonstrated as an enabler of business needs </w:t>
      </w:r>
    </w:p>
    <w:p w14:paraId="2F3FEED7" w14:textId="77777777" w:rsidR="000C31C1" w:rsidRPr="00725CCD" w:rsidRDefault="000C31C1" w:rsidP="00BC7AB4">
      <w:pPr>
        <w:numPr>
          <w:ilvl w:val="1"/>
          <w:numId w:val="14"/>
        </w:numPr>
        <w:ind w:left="1080"/>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Business deliverable should be small enough to demonstrate partial business needs are fulfilled such as Part of Agency Dashboard</w:t>
      </w:r>
    </w:p>
    <w:p w14:paraId="42BA8745" w14:textId="744C5424" w:rsidR="000C31C1" w:rsidRPr="00725CCD" w:rsidRDefault="00862C31" w:rsidP="00BC7AB4">
      <w:pPr>
        <w:numPr>
          <w:ilvl w:val="0"/>
          <w:numId w:val="14"/>
        </w:numPr>
        <w:ind w:left="540"/>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b/>
          <w:bCs/>
          <w:szCs w:val="20"/>
          <w:lang w:val="en-US" w:eastAsia="zh-CN"/>
        </w:rPr>
        <w:t>Scrum Framework:</w:t>
      </w:r>
      <w:r w:rsidRPr="00725CCD">
        <w:rPr>
          <w:rFonts w:asciiTheme="minorHAnsi" w:eastAsia="Times New Roman" w:hAnsiTheme="minorHAnsi" w:cstheme="minorHAnsi"/>
          <w:szCs w:val="20"/>
          <w:lang w:val="en-US" w:eastAsia="zh-CN"/>
        </w:rPr>
        <w:t xml:space="preserve"> </w:t>
      </w:r>
      <w:r w:rsidR="000C31C1" w:rsidRPr="00725CCD">
        <w:rPr>
          <w:rFonts w:asciiTheme="minorHAnsi" w:eastAsia="Times New Roman" w:hAnsiTheme="minorHAnsi" w:cstheme="minorHAnsi"/>
          <w:szCs w:val="20"/>
          <w:lang w:val="en-US" w:eastAsia="zh-CN"/>
        </w:rPr>
        <w:t xml:space="preserve">The design &amp; implementation should be based on </w:t>
      </w:r>
      <w:proofErr w:type="spellStart"/>
      <w:r w:rsidR="000C31C1" w:rsidRPr="00725CCD">
        <w:rPr>
          <w:rFonts w:asciiTheme="minorHAnsi" w:eastAsia="Times New Roman" w:hAnsiTheme="minorHAnsi" w:cstheme="minorHAnsi"/>
          <w:szCs w:val="20"/>
          <w:lang w:val="en-US" w:eastAsia="zh-CN"/>
        </w:rPr>
        <w:t>FTLife</w:t>
      </w:r>
      <w:proofErr w:type="spellEnd"/>
      <w:r w:rsidR="000C31C1" w:rsidRPr="00725CCD">
        <w:rPr>
          <w:rFonts w:asciiTheme="minorHAnsi" w:eastAsia="Times New Roman" w:hAnsiTheme="minorHAnsi" w:cstheme="minorHAnsi"/>
          <w:szCs w:val="20"/>
          <w:lang w:val="en-US" w:eastAsia="zh-CN"/>
        </w:rPr>
        <w:t xml:space="preserve"> standard Scrum Framework. All scrum ceremonies should be followed including daily scrum, sprint planning, backlog grooming, sprint review &amp; retrospective. Each sprint should define a sprint goal and the whole scrum team works towards the goal. </w:t>
      </w:r>
    </w:p>
    <w:p w14:paraId="08E441C1" w14:textId="4A52E042" w:rsidR="000C31C1" w:rsidRPr="00725CCD" w:rsidRDefault="00862C31" w:rsidP="00BC7AB4">
      <w:pPr>
        <w:numPr>
          <w:ilvl w:val="0"/>
          <w:numId w:val="14"/>
        </w:numPr>
        <w:ind w:left="540"/>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b/>
          <w:bCs/>
          <w:szCs w:val="20"/>
          <w:lang w:val="en-US" w:eastAsia="zh-CN"/>
        </w:rPr>
        <w:t>MVP:</w:t>
      </w:r>
      <w:r w:rsidRPr="00725CCD">
        <w:rPr>
          <w:rFonts w:asciiTheme="minorHAnsi" w:eastAsia="Times New Roman" w:hAnsiTheme="minorHAnsi" w:cstheme="minorHAnsi"/>
          <w:szCs w:val="20"/>
          <w:lang w:val="en-US" w:eastAsia="zh-CN"/>
        </w:rPr>
        <w:t xml:space="preserve"> </w:t>
      </w:r>
      <w:proofErr w:type="spellStart"/>
      <w:r w:rsidR="000C31C1" w:rsidRPr="00725CCD">
        <w:rPr>
          <w:rFonts w:asciiTheme="minorHAnsi" w:eastAsia="Times New Roman" w:hAnsiTheme="minorHAnsi" w:cstheme="minorHAnsi"/>
          <w:szCs w:val="20"/>
          <w:lang w:val="en-US" w:eastAsia="zh-CN"/>
        </w:rPr>
        <w:t>FTLife</w:t>
      </w:r>
      <w:proofErr w:type="spellEnd"/>
      <w:r w:rsidR="000C31C1" w:rsidRPr="00725CCD">
        <w:rPr>
          <w:rFonts w:asciiTheme="minorHAnsi" w:eastAsia="Times New Roman" w:hAnsiTheme="minorHAnsi" w:cstheme="minorHAnsi"/>
          <w:szCs w:val="20"/>
          <w:lang w:val="en-US" w:eastAsia="zh-CN"/>
        </w:rPr>
        <w:t xml:space="preserve"> defines Minimum Viable Product (MVP) as the deliverables of multiple sprints which can deliver one of the approved business needs</w:t>
      </w:r>
    </w:p>
    <w:p w14:paraId="6A29D8FC" w14:textId="056DDC42" w:rsidR="00862C31" w:rsidRDefault="00862C31" w:rsidP="00BC7AB4">
      <w:pPr>
        <w:numPr>
          <w:ilvl w:val="0"/>
          <w:numId w:val="14"/>
        </w:numPr>
        <w:ind w:left="540"/>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b/>
          <w:bCs/>
          <w:szCs w:val="20"/>
          <w:lang w:val="en-US" w:eastAsia="zh-CN"/>
        </w:rPr>
        <w:t>Ownership:</w:t>
      </w:r>
      <w:r w:rsidRPr="00725CCD">
        <w:rPr>
          <w:rFonts w:asciiTheme="minorHAnsi" w:eastAsia="Times New Roman" w:hAnsiTheme="minorHAnsi" w:cstheme="minorHAnsi"/>
          <w:szCs w:val="20"/>
          <w:lang w:val="en-US" w:eastAsia="zh-CN"/>
        </w:rPr>
        <w:t xml:space="preserve"> All the design documents</w:t>
      </w:r>
      <w:r w:rsidR="00C1223E">
        <w:rPr>
          <w:rFonts w:asciiTheme="minorHAnsi" w:eastAsia="Times New Roman" w:hAnsiTheme="minorHAnsi" w:cstheme="minorHAnsi"/>
          <w:szCs w:val="20"/>
          <w:lang w:val="en-US" w:eastAsia="zh-CN"/>
        </w:rPr>
        <w:t xml:space="preserve">, architecture diagram, data flow </w:t>
      </w:r>
      <w:r w:rsidRPr="00725CCD">
        <w:rPr>
          <w:rFonts w:asciiTheme="minorHAnsi" w:eastAsia="Times New Roman" w:hAnsiTheme="minorHAnsi" w:cstheme="minorHAnsi"/>
          <w:szCs w:val="20"/>
          <w:lang w:val="en-US" w:eastAsia="zh-CN"/>
        </w:rPr>
        <w:t>developed source codes</w:t>
      </w:r>
      <w:r w:rsidR="00C1223E">
        <w:rPr>
          <w:rFonts w:asciiTheme="minorHAnsi" w:eastAsia="Times New Roman" w:hAnsiTheme="minorHAnsi" w:cstheme="minorHAnsi"/>
          <w:szCs w:val="20"/>
          <w:lang w:val="en-US" w:eastAsia="zh-CN"/>
        </w:rPr>
        <w:t xml:space="preserve"> and implementation related codes </w:t>
      </w:r>
      <w:r w:rsidRPr="00725CCD">
        <w:rPr>
          <w:rFonts w:asciiTheme="minorHAnsi" w:eastAsia="Times New Roman" w:hAnsiTheme="minorHAnsi" w:cstheme="minorHAnsi"/>
          <w:szCs w:val="20"/>
          <w:lang w:val="en-US" w:eastAsia="zh-CN"/>
        </w:rPr>
        <w:t>are owned by “</w:t>
      </w:r>
      <w:proofErr w:type="spellStart"/>
      <w:r w:rsidRPr="00725CCD">
        <w:rPr>
          <w:rFonts w:asciiTheme="minorHAnsi" w:eastAsia="Times New Roman" w:hAnsiTheme="minorHAnsi" w:cstheme="minorHAnsi"/>
          <w:szCs w:val="20"/>
          <w:lang w:val="en-US" w:eastAsia="zh-CN"/>
        </w:rPr>
        <w:t>FTLife</w:t>
      </w:r>
      <w:proofErr w:type="spellEnd"/>
      <w:r w:rsidRPr="00725CCD">
        <w:rPr>
          <w:rFonts w:asciiTheme="minorHAnsi" w:eastAsia="Times New Roman" w:hAnsiTheme="minorHAnsi" w:cstheme="minorHAnsi"/>
          <w:szCs w:val="20"/>
          <w:lang w:val="en-US" w:eastAsia="zh-CN"/>
        </w:rPr>
        <w:t xml:space="preserve"> Insurance Company Limited”. </w:t>
      </w:r>
    </w:p>
    <w:p w14:paraId="074A987E" w14:textId="06EDBFAE" w:rsidR="00D8512C" w:rsidRPr="00725CCD" w:rsidRDefault="00D8512C" w:rsidP="00BC7AB4">
      <w:pPr>
        <w:numPr>
          <w:ilvl w:val="0"/>
          <w:numId w:val="14"/>
        </w:numPr>
        <w:ind w:left="540"/>
        <w:textAlignment w:val="center"/>
        <w:rPr>
          <w:rFonts w:asciiTheme="minorHAnsi" w:eastAsia="Times New Roman" w:hAnsiTheme="minorHAnsi" w:cstheme="minorHAnsi"/>
          <w:szCs w:val="20"/>
          <w:lang w:val="en-US" w:eastAsia="zh-CN"/>
        </w:rPr>
      </w:pPr>
      <w:r>
        <w:rPr>
          <w:rFonts w:asciiTheme="minorHAnsi" w:eastAsia="Times New Roman" w:hAnsiTheme="minorHAnsi" w:cstheme="minorHAnsi"/>
          <w:b/>
          <w:bCs/>
          <w:szCs w:val="20"/>
          <w:lang w:val="en-US" w:eastAsia="zh-CN"/>
        </w:rPr>
        <w:t>Financial:</w:t>
      </w:r>
      <w:r>
        <w:rPr>
          <w:rFonts w:asciiTheme="minorHAnsi" w:eastAsia="Times New Roman" w:hAnsiTheme="minorHAnsi" w:cstheme="minorHAnsi"/>
          <w:szCs w:val="20"/>
          <w:lang w:val="en-US" w:eastAsia="zh-CN"/>
        </w:rPr>
        <w:t xml:space="preserve"> The service provider </w:t>
      </w:r>
      <w:r w:rsidR="005C23EC">
        <w:rPr>
          <w:rFonts w:asciiTheme="minorHAnsi" w:eastAsia="Times New Roman" w:hAnsiTheme="minorHAnsi" w:cstheme="minorHAnsi"/>
          <w:szCs w:val="20"/>
          <w:lang w:val="en-US" w:eastAsia="zh-CN"/>
        </w:rPr>
        <w:t>is required to</w:t>
      </w:r>
      <w:r>
        <w:rPr>
          <w:rFonts w:asciiTheme="minorHAnsi" w:eastAsia="Times New Roman" w:hAnsiTheme="minorHAnsi" w:cstheme="minorHAnsi"/>
          <w:szCs w:val="20"/>
          <w:lang w:val="en-US" w:eastAsia="zh-CN"/>
        </w:rPr>
        <w:t xml:space="preserve"> provide </w:t>
      </w:r>
      <w:r w:rsidR="00651077">
        <w:rPr>
          <w:rFonts w:asciiTheme="minorHAnsi" w:eastAsia="Times New Roman" w:hAnsiTheme="minorHAnsi" w:cstheme="minorHAnsi"/>
          <w:szCs w:val="20"/>
          <w:lang w:val="en-US" w:eastAsia="zh-CN"/>
        </w:rPr>
        <w:t>implementation</w:t>
      </w:r>
      <w:r>
        <w:rPr>
          <w:rFonts w:asciiTheme="minorHAnsi" w:eastAsia="Times New Roman" w:hAnsiTheme="minorHAnsi" w:cstheme="minorHAnsi"/>
          <w:szCs w:val="20"/>
          <w:lang w:val="en-US" w:eastAsia="zh-CN"/>
        </w:rPr>
        <w:t xml:space="preserve"> costs </w:t>
      </w:r>
      <w:r w:rsidR="000B4C6C">
        <w:rPr>
          <w:rFonts w:asciiTheme="minorHAnsi" w:eastAsia="Times New Roman" w:hAnsiTheme="minorHAnsi" w:cstheme="minorHAnsi"/>
          <w:szCs w:val="20"/>
          <w:lang w:val="en-US" w:eastAsia="zh-CN"/>
        </w:rPr>
        <w:t>with detail breakdown</w:t>
      </w:r>
      <w:r w:rsidR="00651077">
        <w:rPr>
          <w:rFonts w:asciiTheme="minorHAnsi" w:eastAsia="Times New Roman" w:hAnsiTheme="minorHAnsi" w:cstheme="minorHAnsi"/>
          <w:szCs w:val="20"/>
          <w:lang w:val="en-US" w:eastAsia="zh-CN"/>
        </w:rPr>
        <w:t xml:space="preserve"> for different scopes in different phases.</w:t>
      </w:r>
    </w:p>
    <w:p w14:paraId="24CE2181" w14:textId="2F44D7E6" w:rsidR="000C31C1" w:rsidRDefault="000C31C1" w:rsidP="000C31C1">
      <w:pPr>
        <w:rPr>
          <w:rFonts w:asciiTheme="minorHAnsi" w:eastAsia="Times New Roman" w:hAnsiTheme="minorHAnsi" w:cstheme="minorHAnsi"/>
          <w:sz w:val="22"/>
          <w:szCs w:val="22"/>
          <w:lang w:val="en-US" w:eastAsia="zh-CN"/>
        </w:rPr>
      </w:pPr>
      <w:r w:rsidRPr="00630F39">
        <w:rPr>
          <w:rFonts w:asciiTheme="minorHAnsi" w:eastAsia="Times New Roman" w:hAnsiTheme="minorHAnsi" w:cstheme="minorHAnsi"/>
          <w:sz w:val="22"/>
          <w:szCs w:val="22"/>
          <w:lang w:val="en-US" w:eastAsia="zh-CN"/>
        </w:rPr>
        <w:t> </w:t>
      </w:r>
    </w:p>
    <w:tbl>
      <w:tblPr>
        <w:tblW w:w="9148" w:type="dxa"/>
        <w:tblCellMar>
          <w:left w:w="0" w:type="dxa"/>
          <w:right w:w="0" w:type="dxa"/>
        </w:tblCellMar>
        <w:tblLook w:val="0420" w:firstRow="1" w:lastRow="0" w:firstColumn="0" w:lastColumn="0" w:noHBand="0" w:noVBand="1"/>
      </w:tblPr>
      <w:tblGrid>
        <w:gridCol w:w="878"/>
        <w:gridCol w:w="2067"/>
        <w:gridCol w:w="2068"/>
        <w:gridCol w:w="2067"/>
        <w:gridCol w:w="2068"/>
      </w:tblGrid>
      <w:tr w:rsidR="001F74F6" w:rsidRPr="001F74F6" w14:paraId="3744CD21" w14:textId="77777777" w:rsidTr="00E7242D">
        <w:trPr>
          <w:trHeight w:val="769"/>
        </w:trPr>
        <w:tc>
          <w:tcPr>
            <w:tcW w:w="878" w:type="dxa"/>
            <w:tcBorders>
              <w:top w:val="single" w:sz="8" w:space="0" w:color="F3FAFF"/>
              <w:left w:val="single" w:sz="8" w:space="0" w:color="F3FAFF"/>
              <w:bottom w:val="single" w:sz="8" w:space="0" w:color="F3FAFF"/>
              <w:right w:val="single" w:sz="8" w:space="0" w:color="F3FAFF"/>
            </w:tcBorders>
            <w:shd w:val="clear" w:color="auto" w:fill="auto"/>
            <w:tcMar>
              <w:top w:w="72" w:type="dxa"/>
              <w:left w:w="144" w:type="dxa"/>
              <w:bottom w:w="72" w:type="dxa"/>
              <w:right w:w="144" w:type="dxa"/>
            </w:tcMar>
            <w:hideMark/>
          </w:tcPr>
          <w:p w14:paraId="604945AD" w14:textId="77777777" w:rsidR="001F74F6" w:rsidRPr="001F74F6" w:rsidRDefault="001F74F6" w:rsidP="001F74F6">
            <w:pPr>
              <w:rPr>
                <w:rFonts w:asciiTheme="minorHAnsi" w:eastAsia="Times New Roman" w:hAnsiTheme="minorHAnsi" w:cstheme="minorHAnsi"/>
                <w:sz w:val="22"/>
                <w:szCs w:val="22"/>
                <w:lang w:val="en-HK" w:eastAsia="zh-CN"/>
              </w:rPr>
            </w:pPr>
          </w:p>
        </w:tc>
        <w:tc>
          <w:tcPr>
            <w:tcW w:w="2067" w:type="dxa"/>
            <w:tcBorders>
              <w:top w:val="single" w:sz="8" w:space="0" w:color="F3FAFF"/>
              <w:left w:val="single" w:sz="8" w:space="0" w:color="F3FAFF"/>
              <w:bottom w:val="single" w:sz="8" w:space="0" w:color="F3FAFF"/>
              <w:right w:val="single" w:sz="8" w:space="0" w:color="F3FAFF"/>
            </w:tcBorders>
            <w:shd w:val="clear" w:color="auto" w:fill="2E74B5" w:themeFill="accent1" w:themeFillShade="BF"/>
            <w:tcMar>
              <w:top w:w="72" w:type="dxa"/>
              <w:left w:w="144" w:type="dxa"/>
              <w:bottom w:w="72" w:type="dxa"/>
              <w:right w:w="144" w:type="dxa"/>
            </w:tcMar>
            <w:hideMark/>
          </w:tcPr>
          <w:p w14:paraId="773BE0E1" w14:textId="746B12CE" w:rsidR="000526F7" w:rsidRPr="00E7242D" w:rsidRDefault="000526F7" w:rsidP="001F74F6">
            <w:pPr>
              <w:rPr>
                <w:rFonts w:asciiTheme="minorHAnsi" w:eastAsia="Times New Roman" w:hAnsiTheme="minorHAnsi" w:cstheme="minorHAnsi"/>
                <w:b/>
                <w:bCs/>
                <w:color w:val="FFFFFF" w:themeColor="background1"/>
                <w:sz w:val="22"/>
                <w:szCs w:val="22"/>
                <w:lang w:val="en-US" w:eastAsia="zh-CN"/>
              </w:rPr>
            </w:pPr>
            <w:r w:rsidRPr="00E7242D">
              <w:rPr>
                <w:rFonts w:asciiTheme="minorHAnsi" w:eastAsia="Times New Roman" w:hAnsiTheme="minorHAnsi" w:cstheme="minorHAnsi"/>
                <w:b/>
                <w:bCs/>
                <w:color w:val="FFFFFF" w:themeColor="background1"/>
                <w:sz w:val="22"/>
                <w:szCs w:val="22"/>
                <w:lang w:val="en-US" w:eastAsia="zh-CN"/>
              </w:rPr>
              <w:t>Phase 1</w:t>
            </w:r>
          </w:p>
          <w:p w14:paraId="66F0E2E8" w14:textId="598F05F1" w:rsidR="0047245F" w:rsidRPr="00E7242D" w:rsidRDefault="001F74F6" w:rsidP="001F74F6">
            <w:pPr>
              <w:rPr>
                <w:rFonts w:asciiTheme="minorHAnsi" w:eastAsia="Times New Roman" w:hAnsiTheme="minorHAnsi" w:cstheme="minorHAnsi"/>
                <w:b/>
                <w:bCs/>
                <w:color w:val="FFFFFF" w:themeColor="background1"/>
                <w:sz w:val="16"/>
                <w:szCs w:val="16"/>
                <w:lang w:val="en-US" w:eastAsia="zh-CN"/>
              </w:rPr>
            </w:pPr>
            <w:r w:rsidRPr="00E7242D">
              <w:rPr>
                <w:rFonts w:asciiTheme="minorHAnsi" w:eastAsia="Times New Roman" w:hAnsiTheme="minorHAnsi" w:cstheme="minorHAnsi"/>
                <w:b/>
                <w:bCs/>
                <w:color w:val="FFFFFF" w:themeColor="background1"/>
                <w:sz w:val="16"/>
                <w:szCs w:val="16"/>
                <w:lang w:val="en-US" w:eastAsia="zh-CN"/>
              </w:rPr>
              <w:t>3 months</w:t>
            </w:r>
          </w:p>
        </w:tc>
        <w:tc>
          <w:tcPr>
            <w:tcW w:w="2068" w:type="dxa"/>
            <w:tcBorders>
              <w:top w:val="single" w:sz="8" w:space="0" w:color="F3FAFF"/>
              <w:left w:val="single" w:sz="8" w:space="0" w:color="F3FAFF"/>
              <w:bottom w:val="single" w:sz="8" w:space="0" w:color="F3FAFF"/>
              <w:right w:val="single" w:sz="8" w:space="0" w:color="F3FAFF"/>
            </w:tcBorders>
            <w:shd w:val="clear" w:color="auto" w:fill="2E74B5" w:themeFill="accent1" w:themeFillShade="BF"/>
            <w:tcMar>
              <w:top w:w="72" w:type="dxa"/>
              <w:left w:w="144" w:type="dxa"/>
              <w:bottom w:w="72" w:type="dxa"/>
              <w:right w:w="144" w:type="dxa"/>
            </w:tcMar>
            <w:hideMark/>
          </w:tcPr>
          <w:p w14:paraId="310D30F9" w14:textId="512F87DF" w:rsidR="000526F7" w:rsidRPr="00E7242D" w:rsidRDefault="000526F7" w:rsidP="000526F7">
            <w:pPr>
              <w:rPr>
                <w:rFonts w:asciiTheme="minorHAnsi" w:eastAsia="Times New Roman" w:hAnsiTheme="minorHAnsi" w:cstheme="minorHAnsi"/>
                <w:b/>
                <w:bCs/>
                <w:color w:val="FFFFFF" w:themeColor="background1"/>
                <w:sz w:val="22"/>
                <w:szCs w:val="22"/>
                <w:lang w:val="en-US" w:eastAsia="zh-CN"/>
              </w:rPr>
            </w:pPr>
            <w:r w:rsidRPr="00E7242D">
              <w:rPr>
                <w:rFonts w:asciiTheme="minorHAnsi" w:eastAsia="Times New Roman" w:hAnsiTheme="minorHAnsi" w:cstheme="minorHAnsi"/>
                <w:b/>
                <w:bCs/>
                <w:color w:val="FFFFFF" w:themeColor="background1"/>
                <w:sz w:val="22"/>
                <w:szCs w:val="22"/>
                <w:lang w:val="en-US" w:eastAsia="zh-CN"/>
              </w:rPr>
              <w:t>Phase 2</w:t>
            </w:r>
          </w:p>
          <w:p w14:paraId="423DDBF0" w14:textId="348FF78F" w:rsidR="001F74F6" w:rsidRPr="00E7242D" w:rsidRDefault="001F74F6" w:rsidP="001F74F6">
            <w:pPr>
              <w:rPr>
                <w:rFonts w:asciiTheme="minorHAnsi" w:eastAsia="Times New Roman" w:hAnsiTheme="minorHAnsi" w:cstheme="minorHAnsi"/>
                <w:color w:val="FFFFFF" w:themeColor="background1"/>
                <w:sz w:val="22"/>
                <w:szCs w:val="22"/>
                <w:lang w:val="en-HK" w:eastAsia="zh-CN"/>
              </w:rPr>
            </w:pPr>
            <w:r w:rsidRPr="00E7242D">
              <w:rPr>
                <w:rFonts w:asciiTheme="minorHAnsi" w:eastAsia="Times New Roman" w:hAnsiTheme="minorHAnsi" w:cstheme="minorHAnsi"/>
                <w:b/>
                <w:bCs/>
                <w:color w:val="FFFFFF" w:themeColor="background1"/>
                <w:sz w:val="16"/>
                <w:szCs w:val="16"/>
                <w:lang w:val="en-US" w:eastAsia="zh-CN"/>
              </w:rPr>
              <w:t>3 months</w:t>
            </w:r>
          </w:p>
        </w:tc>
        <w:tc>
          <w:tcPr>
            <w:tcW w:w="2067" w:type="dxa"/>
            <w:tcBorders>
              <w:top w:val="single" w:sz="8" w:space="0" w:color="F3FAFF"/>
              <w:left w:val="single" w:sz="8" w:space="0" w:color="F3FAFF"/>
              <w:bottom w:val="single" w:sz="8" w:space="0" w:color="F3FAFF"/>
              <w:right w:val="single" w:sz="8" w:space="0" w:color="F3FAFF"/>
            </w:tcBorders>
            <w:shd w:val="clear" w:color="auto" w:fill="2E74B5" w:themeFill="accent1" w:themeFillShade="BF"/>
            <w:tcMar>
              <w:top w:w="72" w:type="dxa"/>
              <w:left w:w="144" w:type="dxa"/>
              <w:bottom w:w="72" w:type="dxa"/>
              <w:right w:w="144" w:type="dxa"/>
            </w:tcMar>
            <w:hideMark/>
          </w:tcPr>
          <w:p w14:paraId="7EBFA29F" w14:textId="4CA6E675" w:rsidR="000526F7" w:rsidRPr="00E7242D" w:rsidRDefault="000526F7" w:rsidP="000526F7">
            <w:pPr>
              <w:rPr>
                <w:rFonts w:asciiTheme="minorHAnsi" w:eastAsia="Times New Roman" w:hAnsiTheme="minorHAnsi" w:cstheme="minorHAnsi"/>
                <w:b/>
                <w:bCs/>
                <w:color w:val="FFFFFF" w:themeColor="background1"/>
                <w:sz w:val="22"/>
                <w:szCs w:val="22"/>
                <w:lang w:val="en-US" w:eastAsia="zh-CN"/>
              </w:rPr>
            </w:pPr>
            <w:r w:rsidRPr="00E7242D">
              <w:rPr>
                <w:rFonts w:asciiTheme="minorHAnsi" w:eastAsia="Times New Roman" w:hAnsiTheme="minorHAnsi" w:cstheme="minorHAnsi"/>
                <w:b/>
                <w:bCs/>
                <w:color w:val="FFFFFF" w:themeColor="background1"/>
                <w:sz w:val="22"/>
                <w:szCs w:val="22"/>
                <w:lang w:val="en-US" w:eastAsia="zh-CN"/>
              </w:rPr>
              <w:t>Phase 3</w:t>
            </w:r>
          </w:p>
          <w:p w14:paraId="5A2B511D" w14:textId="1A3A073F" w:rsidR="001F74F6" w:rsidRPr="00E7242D" w:rsidRDefault="001F74F6" w:rsidP="001F74F6">
            <w:pPr>
              <w:rPr>
                <w:rFonts w:asciiTheme="minorHAnsi" w:eastAsia="Times New Roman" w:hAnsiTheme="minorHAnsi" w:cstheme="minorHAnsi"/>
                <w:color w:val="FFFFFF" w:themeColor="background1"/>
                <w:sz w:val="22"/>
                <w:szCs w:val="22"/>
                <w:lang w:val="en-HK" w:eastAsia="zh-CN"/>
              </w:rPr>
            </w:pPr>
            <w:r w:rsidRPr="00E7242D">
              <w:rPr>
                <w:rFonts w:asciiTheme="minorHAnsi" w:eastAsia="Times New Roman" w:hAnsiTheme="minorHAnsi" w:cstheme="minorHAnsi"/>
                <w:b/>
                <w:bCs/>
                <w:color w:val="FFFFFF" w:themeColor="background1"/>
                <w:sz w:val="16"/>
                <w:szCs w:val="16"/>
                <w:lang w:val="en-US" w:eastAsia="zh-CN"/>
              </w:rPr>
              <w:t>3 months</w:t>
            </w:r>
          </w:p>
        </w:tc>
        <w:tc>
          <w:tcPr>
            <w:tcW w:w="2068" w:type="dxa"/>
            <w:tcBorders>
              <w:top w:val="single" w:sz="8" w:space="0" w:color="F3FAFF"/>
              <w:left w:val="single" w:sz="8" w:space="0" w:color="F3FAFF"/>
              <w:bottom w:val="single" w:sz="8" w:space="0" w:color="F3FAFF"/>
              <w:right w:val="single" w:sz="8" w:space="0" w:color="F3FAFF"/>
            </w:tcBorders>
            <w:shd w:val="clear" w:color="auto" w:fill="2E74B5" w:themeFill="accent1" w:themeFillShade="BF"/>
            <w:tcMar>
              <w:top w:w="72" w:type="dxa"/>
              <w:left w:w="144" w:type="dxa"/>
              <w:bottom w:w="72" w:type="dxa"/>
              <w:right w:w="144" w:type="dxa"/>
            </w:tcMar>
            <w:hideMark/>
          </w:tcPr>
          <w:p w14:paraId="7B766FE2" w14:textId="20BB7265" w:rsidR="000526F7" w:rsidRPr="00E7242D" w:rsidRDefault="000526F7" w:rsidP="000526F7">
            <w:pPr>
              <w:rPr>
                <w:rFonts w:asciiTheme="minorHAnsi" w:eastAsia="Times New Roman" w:hAnsiTheme="minorHAnsi" w:cstheme="minorHAnsi"/>
                <w:b/>
                <w:bCs/>
                <w:color w:val="FFFFFF" w:themeColor="background1"/>
                <w:sz w:val="22"/>
                <w:szCs w:val="22"/>
                <w:lang w:val="en-US" w:eastAsia="zh-CN"/>
              </w:rPr>
            </w:pPr>
            <w:r w:rsidRPr="00E7242D">
              <w:rPr>
                <w:rFonts w:asciiTheme="minorHAnsi" w:eastAsia="Times New Roman" w:hAnsiTheme="minorHAnsi" w:cstheme="minorHAnsi"/>
                <w:b/>
                <w:bCs/>
                <w:color w:val="FFFFFF" w:themeColor="background1"/>
                <w:sz w:val="22"/>
                <w:szCs w:val="22"/>
                <w:lang w:val="en-US" w:eastAsia="zh-CN"/>
              </w:rPr>
              <w:t>Phase 4</w:t>
            </w:r>
          </w:p>
          <w:p w14:paraId="4AD3B7F3" w14:textId="7B42375D" w:rsidR="001F74F6" w:rsidRPr="00E7242D" w:rsidRDefault="001F74F6" w:rsidP="001F74F6">
            <w:pPr>
              <w:rPr>
                <w:rFonts w:asciiTheme="minorHAnsi" w:eastAsia="Times New Roman" w:hAnsiTheme="minorHAnsi" w:cstheme="minorHAnsi"/>
                <w:color w:val="FFFFFF" w:themeColor="background1"/>
                <w:sz w:val="22"/>
                <w:szCs w:val="22"/>
                <w:lang w:val="en-HK" w:eastAsia="zh-CN"/>
              </w:rPr>
            </w:pPr>
            <w:r w:rsidRPr="00E7242D">
              <w:rPr>
                <w:rFonts w:asciiTheme="minorHAnsi" w:eastAsia="Times New Roman" w:hAnsiTheme="minorHAnsi" w:cstheme="minorHAnsi"/>
                <w:b/>
                <w:bCs/>
                <w:color w:val="FFFFFF" w:themeColor="background1"/>
                <w:sz w:val="16"/>
                <w:szCs w:val="16"/>
                <w:lang w:val="en-US" w:eastAsia="zh-CN"/>
              </w:rPr>
              <w:t>3 months</w:t>
            </w:r>
          </w:p>
        </w:tc>
      </w:tr>
      <w:tr w:rsidR="001F74F6" w:rsidRPr="001F74F6" w14:paraId="45E11218" w14:textId="77777777" w:rsidTr="00E7242D">
        <w:trPr>
          <w:trHeight w:val="506"/>
        </w:trPr>
        <w:tc>
          <w:tcPr>
            <w:tcW w:w="878" w:type="dxa"/>
            <w:tcBorders>
              <w:top w:val="single" w:sz="8" w:space="0" w:color="F3FAFF"/>
              <w:left w:val="single" w:sz="8" w:space="0" w:color="F3FAFF"/>
              <w:bottom w:val="single" w:sz="8" w:space="0" w:color="F3FAFF"/>
              <w:right w:val="single" w:sz="8" w:space="0" w:color="F3FAFF"/>
            </w:tcBorders>
            <w:shd w:val="clear" w:color="auto" w:fill="002039"/>
            <w:tcMar>
              <w:top w:w="72" w:type="dxa"/>
              <w:left w:w="144" w:type="dxa"/>
              <w:bottom w:w="72" w:type="dxa"/>
              <w:right w:w="144" w:type="dxa"/>
            </w:tcMar>
            <w:hideMark/>
          </w:tcPr>
          <w:p w14:paraId="602E308E" w14:textId="77777777" w:rsidR="001F74F6" w:rsidRPr="00E7242D" w:rsidRDefault="001F74F6" w:rsidP="001F74F6">
            <w:pPr>
              <w:rPr>
                <w:rFonts w:asciiTheme="minorHAnsi" w:eastAsia="Times New Roman" w:hAnsiTheme="minorHAnsi" w:cstheme="minorHAnsi"/>
                <w:sz w:val="16"/>
                <w:szCs w:val="16"/>
                <w:lang w:val="en-HK" w:eastAsia="zh-CN"/>
              </w:rPr>
            </w:pPr>
            <w:r w:rsidRPr="00E7242D">
              <w:rPr>
                <w:rFonts w:asciiTheme="minorHAnsi" w:eastAsia="Times New Roman" w:hAnsiTheme="minorHAnsi" w:cstheme="minorHAnsi"/>
                <w:b/>
                <w:bCs/>
                <w:sz w:val="16"/>
                <w:szCs w:val="16"/>
                <w:lang w:val="en-US" w:eastAsia="zh-CN"/>
              </w:rPr>
              <w:t>Business Domains</w:t>
            </w:r>
          </w:p>
        </w:tc>
        <w:tc>
          <w:tcPr>
            <w:tcW w:w="2067" w:type="dxa"/>
            <w:tcBorders>
              <w:top w:val="single" w:sz="8" w:space="0" w:color="F3FAFF"/>
              <w:left w:val="single" w:sz="8" w:space="0" w:color="F3FAFF"/>
              <w:bottom w:val="single" w:sz="8" w:space="0" w:color="F3FAFF"/>
              <w:right w:val="single" w:sz="8" w:space="0" w:color="F3FAFF"/>
            </w:tcBorders>
            <w:shd w:val="clear" w:color="auto" w:fill="EDEEEE"/>
            <w:tcMar>
              <w:top w:w="72" w:type="dxa"/>
              <w:left w:w="144" w:type="dxa"/>
              <w:bottom w:w="72" w:type="dxa"/>
              <w:right w:w="144" w:type="dxa"/>
            </w:tcMar>
            <w:hideMark/>
          </w:tcPr>
          <w:p w14:paraId="750B950B" w14:textId="3FABE6C5" w:rsidR="001F74F6" w:rsidRPr="00E7242D" w:rsidRDefault="001F74F6" w:rsidP="00E7242D">
            <w:pPr>
              <w:rPr>
                <w:rFonts w:asciiTheme="minorHAnsi" w:eastAsia="Times New Roman" w:hAnsiTheme="minorHAnsi" w:cstheme="minorHAnsi"/>
                <w:sz w:val="16"/>
                <w:szCs w:val="16"/>
                <w:lang w:val="en-HK" w:eastAsia="zh-CN"/>
              </w:rPr>
            </w:pPr>
            <w:r w:rsidRPr="00E7242D">
              <w:rPr>
                <w:rFonts w:asciiTheme="minorHAnsi" w:eastAsia="Times New Roman" w:hAnsiTheme="minorHAnsi" w:cstheme="minorHAnsi"/>
                <w:sz w:val="16"/>
                <w:szCs w:val="16"/>
                <w:lang w:val="en-US" w:eastAsia="zh-CN"/>
              </w:rPr>
              <w:t>Agency</w:t>
            </w:r>
            <w:r w:rsidR="000526F7">
              <w:rPr>
                <w:rFonts w:asciiTheme="minorHAnsi" w:eastAsia="Times New Roman" w:hAnsiTheme="minorHAnsi" w:cstheme="minorHAnsi"/>
                <w:sz w:val="16"/>
                <w:szCs w:val="16"/>
                <w:lang w:val="en-US" w:eastAsia="zh-CN"/>
              </w:rPr>
              <w:t xml:space="preserve"> and </w:t>
            </w:r>
            <w:r w:rsidRPr="00E7242D">
              <w:rPr>
                <w:rFonts w:asciiTheme="minorHAnsi" w:eastAsia="Times New Roman" w:hAnsiTheme="minorHAnsi" w:cstheme="minorHAnsi"/>
                <w:sz w:val="16"/>
                <w:szCs w:val="16"/>
                <w:lang w:val="en-US" w:eastAsia="zh-CN"/>
              </w:rPr>
              <w:t>Operation</w:t>
            </w:r>
          </w:p>
        </w:tc>
        <w:tc>
          <w:tcPr>
            <w:tcW w:w="2068" w:type="dxa"/>
            <w:tcBorders>
              <w:top w:val="single" w:sz="8" w:space="0" w:color="F3FAFF"/>
              <w:left w:val="single" w:sz="8" w:space="0" w:color="F3FAFF"/>
              <w:bottom w:val="single" w:sz="8" w:space="0" w:color="F3FAFF"/>
              <w:right w:val="single" w:sz="8" w:space="0" w:color="F3FAFF"/>
            </w:tcBorders>
            <w:shd w:val="clear" w:color="auto" w:fill="EDEEEE"/>
            <w:tcMar>
              <w:top w:w="72" w:type="dxa"/>
              <w:left w:w="144" w:type="dxa"/>
              <w:bottom w:w="72" w:type="dxa"/>
              <w:right w:w="144" w:type="dxa"/>
            </w:tcMar>
            <w:hideMark/>
          </w:tcPr>
          <w:p w14:paraId="38075997" w14:textId="43CC0127" w:rsidR="001F74F6" w:rsidRPr="00E7242D" w:rsidRDefault="000526F7" w:rsidP="00E7242D">
            <w:pPr>
              <w:rPr>
                <w:rFonts w:asciiTheme="minorHAnsi" w:eastAsia="Times New Roman" w:hAnsiTheme="minorHAnsi" w:cstheme="minorHAnsi"/>
                <w:sz w:val="16"/>
                <w:szCs w:val="16"/>
                <w:lang w:val="en-HK" w:eastAsia="zh-CN"/>
              </w:rPr>
            </w:pPr>
            <w:r>
              <w:rPr>
                <w:rFonts w:asciiTheme="minorHAnsi" w:eastAsia="Times New Roman" w:hAnsiTheme="minorHAnsi" w:cstheme="minorHAnsi"/>
                <w:sz w:val="16"/>
                <w:szCs w:val="16"/>
                <w:lang w:val="en-US" w:eastAsia="zh-CN"/>
              </w:rPr>
              <w:t>Agency and Operation</w:t>
            </w:r>
          </w:p>
        </w:tc>
        <w:tc>
          <w:tcPr>
            <w:tcW w:w="2067" w:type="dxa"/>
            <w:tcBorders>
              <w:top w:val="single" w:sz="8" w:space="0" w:color="F3FAFF"/>
              <w:left w:val="single" w:sz="8" w:space="0" w:color="F3FAFF"/>
              <w:bottom w:val="single" w:sz="8" w:space="0" w:color="F3FAFF"/>
              <w:right w:val="single" w:sz="8" w:space="0" w:color="F3FAFF"/>
            </w:tcBorders>
            <w:shd w:val="clear" w:color="auto" w:fill="EDEEEE"/>
            <w:tcMar>
              <w:top w:w="72" w:type="dxa"/>
              <w:left w:w="144" w:type="dxa"/>
              <w:bottom w:w="72" w:type="dxa"/>
              <w:right w:w="144" w:type="dxa"/>
            </w:tcMar>
            <w:hideMark/>
          </w:tcPr>
          <w:p w14:paraId="08FA7B5F" w14:textId="5F30E7B5" w:rsidR="001F74F6" w:rsidRPr="00E7242D" w:rsidRDefault="000526F7" w:rsidP="00E7242D">
            <w:pPr>
              <w:rPr>
                <w:rFonts w:asciiTheme="minorHAnsi" w:eastAsia="Times New Roman" w:hAnsiTheme="minorHAnsi" w:cstheme="minorHAnsi"/>
                <w:sz w:val="16"/>
                <w:szCs w:val="16"/>
                <w:lang w:val="en-HK" w:eastAsia="zh-CN"/>
              </w:rPr>
            </w:pPr>
            <w:r>
              <w:rPr>
                <w:rFonts w:asciiTheme="minorHAnsi" w:eastAsia="Times New Roman" w:hAnsiTheme="minorHAnsi" w:cstheme="minorHAnsi"/>
                <w:sz w:val="16"/>
                <w:szCs w:val="16"/>
                <w:lang w:val="en-US" w:eastAsia="zh-CN"/>
              </w:rPr>
              <w:t>Customer and Product</w:t>
            </w:r>
          </w:p>
        </w:tc>
        <w:tc>
          <w:tcPr>
            <w:tcW w:w="2068" w:type="dxa"/>
            <w:tcBorders>
              <w:top w:val="single" w:sz="8" w:space="0" w:color="F3FAFF"/>
              <w:left w:val="single" w:sz="8" w:space="0" w:color="F3FAFF"/>
              <w:bottom w:val="single" w:sz="8" w:space="0" w:color="F3FAFF"/>
              <w:right w:val="single" w:sz="8" w:space="0" w:color="F3FAFF"/>
            </w:tcBorders>
            <w:shd w:val="clear" w:color="auto" w:fill="EDEEEE"/>
            <w:tcMar>
              <w:top w:w="72" w:type="dxa"/>
              <w:left w:w="144" w:type="dxa"/>
              <w:bottom w:w="72" w:type="dxa"/>
              <w:right w:w="144" w:type="dxa"/>
            </w:tcMar>
            <w:hideMark/>
          </w:tcPr>
          <w:p w14:paraId="315C882E" w14:textId="60D117D4" w:rsidR="001F74F6" w:rsidRPr="00E7242D" w:rsidRDefault="001F74F6" w:rsidP="00E7242D">
            <w:pPr>
              <w:rPr>
                <w:rFonts w:asciiTheme="minorHAnsi" w:eastAsia="Times New Roman" w:hAnsiTheme="minorHAnsi" w:cstheme="minorHAnsi"/>
                <w:sz w:val="16"/>
                <w:szCs w:val="16"/>
                <w:lang w:val="en-HK" w:eastAsia="zh-CN"/>
              </w:rPr>
            </w:pPr>
            <w:r w:rsidRPr="00E7242D">
              <w:rPr>
                <w:rFonts w:asciiTheme="minorHAnsi" w:eastAsia="Times New Roman" w:hAnsiTheme="minorHAnsi" w:cstheme="minorHAnsi"/>
                <w:sz w:val="16"/>
                <w:szCs w:val="16"/>
                <w:lang w:val="en-US" w:eastAsia="zh-CN"/>
              </w:rPr>
              <w:t>Partnership</w:t>
            </w:r>
            <w:r w:rsidR="00FE1E71">
              <w:rPr>
                <w:rFonts w:asciiTheme="minorHAnsi" w:eastAsia="Times New Roman" w:hAnsiTheme="minorHAnsi" w:cstheme="minorHAnsi"/>
                <w:sz w:val="16"/>
                <w:szCs w:val="16"/>
                <w:lang w:val="en-US" w:eastAsia="zh-CN"/>
              </w:rPr>
              <w:t xml:space="preserve"> and other departments</w:t>
            </w:r>
          </w:p>
        </w:tc>
      </w:tr>
      <w:tr w:rsidR="001F74F6" w:rsidRPr="001F74F6" w14:paraId="3CA35CC0" w14:textId="77777777" w:rsidTr="00E7242D">
        <w:trPr>
          <w:trHeight w:val="1573"/>
        </w:trPr>
        <w:tc>
          <w:tcPr>
            <w:tcW w:w="878" w:type="dxa"/>
            <w:tcBorders>
              <w:top w:val="single" w:sz="8" w:space="0" w:color="F3FAFF"/>
              <w:left w:val="single" w:sz="8" w:space="0" w:color="F3FAFF"/>
              <w:bottom w:val="single" w:sz="8" w:space="0" w:color="F3FAFF"/>
              <w:right w:val="single" w:sz="8" w:space="0" w:color="F3FAFF"/>
            </w:tcBorders>
            <w:shd w:val="clear" w:color="auto" w:fill="002039"/>
            <w:tcMar>
              <w:top w:w="72" w:type="dxa"/>
              <w:left w:w="144" w:type="dxa"/>
              <w:bottom w:w="72" w:type="dxa"/>
              <w:right w:w="144" w:type="dxa"/>
            </w:tcMar>
            <w:hideMark/>
          </w:tcPr>
          <w:p w14:paraId="66800433" w14:textId="77777777" w:rsidR="001F74F6" w:rsidRPr="00E7242D" w:rsidRDefault="001F74F6" w:rsidP="001F74F6">
            <w:pPr>
              <w:rPr>
                <w:rFonts w:asciiTheme="minorHAnsi" w:eastAsia="Times New Roman" w:hAnsiTheme="minorHAnsi" w:cstheme="minorHAnsi"/>
                <w:sz w:val="16"/>
                <w:szCs w:val="16"/>
                <w:lang w:val="en-HK" w:eastAsia="zh-CN"/>
              </w:rPr>
            </w:pPr>
            <w:r w:rsidRPr="00E7242D">
              <w:rPr>
                <w:rFonts w:asciiTheme="minorHAnsi" w:eastAsia="Times New Roman" w:hAnsiTheme="minorHAnsi" w:cstheme="minorHAnsi"/>
                <w:b/>
                <w:bCs/>
                <w:sz w:val="16"/>
                <w:szCs w:val="16"/>
                <w:lang w:val="en-US" w:eastAsia="zh-CN"/>
              </w:rPr>
              <w:lastRenderedPageBreak/>
              <w:t>Scope</w:t>
            </w:r>
          </w:p>
        </w:tc>
        <w:tc>
          <w:tcPr>
            <w:tcW w:w="2067" w:type="dxa"/>
            <w:tcBorders>
              <w:top w:val="single" w:sz="8" w:space="0" w:color="F3FAFF"/>
              <w:left w:val="single" w:sz="8" w:space="0" w:color="F3FAFF"/>
              <w:bottom w:val="single" w:sz="8" w:space="0" w:color="F3FAFF"/>
              <w:right w:val="single" w:sz="8" w:space="0" w:color="F3FAFF"/>
            </w:tcBorders>
            <w:shd w:val="clear" w:color="auto" w:fill="EDEEEE"/>
            <w:tcMar>
              <w:top w:w="72" w:type="dxa"/>
              <w:left w:w="144" w:type="dxa"/>
              <w:bottom w:w="72" w:type="dxa"/>
              <w:right w:w="144" w:type="dxa"/>
            </w:tcMar>
            <w:hideMark/>
          </w:tcPr>
          <w:p w14:paraId="711667C4" w14:textId="7A7C91FC" w:rsidR="0089199A" w:rsidRPr="00E7242D" w:rsidRDefault="0089199A" w:rsidP="00E7242D">
            <w:pPr>
              <w:pStyle w:val="ListParagraph"/>
              <w:numPr>
                <w:ilvl w:val="0"/>
                <w:numId w:val="42"/>
              </w:numPr>
              <w:ind w:left="288"/>
              <w:rPr>
                <w:rFonts w:asciiTheme="minorHAnsi" w:eastAsia="Times New Roman" w:hAnsiTheme="minorHAnsi" w:cstheme="minorHAnsi"/>
                <w:sz w:val="16"/>
                <w:szCs w:val="16"/>
                <w:lang w:val="en-US" w:eastAsia="zh-CN"/>
              </w:rPr>
            </w:pPr>
            <w:r w:rsidRPr="00E7242D">
              <w:rPr>
                <w:rFonts w:asciiTheme="minorHAnsi" w:eastAsia="Times New Roman" w:hAnsiTheme="minorHAnsi" w:cstheme="minorHAnsi"/>
                <w:sz w:val="16"/>
                <w:szCs w:val="16"/>
                <w:lang w:val="en-US" w:eastAsia="zh-CN"/>
              </w:rPr>
              <w:t xml:space="preserve">Data Foundation, Data model and Data governance </w:t>
            </w:r>
          </w:p>
          <w:p w14:paraId="437F8CE2" w14:textId="77777777" w:rsidR="0089199A" w:rsidRDefault="0089199A" w:rsidP="00E7242D">
            <w:pPr>
              <w:ind w:left="288"/>
              <w:rPr>
                <w:rFonts w:asciiTheme="minorHAnsi" w:eastAsia="Times New Roman" w:hAnsiTheme="minorHAnsi" w:cstheme="minorHAnsi"/>
                <w:sz w:val="16"/>
                <w:szCs w:val="16"/>
                <w:lang w:val="en-US" w:eastAsia="zh-CN"/>
              </w:rPr>
            </w:pPr>
          </w:p>
          <w:p w14:paraId="710D9781" w14:textId="4F07961B" w:rsidR="001F74F6" w:rsidRPr="00E7242D" w:rsidRDefault="001F74F6" w:rsidP="00E7242D">
            <w:pPr>
              <w:pStyle w:val="ListParagraph"/>
              <w:numPr>
                <w:ilvl w:val="0"/>
                <w:numId w:val="42"/>
              </w:numPr>
              <w:ind w:left="288"/>
              <w:rPr>
                <w:rFonts w:asciiTheme="minorHAnsi" w:eastAsia="Times New Roman" w:hAnsiTheme="minorHAnsi" w:cstheme="minorHAnsi"/>
                <w:sz w:val="16"/>
                <w:szCs w:val="16"/>
                <w:lang w:val="en-US" w:eastAsia="zh-CN"/>
              </w:rPr>
            </w:pPr>
            <w:r w:rsidRPr="00E7242D">
              <w:rPr>
                <w:rFonts w:asciiTheme="minorHAnsi" w:eastAsia="Times New Roman" w:hAnsiTheme="minorHAnsi" w:cstheme="minorHAnsi"/>
                <w:sz w:val="16"/>
                <w:szCs w:val="16"/>
                <w:lang w:val="en-US" w:eastAsia="zh-CN"/>
              </w:rPr>
              <w:t>Agency Awards Report for Agent in Section 2.1.2</w:t>
            </w:r>
          </w:p>
          <w:p w14:paraId="269C2C91" w14:textId="77777777" w:rsidR="00511B43" w:rsidRDefault="00511B43" w:rsidP="00E7242D">
            <w:pPr>
              <w:ind w:left="288"/>
              <w:rPr>
                <w:rFonts w:asciiTheme="minorHAnsi" w:eastAsia="Times New Roman" w:hAnsiTheme="minorHAnsi" w:cstheme="minorHAnsi"/>
                <w:sz w:val="16"/>
                <w:szCs w:val="16"/>
                <w:lang w:val="en-US" w:eastAsia="zh-CN"/>
              </w:rPr>
            </w:pPr>
          </w:p>
          <w:p w14:paraId="582DFE6E" w14:textId="7A68AC47" w:rsidR="000526F7" w:rsidRPr="00E7242D" w:rsidRDefault="00FE1E71" w:rsidP="00E7242D">
            <w:pPr>
              <w:pStyle w:val="ListParagraph"/>
              <w:numPr>
                <w:ilvl w:val="0"/>
                <w:numId w:val="42"/>
              </w:numPr>
              <w:ind w:left="288"/>
              <w:rPr>
                <w:rFonts w:asciiTheme="minorHAnsi" w:eastAsia="Times New Roman" w:hAnsiTheme="minorHAnsi" w:cstheme="minorHAnsi"/>
                <w:sz w:val="16"/>
                <w:szCs w:val="16"/>
                <w:lang w:val="en-HK" w:eastAsia="zh-CN"/>
              </w:rPr>
            </w:pPr>
            <w:r w:rsidRPr="00E7242D">
              <w:rPr>
                <w:rFonts w:asciiTheme="minorHAnsi" w:eastAsia="Times New Roman" w:hAnsiTheme="minorHAnsi" w:cstheme="minorHAnsi"/>
                <w:sz w:val="16"/>
                <w:szCs w:val="16"/>
                <w:lang w:val="en-US" w:eastAsia="zh-CN"/>
              </w:rPr>
              <w:t>Operation – Service Request</w:t>
            </w:r>
            <w:r w:rsidR="000526F7" w:rsidRPr="00E7242D">
              <w:rPr>
                <w:rFonts w:asciiTheme="minorHAnsi" w:eastAsia="Times New Roman" w:hAnsiTheme="minorHAnsi" w:cstheme="minorHAnsi"/>
                <w:sz w:val="16"/>
                <w:szCs w:val="16"/>
                <w:lang w:val="en-US" w:eastAsia="zh-CN"/>
              </w:rPr>
              <w:t xml:space="preserve"> in Section 2.1.4</w:t>
            </w:r>
            <w:r w:rsidR="008F7F22" w:rsidRPr="00E7242D">
              <w:rPr>
                <w:rFonts w:asciiTheme="minorHAnsi" w:eastAsia="Times New Roman" w:hAnsiTheme="minorHAnsi" w:cstheme="minorHAnsi"/>
                <w:sz w:val="16"/>
                <w:szCs w:val="16"/>
                <w:lang w:val="en-US" w:eastAsia="zh-CN"/>
              </w:rPr>
              <w:t>.1</w:t>
            </w:r>
          </w:p>
        </w:tc>
        <w:tc>
          <w:tcPr>
            <w:tcW w:w="2068" w:type="dxa"/>
            <w:tcBorders>
              <w:top w:val="single" w:sz="8" w:space="0" w:color="F3FAFF"/>
              <w:left w:val="single" w:sz="8" w:space="0" w:color="F3FAFF"/>
              <w:bottom w:val="single" w:sz="8" w:space="0" w:color="F3FAFF"/>
              <w:right w:val="single" w:sz="8" w:space="0" w:color="F3FAFF"/>
            </w:tcBorders>
            <w:shd w:val="clear" w:color="auto" w:fill="EDEEEE"/>
            <w:tcMar>
              <w:top w:w="72" w:type="dxa"/>
              <w:left w:w="144" w:type="dxa"/>
              <w:bottom w:w="72" w:type="dxa"/>
              <w:right w:w="144" w:type="dxa"/>
            </w:tcMar>
            <w:hideMark/>
          </w:tcPr>
          <w:p w14:paraId="05FCEB70" w14:textId="7F228DB3" w:rsidR="0089199A" w:rsidRPr="00E7242D" w:rsidRDefault="0089199A" w:rsidP="00E7242D">
            <w:pPr>
              <w:pStyle w:val="ListParagraph"/>
              <w:numPr>
                <w:ilvl w:val="0"/>
                <w:numId w:val="42"/>
              </w:numPr>
              <w:ind w:left="288"/>
              <w:rPr>
                <w:rFonts w:asciiTheme="minorHAnsi" w:eastAsia="Times New Roman" w:hAnsiTheme="minorHAnsi" w:cstheme="minorHAnsi"/>
                <w:sz w:val="16"/>
                <w:szCs w:val="16"/>
                <w:lang w:val="en-US" w:eastAsia="zh-CN"/>
              </w:rPr>
            </w:pPr>
            <w:r w:rsidRPr="00E7242D">
              <w:rPr>
                <w:rFonts w:asciiTheme="minorHAnsi" w:eastAsia="Times New Roman" w:hAnsiTheme="minorHAnsi" w:cstheme="minorHAnsi"/>
                <w:sz w:val="16"/>
                <w:szCs w:val="16"/>
                <w:lang w:val="en-US" w:eastAsia="zh-CN"/>
              </w:rPr>
              <w:t>Data model and Data governance (</w:t>
            </w:r>
            <w:proofErr w:type="spellStart"/>
            <w:r w:rsidRPr="00E7242D">
              <w:rPr>
                <w:rFonts w:asciiTheme="minorHAnsi" w:eastAsia="Times New Roman" w:hAnsiTheme="minorHAnsi" w:cstheme="minorHAnsi"/>
                <w:sz w:val="16"/>
                <w:szCs w:val="16"/>
                <w:lang w:val="en-US" w:eastAsia="zh-CN"/>
              </w:rPr>
              <w:t>cont</w:t>
            </w:r>
            <w:proofErr w:type="spellEnd"/>
            <w:r w:rsidRPr="00E7242D">
              <w:rPr>
                <w:rFonts w:asciiTheme="minorHAnsi" w:eastAsia="Times New Roman" w:hAnsiTheme="minorHAnsi" w:cstheme="minorHAnsi"/>
                <w:sz w:val="16"/>
                <w:szCs w:val="16"/>
                <w:lang w:val="en-US" w:eastAsia="zh-CN"/>
              </w:rPr>
              <w:t xml:space="preserve">) </w:t>
            </w:r>
          </w:p>
          <w:p w14:paraId="030F2D90" w14:textId="77777777" w:rsidR="0089199A" w:rsidRDefault="0089199A" w:rsidP="00E7242D">
            <w:pPr>
              <w:ind w:left="288"/>
              <w:rPr>
                <w:rFonts w:asciiTheme="minorHAnsi" w:eastAsia="Times New Roman" w:hAnsiTheme="minorHAnsi" w:cstheme="minorHAnsi"/>
                <w:sz w:val="16"/>
                <w:szCs w:val="16"/>
                <w:lang w:val="en-US" w:eastAsia="zh-CN"/>
              </w:rPr>
            </w:pPr>
          </w:p>
          <w:p w14:paraId="51593A08" w14:textId="64E9DAE2" w:rsidR="000526F7" w:rsidRPr="00E7242D" w:rsidRDefault="000526F7" w:rsidP="00E7242D">
            <w:pPr>
              <w:pStyle w:val="ListParagraph"/>
              <w:numPr>
                <w:ilvl w:val="0"/>
                <w:numId w:val="42"/>
              </w:numPr>
              <w:ind w:left="288"/>
              <w:rPr>
                <w:rFonts w:asciiTheme="minorHAnsi" w:eastAsia="Times New Roman" w:hAnsiTheme="minorHAnsi" w:cstheme="minorHAnsi"/>
                <w:sz w:val="16"/>
                <w:szCs w:val="16"/>
                <w:lang w:val="en-US" w:eastAsia="zh-CN"/>
              </w:rPr>
            </w:pPr>
            <w:r w:rsidRPr="00E7242D">
              <w:rPr>
                <w:rFonts w:asciiTheme="minorHAnsi" w:eastAsia="Times New Roman" w:hAnsiTheme="minorHAnsi" w:cstheme="minorHAnsi"/>
                <w:sz w:val="16"/>
                <w:szCs w:val="16"/>
                <w:lang w:val="en-US" w:eastAsia="zh-CN"/>
              </w:rPr>
              <w:t>Agency Dashboards in Section 2.1.1</w:t>
            </w:r>
          </w:p>
          <w:p w14:paraId="08BD5566" w14:textId="77777777" w:rsidR="00511B43" w:rsidRDefault="00511B43" w:rsidP="00E7242D">
            <w:pPr>
              <w:ind w:left="288"/>
              <w:rPr>
                <w:rFonts w:asciiTheme="minorHAnsi" w:eastAsia="Times New Roman" w:hAnsiTheme="minorHAnsi" w:cstheme="minorHAnsi"/>
                <w:sz w:val="16"/>
                <w:szCs w:val="16"/>
                <w:lang w:val="en-US" w:eastAsia="zh-CN"/>
              </w:rPr>
            </w:pPr>
          </w:p>
          <w:p w14:paraId="08A0B4AF" w14:textId="6A80E078" w:rsidR="00FE1E71" w:rsidRPr="00E7242D" w:rsidRDefault="00FE1E71" w:rsidP="00E7242D">
            <w:pPr>
              <w:pStyle w:val="ListParagraph"/>
              <w:numPr>
                <w:ilvl w:val="0"/>
                <w:numId w:val="42"/>
              </w:numPr>
              <w:ind w:left="288"/>
              <w:rPr>
                <w:rFonts w:asciiTheme="minorHAnsi" w:eastAsia="Times New Roman" w:hAnsiTheme="minorHAnsi" w:cstheme="minorHAnsi"/>
                <w:sz w:val="16"/>
                <w:szCs w:val="16"/>
                <w:lang w:val="en-HK" w:eastAsia="zh-CN"/>
              </w:rPr>
            </w:pPr>
            <w:r w:rsidRPr="00E7242D">
              <w:rPr>
                <w:rFonts w:asciiTheme="minorHAnsi" w:eastAsia="Times New Roman" w:hAnsiTheme="minorHAnsi" w:cstheme="minorHAnsi"/>
                <w:sz w:val="16"/>
                <w:szCs w:val="16"/>
                <w:lang w:val="en-HK" w:eastAsia="zh-CN"/>
              </w:rPr>
              <w:t xml:space="preserve">Operation – </w:t>
            </w:r>
            <w:r w:rsidR="008F7F22" w:rsidRPr="00E7242D">
              <w:rPr>
                <w:rFonts w:asciiTheme="minorHAnsi" w:eastAsia="Times New Roman" w:hAnsiTheme="minorHAnsi" w:cstheme="minorHAnsi"/>
                <w:sz w:val="16"/>
                <w:szCs w:val="16"/>
                <w:lang w:val="en-HK" w:eastAsia="zh-CN"/>
              </w:rPr>
              <w:t xml:space="preserve">NB Pending &amp; </w:t>
            </w:r>
            <w:r w:rsidRPr="00E7242D">
              <w:rPr>
                <w:rFonts w:asciiTheme="minorHAnsi" w:eastAsia="Times New Roman" w:hAnsiTheme="minorHAnsi" w:cstheme="minorHAnsi"/>
                <w:sz w:val="16"/>
                <w:szCs w:val="16"/>
                <w:lang w:val="en-HK" w:eastAsia="zh-CN"/>
              </w:rPr>
              <w:t>Claims in Section 2.1.4</w:t>
            </w:r>
            <w:r w:rsidR="008F7F22" w:rsidRPr="00E7242D">
              <w:rPr>
                <w:rFonts w:asciiTheme="minorHAnsi" w:eastAsia="Times New Roman" w:hAnsiTheme="minorHAnsi" w:cstheme="minorHAnsi"/>
                <w:sz w:val="16"/>
                <w:szCs w:val="16"/>
                <w:lang w:val="en-HK" w:eastAsia="zh-CN"/>
              </w:rPr>
              <w:t>.2</w:t>
            </w:r>
          </w:p>
          <w:p w14:paraId="77869CFF" w14:textId="50E2523B" w:rsidR="001F74F6" w:rsidRPr="00E7242D" w:rsidRDefault="001F74F6" w:rsidP="00E7242D">
            <w:pPr>
              <w:ind w:left="288"/>
              <w:rPr>
                <w:rFonts w:asciiTheme="minorHAnsi" w:eastAsia="Times New Roman" w:hAnsiTheme="minorHAnsi" w:cstheme="minorHAnsi"/>
                <w:sz w:val="16"/>
                <w:szCs w:val="16"/>
                <w:lang w:val="en-HK" w:eastAsia="zh-CN"/>
              </w:rPr>
            </w:pPr>
          </w:p>
        </w:tc>
        <w:tc>
          <w:tcPr>
            <w:tcW w:w="2067" w:type="dxa"/>
            <w:tcBorders>
              <w:top w:val="single" w:sz="8" w:space="0" w:color="F3FAFF"/>
              <w:left w:val="single" w:sz="8" w:space="0" w:color="F3FAFF"/>
              <w:bottom w:val="single" w:sz="8" w:space="0" w:color="F3FAFF"/>
              <w:right w:val="single" w:sz="8" w:space="0" w:color="F3FAFF"/>
            </w:tcBorders>
            <w:shd w:val="clear" w:color="auto" w:fill="EDEEEE"/>
            <w:tcMar>
              <w:top w:w="72" w:type="dxa"/>
              <w:left w:w="144" w:type="dxa"/>
              <w:bottom w:w="72" w:type="dxa"/>
              <w:right w:w="144" w:type="dxa"/>
            </w:tcMar>
            <w:hideMark/>
          </w:tcPr>
          <w:p w14:paraId="08A3180D" w14:textId="6A01DAA1" w:rsidR="0089199A" w:rsidRPr="00E7242D" w:rsidRDefault="0089199A" w:rsidP="00E7242D">
            <w:pPr>
              <w:pStyle w:val="ListParagraph"/>
              <w:numPr>
                <w:ilvl w:val="0"/>
                <w:numId w:val="42"/>
              </w:numPr>
              <w:ind w:left="288"/>
              <w:rPr>
                <w:rFonts w:asciiTheme="minorHAnsi" w:eastAsia="Times New Roman" w:hAnsiTheme="minorHAnsi" w:cstheme="minorHAnsi"/>
                <w:sz w:val="16"/>
                <w:szCs w:val="16"/>
                <w:lang w:val="en-US" w:eastAsia="zh-CN"/>
              </w:rPr>
            </w:pPr>
            <w:r w:rsidRPr="00E7242D">
              <w:rPr>
                <w:rFonts w:asciiTheme="minorHAnsi" w:eastAsia="Times New Roman" w:hAnsiTheme="minorHAnsi" w:cstheme="minorHAnsi"/>
                <w:sz w:val="16"/>
                <w:szCs w:val="16"/>
                <w:lang w:val="en-US" w:eastAsia="zh-CN"/>
              </w:rPr>
              <w:t>Data model and Data governance (</w:t>
            </w:r>
            <w:proofErr w:type="spellStart"/>
            <w:r w:rsidRPr="00E7242D">
              <w:rPr>
                <w:rFonts w:asciiTheme="minorHAnsi" w:eastAsia="Times New Roman" w:hAnsiTheme="minorHAnsi" w:cstheme="minorHAnsi"/>
                <w:sz w:val="16"/>
                <w:szCs w:val="16"/>
                <w:lang w:val="en-US" w:eastAsia="zh-CN"/>
              </w:rPr>
              <w:t>cont</w:t>
            </w:r>
            <w:proofErr w:type="spellEnd"/>
            <w:r w:rsidRPr="00E7242D">
              <w:rPr>
                <w:rFonts w:asciiTheme="minorHAnsi" w:eastAsia="Times New Roman" w:hAnsiTheme="minorHAnsi" w:cstheme="minorHAnsi"/>
                <w:sz w:val="16"/>
                <w:szCs w:val="16"/>
                <w:lang w:val="en-US" w:eastAsia="zh-CN"/>
              </w:rPr>
              <w:t xml:space="preserve">) </w:t>
            </w:r>
          </w:p>
          <w:p w14:paraId="7A040E3C" w14:textId="77777777" w:rsidR="0089199A" w:rsidRDefault="0089199A" w:rsidP="00E7242D">
            <w:pPr>
              <w:ind w:left="288"/>
              <w:rPr>
                <w:rFonts w:asciiTheme="minorHAnsi" w:eastAsia="Times New Roman" w:hAnsiTheme="minorHAnsi" w:cstheme="minorHAnsi"/>
                <w:sz w:val="16"/>
                <w:szCs w:val="16"/>
                <w:lang w:val="en-US" w:eastAsia="zh-CN"/>
              </w:rPr>
            </w:pPr>
          </w:p>
          <w:p w14:paraId="29C0ABBA" w14:textId="4E2B9BC7" w:rsidR="001F74F6" w:rsidRPr="00E7242D" w:rsidRDefault="001F74F6" w:rsidP="00E7242D">
            <w:pPr>
              <w:pStyle w:val="ListParagraph"/>
              <w:numPr>
                <w:ilvl w:val="0"/>
                <w:numId w:val="42"/>
              </w:numPr>
              <w:ind w:left="288"/>
              <w:rPr>
                <w:rFonts w:asciiTheme="minorHAnsi" w:eastAsia="Times New Roman" w:hAnsiTheme="minorHAnsi" w:cstheme="minorHAnsi"/>
                <w:sz w:val="16"/>
                <w:szCs w:val="16"/>
                <w:lang w:val="en-US" w:eastAsia="zh-CN"/>
              </w:rPr>
            </w:pPr>
            <w:r w:rsidRPr="00E7242D">
              <w:rPr>
                <w:rFonts w:asciiTheme="minorHAnsi" w:eastAsia="Times New Roman" w:hAnsiTheme="minorHAnsi" w:cstheme="minorHAnsi"/>
                <w:sz w:val="16"/>
                <w:szCs w:val="16"/>
                <w:lang w:val="en-US" w:eastAsia="zh-CN"/>
              </w:rPr>
              <w:t xml:space="preserve">Customer </w:t>
            </w:r>
            <w:r w:rsidR="00511B43" w:rsidRPr="00E7242D">
              <w:rPr>
                <w:rFonts w:asciiTheme="minorHAnsi" w:eastAsia="Times New Roman" w:hAnsiTheme="minorHAnsi" w:cstheme="minorHAnsi"/>
                <w:sz w:val="16"/>
                <w:szCs w:val="16"/>
                <w:lang w:val="en-US" w:eastAsia="zh-CN"/>
              </w:rPr>
              <w:t xml:space="preserve">Analytics </w:t>
            </w:r>
            <w:r w:rsidRPr="00E7242D">
              <w:rPr>
                <w:rFonts w:asciiTheme="minorHAnsi" w:eastAsia="Times New Roman" w:hAnsiTheme="minorHAnsi" w:cstheme="minorHAnsi"/>
                <w:sz w:val="16"/>
                <w:szCs w:val="16"/>
                <w:lang w:val="en-US" w:eastAsia="zh-CN"/>
              </w:rPr>
              <w:t>in Section 2.1.5</w:t>
            </w:r>
          </w:p>
          <w:p w14:paraId="1FCEE6B9" w14:textId="77777777" w:rsidR="00511B43" w:rsidRDefault="00511B43" w:rsidP="00E7242D">
            <w:pPr>
              <w:ind w:left="288"/>
              <w:rPr>
                <w:rFonts w:asciiTheme="minorHAnsi" w:eastAsia="Times New Roman" w:hAnsiTheme="minorHAnsi" w:cstheme="minorHAnsi"/>
                <w:sz w:val="16"/>
                <w:szCs w:val="16"/>
                <w:lang w:val="en-US" w:eastAsia="zh-CN"/>
              </w:rPr>
            </w:pPr>
          </w:p>
          <w:p w14:paraId="32E4D83C" w14:textId="267923F6" w:rsidR="00511B43" w:rsidRPr="00E7242D" w:rsidRDefault="00511B43" w:rsidP="00E7242D">
            <w:pPr>
              <w:pStyle w:val="ListParagraph"/>
              <w:numPr>
                <w:ilvl w:val="0"/>
                <w:numId w:val="42"/>
              </w:numPr>
              <w:ind w:left="288"/>
              <w:rPr>
                <w:rFonts w:asciiTheme="minorHAnsi" w:eastAsia="Times New Roman" w:hAnsiTheme="minorHAnsi" w:cstheme="minorHAnsi"/>
                <w:sz w:val="16"/>
                <w:szCs w:val="16"/>
                <w:lang w:val="en-HK" w:eastAsia="zh-CN"/>
              </w:rPr>
            </w:pPr>
            <w:r w:rsidRPr="00E7242D">
              <w:rPr>
                <w:rFonts w:asciiTheme="minorHAnsi" w:eastAsia="Times New Roman" w:hAnsiTheme="minorHAnsi" w:cstheme="minorHAnsi"/>
                <w:sz w:val="16"/>
                <w:szCs w:val="16"/>
                <w:lang w:val="en-US" w:eastAsia="zh-CN"/>
              </w:rPr>
              <w:t>Product Analysis in Section 2.1.6</w:t>
            </w:r>
          </w:p>
        </w:tc>
        <w:tc>
          <w:tcPr>
            <w:tcW w:w="2068" w:type="dxa"/>
            <w:tcBorders>
              <w:top w:val="single" w:sz="8" w:space="0" w:color="F3FAFF"/>
              <w:left w:val="single" w:sz="8" w:space="0" w:color="F3FAFF"/>
              <w:bottom w:val="single" w:sz="8" w:space="0" w:color="F3FAFF"/>
              <w:right w:val="single" w:sz="8" w:space="0" w:color="F3FAFF"/>
            </w:tcBorders>
            <w:shd w:val="clear" w:color="auto" w:fill="EDEEEE"/>
            <w:tcMar>
              <w:top w:w="72" w:type="dxa"/>
              <w:left w:w="144" w:type="dxa"/>
              <w:bottom w:w="72" w:type="dxa"/>
              <w:right w:w="144" w:type="dxa"/>
            </w:tcMar>
            <w:hideMark/>
          </w:tcPr>
          <w:p w14:paraId="055BF472" w14:textId="642D376A" w:rsidR="0089199A" w:rsidRPr="00E7242D" w:rsidRDefault="0089199A" w:rsidP="00E7242D">
            <w:pPr>
              <w:pStyle w:val="ListParagraph"/>
              <w:numPr>
                <w:ilvl w:val="0"/>
                <w:numId w:val="42"/>
              </w:numPr>
              <w:ind w:left="288"/>
              <w:rPr>
                <w:rFonts w:asciiTheme="minorHAnsi" w:eastAsia="Times New Roman" w:hAnsiTheme="minorHAnsi" w:cstheme="minorHAnsi"/>
                <w:sz w:val="16"/>
                <w:szCs w:val="16"/>
                <w:lang w:val="en-US" w:eastAsia="zh-CN"/>
              </w:rPr>
            </w:pPr>
            <w:r w:rsidRPr="00E7242D">
              <w:rPr>
                <w:rFonts w:asciiTheme="minorHAnsi" w:eastAsia="Times New Roman" w:hAnsiTheme="minorHAnsi" w:cstheme="minorHAnsi"/>
                <w:sz w:val="16"/>
                <w:szCs w:val="16"/>
                <w:lang w:val="en-US" w:eastAsia="zh-CN"/>
              </w:rPr>
              <w:t>Data model and Data governance (</w:t>
            </w:r>
            <w:proofErr w:type="spellStart"/>
            <w:r w:rsidRPr="00E7242D">
              <w:rPr>
                <w:rFonts w:asciiTheme="minorHAnsi" w:eastAsia="Times New Roman" w:hAnsiTheme="minorHAnsi" w:cstheme="minorHAnsi"/>
                <w:sz w:val="16"/>
                <w:szCs w:val="16"/>
                <w:lang w:val="en-US" w:eastAsia="zh-CN"/>
              </w:rPr>
              <w:t>cont</w:t>
            </w:r>
            <w:proofErr w:type="spellEnd"/>
            <w:r w:rsidRPr="00E7242D">
              <w:rPr>
                <w:rFonts w:asciiTheme="minorHAnsi" w:eastAsia="Times New Roman" w:hAnsiTheme="minorHAnsi" w:cstheme="minorHAnsi"/>
                <w:sz w:val="16"/>
                <w:szCs w:val="16"/>
                <w:lang w:val="en-US" w:eastAsia="zh-CN"/>
              </w:rPr>
              <w:t xml:space="preserve">) </w:t>
            </w:r>
          </w:p>
          <w:p w14:paraId="328076D7" w14:textId="77777777" w:rsidR="0089199A" w:rsidRDefault="0089199A" w:rsidP="00E7242D">
            <w:pPr>
              <w:ind w:left="288"/>
              <w:rPr>
                <w:rFonts w:asciiTheme="minorHAnsi" w:eastAsia="Times New Roman" w:hAnsiTheme="minorHAnsi" w:cstheme="minorHAnsi"/>
                <w:sz w:val="16"/>
                <w:szCs w:val="16"/>
                <w:lang w:val="en-US" w:eastAsia="zh-CN"/>
              </w:rPr>
            </w:pPr>
          </w:p>
          <w:p w14:paraId="66360595" w14:textId="73DE4EC3" w:rsidR="001F74F6" w:rsidRPr="00E7242D" w:rsidRDefault="001F74F6" w:rsidP="00E7242D">
            <w:pPr>
              <w:pStyle w:val="ListParagraph"/>
              <w:numPr>
                <w:ilvl w:val="0"/>
                <w:numId w:val="42"/>
              </w:numPr>
              <w:ind w:left="288"/>
              <w:rPr>
                <w:rFonts w:asciiTheme="minorHAnsi" w:eastAsia="Times New Roman" w:hAnsiTheme="minorHAnsi" w:cstheme="minorHAnsi"/>
                <w:sz w:val="16"/>
                <w:szCs w:val="16"/>
                <w:lang w:val="en-US" w:eastAsia="zh-CN"/>
              </w:rPr>
            </w:pPr>
            <w:r w:rsidRPr="00E7242D">
              <w:rPr>
                <w:rFonts w:asciiTheme="minorHAnsi" w:eastAsia="Times New Roman" w:hAnsiTheme="minorHAnsi" w:cstheme="minorHAnsi"/>
                <w:sz w:val="16"/>
                <w:szCs w:val="16"/>
                <w:lang w:val="en-US" w:eastAsia="zh-CN"/>
              </w:rPr>
              <w:t>Partnership Dashboard in Section 2.1.3</w:t>
            </w:r>
          </w:p>
          <w:p w14:paraId="7D3A7CC3" w14:textId="77777777" w:rsidR="00E92AEE" w:rsidRDefault="00E92AEE" w:rsidP="00E7242D">
            <w:pPr>
              <w:ind w:left="288"/>
              <w:rPr>
                <w:rFonts w:asciiTheme="minorHAnsi" w:eastAsia="Times New Roman" w:hAnsiTheme="minorHAnsi" w:cstheme="minorHAnsi"/>
                <w:sz w:val="16"/>
                <w:szCs w:val="16"/>
                <w:lang w:val="en-US" w:eastAsia="zh-CN"/>
              </w:rPr>
            </w:pPr>
          </w:p>
          <w:p w14:paraId="10483198" w14:textId="7A451348" w:rsidR="00FE1E71" w:rsidRPr="00E7242D" w:rsidRDefault="00FE1E71" w:rsidP="00E7242D">
            <w:pPr>
              <w:pStyle w:val="ListParagraph"/>
              <w:numPr>
                <w:ilvl w:val="0"/>
                <w:numId w:val="42"/>
              </w:numPr>
              <w:ind w:left="288"/>
              <w:rPr>
                <w:rFonts w:asciiTheme="minorHAnsi" w:eastAsia="Times New Roman" w:hAnsiTheme="minorHAnsi" w:cstheme="minorHAnsi"/>
                <w:sz w:val="16"/>
                <w:szCs w:val="16"/>
                <w:lang w:val="en-HK" w:eastAsia="zh-CN"/>
              </w:rPr>
            </w:pPr>
            <w:r w:rsidRPr="00E7242D">
              <w:rPr>
                <w:rFonts w:asciiTheme="minorHAnsi" w:eastAsia="Times New Roman" w:hAnsiTheme="minorHAnsi" w:cstheme="minorHAnsi"/>
                <w:sz w:val="16"/>
                <w:szCs w:val="16"/>
                <w:lang w:val="en-HK" w:eastAsia="zh-CN"/>
              </w:rPr>
              <w:t>Other Service Requests from other departments (Example list in Appendix)</w:t>
            </w:r>
          </w:p>
        </w:tc>
      </w:tr>
      <w:tr w:rsidR="000526F7" w:rsidRPr="001F74F6" w14:paraId="13EE2564" w14:textId="77777777" w:rsidTr="00E7242D">
        <w:trPr>
          <w:trHeight w:val="821"/>
        </w:trPr>
        <w:tc>
          <w:tcPr>
            <w:tcW w:w="878" w:type="dxa"/>
            <w:tcBorders>
              <w:top w:val="single" w:sz="8" w:space="0" w:color="F3FAFF"/>
              <w:left w:val="single" w:sz="8" w:space="0" w:color="F3FAFF"/>
              <w:bottom w:val="single" w:sz="8" w:space="0" w:color="F3FAFF"/>
              <w:right w:val="single" w:sz="8" w:space="0" w:color="F3FAFF"/>
            </w:tcBorders>
            <w:shd w:val="clear" w:color="auto" w:fill="002039"/>
            <w:tcMar>
              <w:top w:w="72" w:type="dxa"/>
              <w:left w:w="144" w:type="dxa"/>
              <w:bottom w:w="72" w:type="dxa"/>
              <w:right w:w="144" w:type="dxa"/>
            </w:tcMar>
            <w:hideMark/>
          </w:tcPr>
          <w:p w14:paraId="622A04FE" w14:textId="77777777" w:rsidR="000526F7" w:rsidRPr="00E7242D" w:rsidRDefault="000526F7" w:rsidP="000526F7">
            <w:pPr>
              <w:rPr>
                <w:rFonts w:asciiTheme="minorHAnsi" w:eastAsia="Times New Roman" w:hAnsiTheme="minorHAnsi" w:cstheme="minorHAnsi"/>
                <w:sz w:val="16"/>
                <w:szCs w:val="16"/>
                <w:lang w:val="en-HK" w:eastAsia="zh-CN"/>
              </w:rPr>
            </w:pPr>
            <w:r w:rsidRPr="00E7242D">
              <w:rPr>
                <w:rFonts w:asciiTheme="minorHAnsi" w:eastAsia="Times New Roman" w:hAnsiTheme="minorHAnsi" w:cstheme="minorHAnsi"/>
                <w:b/>
                <w:bCs/>
                <w:sz w:val="16"/>
                <w:szCs w:val="16"/>
                <w:lang w:val="en-US" w:eastAsia="zh-CN"/>
              </w:rPr>
              <w:t>Duration</w:t>
            </w:r>
          </w:p>
        </w:tc>
        <w:tc>
          <w:tcPr>
            <w:tcW w:w="2067" w:type="dxa"/>
            <w:tcBorders>
              <w:top w:val="single" w:sz="8" w:space="0" w:color="F3FAFF"/>
              <w:left w:val="single" w:sz="8" w:space="0" w:color="F3FAFF"/>
              <w:bottom w:val="single" w:sz="8" w:space="0" w:color="F3FAFF"/>
              <w:right w:val="single" w:sz="8" w:space="0" w:color="F3FAFF"/>
            </w:tcBorders>
            <w:shd w:val="clear" w:color="auto" w:fill="EDEEEE"/>
            <w:tcMar>
              <w:top w:w="72" w:type="dxa"/>
              <w:left w:w="144" w:type="dxa"/>
              <w:bottom w:w="72" w:type="dxa"/>
              <w:right w:w="144" w:type="dxa"/>
            </w:tcMar>
            <w:hideMark/>
          </w:tcPr>
          <w:p w14:paraId="23DABB0E" w14:textId="1356E4CA" w:rsidR="000526F7" w:rsidRPr="00E7242D" w:rsidRDefault="000526F7">
            <w:pPr>
              <w:rPr>
                <w:rFonts w:asciiTheme="minorHAnsi" w:eastAsia="Times New Roman" w:hAnsiTheme="minorHAnsi" w:cstheme="minorHAnsi"/>
                <w:sz w:val="16"/>
                <w:szCs w:val="16"/>
                <w:lang w:val="en-HK" w:eastAsia="zh-CN"/>
              </w:rPr>
            </w:pPr>
            <w:r w:rsidRPr="00E7242D">
              <w:rPr>
                <w:rFonts w:asciiTheme="minorHAnsi" w:eastAsia="Times New Roman" w:hAnsiTheme="minorHAnsi" w:cstheme="minorHAnsi"/>
                <w:sz w:val="16"/>
                <w:szCs w:val="16"/>
                <w:lang w:val="en-US" w:eastAsia="zh-CN"/>
              </w:rPr>
              <w:t>6 sprints for each business domain</w:t>
            </w:r>
          </w:p>
        </w:tc>
        <w:tc>
          <w:tcPr>
            <w:tcW w:w="2068" w:type="dxa"/>
            <w:tcBorders>
              <w:top w:val="single" w:sz="8" w:space="0" w:color="F3FAFF"/>
              <w:left w:val="single" w:sz="8" w:space="0" w:color="F3FAFF"/>
              <w:bottom w:val="single" w:sz="8" w:space="0" w:color="F3FAFF"/>
              <w:right w:val="single" w:sz="8" w:space="0" w:color="F3FAFF"/>
            </w:tcBorders>
            <w:shd w:val="clear" w:color="auto" w:fill="EDEEEE"/>
            <w:tcMar>
              <w:top w:w="72" w:type="dxa"/>
              <w:left w:w="144" w:type="dxa"/>
              <w:bottom w:w="72" w:type="dxa"/>
              <w:right w:w="144" w:type="dxa"/>
            </w:tcMar>
            <w:hideMark/>
          </w:tcPr>
          <w:p w14:paraId="4E678901" w14:textId="255160BB" w:rsidR="000526F7" w:rsidRPr="00E7242D" w:rsidRDefault="000526F7" w:rsidP="000526F7">
            <w:pPr>
              <w:rPr>
                <w:rFonts w:asciiTheme="minorHAnsi" w:eastAsia="Times New Roman" w:hAnsiTheme="minorHAnsi" w:cstheme="minorHAnsi"/>
                <w:sz w:val="16"/>
                <w:szCs w:val="16"/>
                <w:lang w:val="en-HK" w:eastAsia="zh-CN"/>
              </w:rPr>
            </w:pPr>
            <w:r w:rsidRPr="002E79BE">
              <w:rPr>
                <w:rFonts w:asciiTheme="minorHAnsi" w:eastAsia="Times New Roman" w:hAnsiTheme="minorHAnsi" w:cstheme="minorHAnsi"/>
                <w:sz w:val="16"/>
                <w:szCs w:val="16"/>
                <w:lang w:val="en-US" w:eastAsia="zh-CN"/>
              </w:rPr>
              <w:t>6 sprints for each business domain</w:t>
            </w:r>
          </w:p>
        </w:tc>
        <w:tc>
          <w:tcPr>
            <w:tcW w:w="2067" w:type="dxa"/>
            <w:tcBorders>
              <w:top w:val="single" w:sz="8" w:space="0" w:color="F3FAFF"/>
              <w:left w:val="single" w:sz="8" w:space="0" w:color="F3FAFF"/>
              <w:bottom w:val="single" w:sz="8" w:space="0" w:color="F3FAFF"/>
              <w:right w:val="single" w:sz="8" w:space="0" w:color="F3FAFF"/>
            </w:tcBorders>
            <w:shd w:val="clear" w:color="auto" w:fill="EDEEEE"/>
            <w:tcMar>
              <w:top w:w="72" w:type="dxa"/>
              <w:left w:w="144" w:type="dxa"/>
              <w:bottom w:w="72" w:type="dxa"/>
              <w:right w:w="144" w:type="dxa"/>
            </w:tcMar>
            <w:hideMark/>
          </w:tcPr>
          <w:p w14:paraId="14E24A95" w14:textId="7F9F9C91" w:rsidR="000526F7" w:rsidRPr="00E7242D" w:rsidRDefault="000526F7" w:rsidP="000526F7">
            <w:pPr>
              <w:rPr>
                <w:rFonts w:asciiTheme="minorHAnsi" w:eastAsia="Times New Roman" w:hAnsiTheme="minorHAnsi" w:cstheme="minorHAnsi"/>
                <w:sz w:val="16"/>
                <w:szCs w:val="16"/>
                <w:lang w:val="en-HK" w:eastAsia="zh-CN"/>
              </w:rPr>
            </w:pPr>
            <w:r w:rsidRPr="002E79BE">
              <w:rPr>
                <w:rFonts w:asciiTheme="minorHAnsi" w:eastAsia="Times New Roman" w:hAnsiTheme="minorHAnsi" w:cstheme="minorHAnsi"/>
                <w:sz w:val="16"/>
                <w:szCs w:val="16"/>
                <w:lang w:val="en-US" w:eastAsia="zh-CN"/>
              </w:rPr>
              <w:t>6 sprints for each business domain</w:t>
            </w:r>
          </w:p>
        </w:tc>
        <w:tc>
          <w:tcPr>
            <w:tcW w:w="2068" w:type="dxa"/>
            <w:tcBorders>
              <w:top w:val="single" w:sz="8" w:space="0" w:color="F3FAFF"/>
              <w:left w:val="single" w:sz="8" w:space="0" w:color="F3FAFF"/>
              <w:bottom w:val="single" w:sz="8" w:space="0" w:color="F3FAFF"/>
              <w:right w:val="single" w:sz="8" w:space="0" w:color="F3FAFF"/>
            </w:tcBorders>
            <w:shd w:val="clear" w:color="auto" w:fill="EDEEEE"/>
            <w:tcMar>
              <w:top w:w="72" w:type="dxa"/>
              <w:left w:w="144" w:type="dxa"/>
              <w:bottom w:w="72" w:type="dxa"/>
              <w:right w:w="144" w:type="dxa"/>
            </w:tcMar>
            <w:hideMark/>
          </w:tcPr>
          <w:p w14:paraId="5727261E" w14:textId="5B7DFFBA" w:rsidR="000526F7" w:rsidRPr="00E7242D" w:rsidRDefault="000526F7" w:rsidP="000526F7">
            <w:pPr>
              <w:rPr>
                <w:rFonts w:asciiTheme="minorHAnsi" w:eastAsia="Times New Roman" w:hAnsiTheme="minorHAnsi" w:cstheme="minorHAnsi"/>
                <w:sz w:val="16"/>
                <w:szCs w:val="16"/>
                <w:lang w:val="en-HK" w:eastAsia="zh-CN"/>
              </w:rPr>
            </w:pPr>
            <w:r w:rsidRPr="002E79BE">
              <w:rPr>
                <w:rFonts w:asciiTheme="minorHAnsi" w:eastAsia="Times New Roman" w:hAnsiTheme="minorHAnsi" w:cstheme="minorHAnsi"/>
                <w:sz w:val="16"/>
                <w:szCs w:val="16"/>
                <w:lang w:val="en-US" w:eastAsia="zh-CN"/>
              </w:rPr>
              <w:t>6 sprints for each business domain</w:t>
            </w:r>
          </w:p>
        </w:tc>
      </w:tr>
      <w:tr w:rsidR="001F74F6" w:rsidRPr="001F74F6" w14:paraId="56D3855E" w14:textId="77777777" w:rsidTr="00E7242D">
        <w:trPr>
          <w:trHeight w:val="1180"/>
        </w:trPr>
        <w:tc>
          <w:tcPr>
            <w:tcW w:w="878" w:type="dxa"/>
            <w:tcBorders>
              <w:top w:val="single" w:sz="8" w:space="0" w:color="F3FAFF"/>
              <w:left w:val="single" w:sz="8" w:space="0" w:color="F3FAFF"/>
              <w:bottom w:val="single" w:sz="8" w:space="0" w:color="F3FAFF"/>
              <w:right w:val="single" w:sz="8" w:space="0" w:color="F3FAFF"/>
            </w:tcBorders>
            <w:shd w:val="clear" w:color="auto" w:fill="002039"/>
            <w:tcMar>
              <w:top w:w="72" w:type="dxa"/>
              <w:left w:w="144" w:type="dxa"/>
              <w:bottom w:w="72" w:type="dxa"/>
              <w:right w:w="144" w:type="dxa"/>
            </w:tcMar>
            <w:hideMark/>
          </w:tcPr>
          <w:p w14:paraId="321D34A9" w14:textId="4C99CCE7" w:rsidR="001F74F6" w:rsidRPr="00E7242D" w:rsidRDefault="001F74F6" w:rsidP="001F74F6">
            <w:pPr>
              <w:rPr>
                <w:rFonts w:asciiTheme="minorHAnsi" w:eastAsia="Times New Roman" w:hAnsiTheme="minorHAnsi" w:cstheme="minorHAnsi"/>
                <w:sz w:val="16"/>
                <w:szCs w:val="16"/>
                <w:lang w:val="en-HK" w:eastAsia="zh-CN"/>
              </w:rPr>
            </w:pPr>
            <w:r w:rsidRPr="00E7242D">
              <w:rPr>
                <w:rFonts w:asciiTheme="minorHAnsi" w:eastAsia="Times New Roman" w:hAnsiTheme="minorHAnsi" w:cstheme="minorHAnsi"/>
                <w:b/>
                <w:bCs/>
                <w:sz w:val="16"/>
                <w:szCs w:val="16"/>
                <w:lang w:val="en-US" w:eastAsia="zh-CN"/>
              </w:rPr>
              <w:t xml:space="preserve">Sunset </w:t>
            </w:r>
          </w:p>
        </w:tc>
        <w:tc>
          <w:tcPr>
            <w:tcW w:w="2067" w:type="dxa"/>
            <w:tcBorders>
              <w:top w:val="single" w:sz="8" w:space="0" w:color="F3FAFF"/>
              <w:left w:val="single" w:sz="8" w:space="0" w:color="F3FAFF"/>
              <w:bottom w:val="single" w:sz="8" w:space="0" w:color="F3FAFF"/>
              <w:right w:val="single" w:sz="8" w:space="0" w:color="F3FAFF"/>
            </w:tcBorders>
            <w:shd w:val="clear" w:color="auto" w:fill="CACBCD"/>
            <w:tcMar>
              <w:top w:w="72" w:type="dxa"/>
              <w:left w:w="144" w:type="dxa"/>
              <w:bottom w:w="72" w:type="dxa"/>
              <w:right w:w="144" w:type="dxa"/>
            </w:tcMar>
            <w:hideMark/>
          </w:tcPr>
          <w:p w14:paraId="7F67C8C1" w14:textId="25750E18" w:rsidR="001F74F6" w:rsidRPr="00E7242D" w:rsidRDefault="00762572" w:rsidP="00762572">
            <w:pPr>
              <w:pStyle w:val="ListParagraph"/>
              <w:numPr>
                <w:ilvl w:val="0"/>
                <w:numId w:val="38"/>
              </w:numPr>
              <w:ind w:left="144" w:hanging="144"/>
              <w:rPr>
                <w:rFonts w:asciiTheme="minorHAnsi" w:eastAsia="Times New Roman" w:hAnsiTheme="minorHAnsi" w:cstheme="minorHAnsi"/>
                <w:sz w:val="16"/>
                <w:szCs w:val="16"/>
                <w:lang w:val="en-HK" w:eastAsia="zh-CN"/>
              </w:rPr>
            </w:pPr>
            <w:r>
              <w:rPr>
                <w:rFonts w:asciiTheme="minorHAnsi" w:eastAsia="Times New Roman" w:hAnsiTheme="minorHAnsi" w:cstheme="minorHAnsi"/>
                <w:sz w:val="16"/>
                <w:szCs w:val="16"/>
                <w:lang w:val="en-US" w:eastAsia="zh-CN"/>
              </w:rPr>
              <w:t>Manual</w:t>
            </w:r>
            <w:r w:rsidR="00DB7741">
              <w:rPr>
                <w:rFonts w:asciiTheme="minorHAnsi" w:eastAsia="Times New Roman" w:hAnsiTheme="minorHAnsi" w:cstheme="minorHAnsi"/>
                <w:sz w:val="16"/>
                <w:szCs w:val="16"/>
                <w:lang w:val="en-US" w:eastAsia="zh-CN"/>
              </w:rPr>
              <w:t xml:space="preserve"> version of</w:t>
            </w:r>
            <w:r>
              <w:rPr>
                <w:rFonts w:asciiTheme="minorHAnsi" w:eastAsia="Times New Roman" w:hAnsiTheme="minorHAnsi" w:cstheme="minorHAnsi"/>
                <w:sz w:val="16"/>
                <w:szCs w:val="16"/>
                <w:lang w:val="en-US" w:eastAsia="zh-CN"/>
              </w:rPr>
              <w:t xml:space="preserve"> Agency Awards Report (AAP) </w:t>
            </w:r>
          </w:p>
          <w:p w14:paraId="257A0E3D" w14:textId="043351C3" w:rsidR="00724BBE" w:rsidRPr="00E7242D" w:rsidRDefault="00724BBE" w:rsidP="00E7242D">
            <w:pPr>
              <w:pStyle w:val="ListParagraph"/>
              <w:numPr>
                <w:ilvl w:val="0"/>
                <w:numId w:val="38"/>
              </w:numPr>
              <w:ind w:left="144" w:hanging="144"/>
              <w:rPr>
                <w:rFonts w:asciiTheme="minorHAnsi" w:eastAsia="Times New Roman" w:hAnsiTheme="minorHAnsi" w:cstheme="minorHAnsi"/>
                <w:sz w:val="16"/>
                <w:szCs w:val="16"/>
                <w:lang w:val="en-HK" w:eastAsia="zh-CN"/>
              </w:rPr>
            </w:pPr>
            <w:r>
              <w:rPr>
                <w:rFonts w:asciiTheme="minorHAnsi" w:eastAsia="Times New Roman" w:hAnsiTheme="minorHAnsi" w:cstheme="minorHAnsi"/>
                <w:sz w:val="16"/>
                <w:szCs w:val="16"/>
                <w:lang w:val="en-HK" w:eastAsia="zh-CN"/>
              </w:rPr>
              <w:t>Claims Dashboards in Data+</w:t>
            </w:r>
          </w:p>
        </w:tc>
        <w:tc>
          <w:tcPr>
            <w:tcW w:w="2068" w:type="dxa"/>
            <w:tcBorders>
              <w:top w:val="single" w:sz="8" w:space="0" w:color="F3FAFF"/>
              <w:left w:val="single" w:sz="8" w:space="0" w:color="F3FAFF"/>
              <w:bottom w:val="single" w:sz="8" w:space="0" w:color="F3FAFF"/>
              <w:right w:val="single" w:sz="8" w:space="0" w:color="F3FAFF"/>
            </w:tcBorders>
            <w:shd w:val="clear" w:color="auto" w:fill="CACBCD"/>
            <w:tcMar>
              <w:top w:w="72" w:type="dxa"/>
              <w:left w:w="144" w:type="dxa"/>
              <w:bottom w:w="72" w:type="dxa"/>
              <w:right w:w="144" w:type="dxa"/>
            </w:tcMar>
            <w:hideMark/>
          </w:tcPr>
          <w:p w14:paraId="09590995" w14:textId="15E8363D" w:rsidR="001F74F6" w:rsidRPr="00E7242D" w:rsidRDefault="00724BBE" w:rsidP="00E7242D">
            <w:pPr>
              <w:pStyle w:val="ListParagraph"/>
              <w:numPr>
                <w:ilvl w:val="0"/>
                <w:numId w:val="38"/>
              </w:numPr>
              <w:ind w:left="144" w:hanging="144"/>
              <w:rPr>
                <w:rFonts w:asciiTheme="minorHAnsi" w:eastAsia="Times New Roman" w:hAnsiTheme="minorHAnsi" w:cstheme="minorHAnsi"/>
                <w:sz w:val="16"/>
                <w:szCs w:val="16"/>
                <w:lang w:val="en-US" w:eastAsia="zh-CN"/>
              </w:rPr>
            </w:pPr>
            <w:r>
              <w:rPr>
                <w:rFonts w:asciiTheme="minorHAnsi" w:eastAsia="Times New Roman" w:hAnsiTheme="minorHAnsi" w:cstheme="minorHAnsi"/>
                <w:sz w:val="16"/>
                <w:szCs w:val="16"/>
                <w:lang w:val="en-US" w:eastAsia="zh-CN"/>
              </w:rPr>
              <w:t xml:space="preserve">Agency </w:t>
            </w:r>
            <w:r w:rsidR="00762572" w:rsidRPr="00E7242D">
              <w:rPr>
                <w:rFonts w:asciiTheme="minorHAnsi" w:eastAsia="Times New Roman" w:hAnsiTheme="minorHAnsi" w:cstheme="minorHAnsi"/>
                <w:sz w:val="16"/>
                <w:szCs w:val="16"/>
                <w:lang w:val="en-US" w:eastAsia="zh-CN"/>
              </w:rPr>
              <w:t>Dashboards</w:t>
            </w:r>
            <w:r>
              <w:rPr>
                <w:rFonts w:asciiTheme="minorHAnsi" w:eastAsia="Times New Roman" w:hAnsiTheme="minorHAnsi" w:cstheme="minorHAnsi"/>
                <w:sz w:val="16"/>
                <w:szCs w:val="16"/>
                <w:lang w:val="en-US" w:eastAsia="zh-CN"/>
              </w:rPr>
              <w:t xml:space="preserve"> in Data+</w:t>
            </w:r>
            <w:r w:rsidR="00762572" w:rsidRPr="00E7242D">
              <w:rPr>
                <w:rFonts w:asciiTheme="minorHAnsi" w:eastAsia="Times New Roman" w:hAnsiTheme="minorHAnsi" w:cstheme="minorHAnsi"/>
                <w:sz w:val="16"/>
                <w:szCs w:val="16"/>
                <w:lang w:val="en-US" w:eastAsia="zh-CN"/>
              </w:rPr>
              <w:t xml:space="preserve"> and Talend ETL tools</w:t>
            </w:r>
          </w:p>
          <w:p w14:paraId="47C57504" w14:textId="55CFDA7D" w:rsidR="004F72AD" w:rsidRPr="00E7242D" w:rsidRDefault="00762572" w:rsidP="00762572">
            <w:pPr>
              <w:pStyle w:val="ListParagraph"/>
              <w:numPr>
                <w:ilvl w:val="0"/>
                <w:numId w:val="38"/>
              </w:numPr>
              <w:ind w:left="144" w:hanging="144"/>
              <w:rPr>
                <w:rFonts w:asciiTheme="minorHAnsi" w:eastAsia="Times New Roman" w:hAnsiTheme="minorHAnsi" w:cstheme="minorHAnsi"/>
                <w:sz w:val="16"/>
                <w:szCs w:val="16"/>
                <w:lang w:val="en-HK" w:eastAsia="zh-CN"/>
              </w:rPr>
            </w:pPr>
            <w:r w:rsidRPr="00E7242D">
              <w:rPr>
                <w:rFonts w:asciiTheme="minorHAnsi" w:eastAsia="Times New Roman" w:hAnsiTheme="minorHAnsi" w:cstheme="minorHAnsi"/>
                <w:sz w:val="16"/>
                <w:szCs w:val="16"/>
                <w:lang w:val="en-US" w:eastAsia="zh-CN"/>
              </w:rPr>
              <w:t>50% of MIS reports related to agency performance</w:t>
            </w:r>
            <w:r w:rsidR="004F72AD">
              <w:rPr>
                <w:rFonts w:asciiTheme="minorHAnsi" w:eastAsia="Times New Roman" w:hAnsiTheme="minorHAnsi" w:cstheme="minorHAnsi"/>
                <w:sz w:val="16"/>
                <w:szCs w:val="16"/>
                <w:lang w:val="en-US" w:eastAsia="zh-CN"/>
              </w:rPr>
              <w:t xml:space="preserve"> </w:t>
            </w:r>
          </w:p>
          <w:p w14:paraId="73E02EED" w14:textId="2299A2C8" w:rsidR="00762572" w:rsidRPr="00E7242D" w:rsidRDefault="004F72AD" w:rsidP="00E7242D">
            <w:pPr>
              <w:pStyle w:val="ListParagraph"/>
              <w:ind w:left="144"/>
              <w:rPr>
                <w:rFonts w:asciiTheme="minorHAnsi" w:eastAsia="Times New Roman" w:hAnsiTheme="minorHAnsi" w:cstheme="minorHAnsi"/>
                <w:i/>
                <w:iCs/>
                <w:sz w:val="12"/>
                <w:szCs w:val="12"/>
                <w:lang w:val="en-HK" w:eastAsia="zh-CN"/>
              </w:rPr>
            </w:pPr>
            <w:r w:rsidRPr="00E7242D">
              <w:rPr>
                <w:rFonts w:asciiTheme="minorHAnsi" w:eastAsia="Times New Roman" w:hAnsiTheme="minorHAnsi" w:cstheme="minorHAnsi"/>
                <w:i/>
                <w:iCs/>
                <w:sz w:val="12"/>
                <w:szCs w:val="12"/>
                <w:lang w:val="en-HK" w:eastAsia="zh-CN"/>
              </w:rPr>
              <w:t>Includes</w:t>
            </w:r>
            <w:r w:rsidRPr="00E7242D">
              <w:rPr>
                <w:rFonts w:asciiTheme="minorHAnsi" w:eastAsia="Times New Roman" w:hAnsiTheme="minorHAnsi" w:cstheme="minorHAnsi"/>
                <w:i/>
                <w:iCs/>
                <w:sz w:val="12"/>
                <w:szCs w:val="12"/>
                <w:lang w:val="en-US" w:eastAsia="zh-CN"/>
              </w:rPr>
              <w:t xml:space="preserve"> MI113, MI124, MI127-129, MIS704-741, WCM020, WCM001-WCM159, SCM001 – SCM0081</w:t>
            </w:r>
          </w:p>
          <w:p w14:paraId="568101A4" w14:textId="2FF4686A" w:rsidR="00724BBE" w:rsidRPr="00E7242D" w:rsidRDefault="00724BBE" w:rsidP="00E7242D">
            <w:pPr>
              <w:pStyle w:val="ListParagraph"/>
              <w:numPr>
                <w:ilvl w:val="0"/>
                <w:numId w:val="38"/>
              </w:numPr>
              <w:ind w:left="144" w:hanging="144"/>
              <w:rPr>
                <w:rFonts w:asciiTheme="minorHAnsi" w:eastAsia="Times New Roman" w:hAnsiTheme="minorHAnsi" w:cstheme="minorHAnsi"/>
                <w:sz w:val="16"/>
                <w:szCs w:val="16"/>
                <w:lang w:val="en-HK" w:eastAsia="zh-CN"/>
              </w:rPr>
            </w:pPr>
            <w:r>
              <w:rPr>
                <w:rFonts w:asciiTheme="minorHAnsi" w:eastAsia="Times New Roman" w:hAnsiTheme="minorHAnsi" w:cstheme="minorHAnsi"/>
                <w:sz w:val="16"/>
                <w:szCs w:val="16"/>
                <w:lang w:val="en-HK" w:eastAsia="zh-CN"/>
              </w:rPr>
              <w:t>10% of SD Reports</w:t>
            </w:r>
            <w:r w:rsidR="00BA7CDE">
              <w:rPr>
                <w:rFonts w:asciiTheme="minorHAnsi" w:eastAsia="Times New Roman" w:hAnsiTheme="minorHAnsi" w:cstheme="minorHAnsi"/>
                <w:sz w:val="16"/>
                <w:szCs w:val="16"/>
                <w:lang w:val="en-HK" w:eastAsia="zh-CN"/>
              </w:rPr>
              <w:t xml:space="preserve"> and reduce 10% of SR ticket related to report generation</w:t>
            </w:r>
          </w:p>
        </w:tc>
        <w:tc>
          <w:tcPr>
            <w:tcW w:w="2067" w:type="dxa"/>
            <w:tcBorders>
              <w:top w:val="single" w:sz="8" w:space="0" w:color="F3FAFF"/>
              <w:left w:val="single" w:sz="8" w:space="0" w:color="F3FAFF"/>
              <w:bottom w:val="single" w:sz="8" w:space="0" w:color="F3FAFF"/>
              <w:right w:val="single" w:sz="8" w:space="0" w:color="F3FAFF"/>
            </w:tcBorders>
            <w:shd w:val="clear" w:color="auto" w:fill="CACBCD"/>
            <w:tcMar>
              <w:top w:w="72" w:type="dxa"/>
              <w:left w:w="144" w:type="dxa"/>
              <w:bottom w:w="72" w:type="dxa"/>
              <w:right w:w="144" w:type="dxa"/>
            </w:tcMar>
            <w:hideMark/>
          </w:tcPr>
          <w:p w14:paraId="06C28185" w14:textId="3043915D" w:rsidR="00724BBE" w:rsidRDefault="00724BBE" w:rsidP="00724BBE">
            <w:pPr>
              <w:pStyle w:val="ListParagraph"/>
              <w:numPr>
                <w:ilvl w:val="0"/>
                <w:numId w:val="38"/>
              </w:numPr>
              <w:ind w:left="144" w:hanging="144"/>
              <w:rPr>
                <w:rFonts w:asciiTheme="minorHAnsi" w:eastAsia="Times New Roman" w:hAnsiTheme="minorHAnsi" w:cstheme="minorHAnsi"/>
                <w:sz w:val="16"/>
                <w:szCs w:val="16"/>
                <w:lang w:val="en-US" w:eastAsia="zh-CN"/>
              </w:rPr>
            </w:pPr>
            <w:r>
              <w:rPr>
                <w:rFonts w:asciiTheme="minorHAnsi" w:eastAsia="Times New Roman" w:hAnsiTheme="minorHAnsi" w:cstheme="minorHAnsi"/>
                <w:sz w:val="16"/>
                <w:szCs w:val="16"/>
                <w:lang w:val="en-US" w:eastAsia="zh-CN"/>
              </w:rPr>
              <w:t>30% of SD Reports</w:t>
            </w:r>
          </w:p>
          <w:p w14:paraId="2B2C62FF" w14:textId="5442EDB0" w:rsidR="00724BBE" w:rsidRPr="0055605E" w:rsidRDefault="00724BBE" w:rsidP="00724BBE">
            <w:pPr>
              <w:pStyle w:val="ListParagraph"/>
              <w:numPr>
                <w:ilvl w:val="0"/>
                <w:numId w:val="38"/>
              </w:numPr>
              <w:ind w:left="144" w:hanging="144"/>
              <w:rPr>
                <w:rFonts w:asciiTheme="minorHAnsi" w:eastAsia="Times New Roman" w:hAnsiTheme="minorHAnsi" w:cstheme="minorHAnsi"/>
                <w:sz w:val="16"/>
                <w:szCs w:val="16"/>
                <w:lang w:val="en-US" w:eastAsia="zh-CN"/>
              </w:rPr>
            </w:pPr>
            <w:r>
              <w:rPr>
                <w:rFonts w:asciiTheme="minorHAnsi" w:eastAsia="Times New Roman" w:hAnsiTheme="minorHAnsi" w:cstheme="minorHAnsi"/>
                <w:sz w:val="16"/>
                <w:szCs w:val="16"/>
                <w:lang w:val="en-US" w:eastAsia="zh-CN"/>
              </w:rPr>
              <w:t>Reduce 30% of SR ticket related to report generation</w:t>
            </w:r>
          </w:p>
          <w:p w14:paraId="2E28D55C" w14:textId="1BEDA43D" w:rsidR="001F74F6" w:rsidRPr="00E7242D" w:rsidRDefault="001F74F6" w:rsidP="001F74F6">
            <w:pPr>
              <w:rPr>
                <w:rFonts w:asciiTheme="minorHAnsi" w:eastAsia="Times New Roman" w:hAnsiTheme="minorHAnsi" w:cstheme="minorHAnsi"/>
                <w:sz w:val="16"/>
                <w:szCs w:val="16"/>
                <w:lang w:val="en-US" w:eastAsia="zh-CN"/>
              </w:rPr>
            </w:pPr>
          </w:p>
        </w:tc>
        <w:tc>
          <w:tcPr>
            <w:tcW w:w="2068" w:type="dxa"/>
            <w:tcBorders>
              <w:top w:val="single" w:sz="8" w:space="0" w:color="F3FAFF"/>
              <w:left w:val="single" w:sz="8" w:space="0" w:color="F3FAFF"/>
              <w:bottom w:val="single" w:sz="8" w:space="0" w:color="F3FAFF"/>
              <w:right w:val="single" w:sz="8" w:space="0" w:color="F3FAFF"/>
            </w:tcBorders>
            <w:shd w:val="clear" w:color="auto" w:fill="CACBCD"/>
            <w:tcMar>
              <w:top w:w="72" w:type="dxa"/>
              <w:left w:w="144" w:type="dxa"/>
              <w:bottom w:w="72" w:type="dxa"/>
              <w:right w:w="144" w:type="dxa"/>
            </w:tcMar>
            <w:hideMark/>
          </w:tcPr>
          <w:p w14:paraId="4E2C7AFD" w14:textId="77777777" w:rsidR="001F74F6" w:rsidRPr="00E7242D" w:rsidRDefault="001F74F6" w:rsidP="00724BBE">
            <w:pPr>
              <w:pStyle w:val="ListParagraph"/>
              <w:numPr>
                <w:ilvl w:val="0"/>
                <w:numId w:val="38"/>
              </w:numPr>
              <w:ind w:left="144" w:hanging="144"/>
              <w:rPr>
                <w:rFonts w:asciiTheme="minorHAnsi" w:eastAsia="Times New Roman" w:hAnsiTheme="minorHAnsi" w:cstheme="minorHAnsi"/>
                <w:sz w:val="16"/>
                <w:szCs w:val="16"/>
                <w:lang w:val="en-HK" w:eastAsia="zh-CN"/>
              </w:rPr>
            </w:pPr>
            <w:r w:rsidRPr="00E7242D">
              <w:rPr>
                <w:rFonts w:asciiTheme="minorHAnsi" w:eastAsia="Times New Roman" w:hAnsiTheme="minorHAnsi" w:cstheme="minorHAnsi"/>
                <w:sz w:val="16"/>
                <w:szCs w:val="16"/>
                <w:lang w:val="en-US" w:eastAsia="zh-CN"/>
              </w:rPr>
              <w:t>I</w:t>
            </w:r>
            <w:r w:rsidR="00724BBE">
              <w:rPr>
                <w:rFonts w:asciiTheme="minorHAnsi" w:eastAsia="Times New Roman" w:hAnsiTheme="minorHAnsi" w:cstheme="minorHAnsi"/>
                <w:sz w:val="16"/>
                <w:szCs w:val="16"/>
                <w:lang w:val="en-US" w:eastAsia="zh-CN"/>
              </w:rPr>
              <w:t xml:space="preserve">DS and </w:t>
            </w:r>
            <w:r w:rsidRPr="00E7242D">
              <w:rPr>
                <w:rFonts w:asciiTheme="minorHAnsi" w:eastAsia="Times New Roman" w:hAnsiTheme="minorHAnsi" w:cstheme="minorHAnsi"/>
                <w:sz w:val="16"/>
                <w:szCs w:val="16"/>
                <w:lang w:val="en-US" w:eastAsia="zh-CN"/>
              </w:rPr>
              <w:t>Qlik Sense</w:t>
            </w:r>
          </w:p>
          <w:p w14:paraId="3249DDEC" w14:textId="44DEC5E9" w:rsidR="00724BBE" w:rsidRPr="00E7242D" w:rsidRDefault="00724BBE" w:rsidP="00E7242D">
            <w:pPr>
              <w:pStyle w:val="ListParagraph"/>
              <w:numPr>
                <w:ilvl w:val="0"/>
                <w:numId w:val="38"/>
              </w:numPr>
              <w:ind w:left="144" w:hanging="144"/>
              <w:rPr>
                <w:rFonts w:asciiTheme="minorHAnsi" w:eastAsia="Times New Roman" w:hAnsiTheme="minorHAnsi" w:cstheme="minorHAnsi"/>
                <w:sz w:val="16"/>
                <w:szCs w:val="16"/>
                <w:lang w:val="en-HK" w:eastAsia="zh-CN"/>
              </w:rPr>
            </w:pPr>
            <w:r>
              <w:rPr>
                <w:rFonts w:asciiTheme="minorHAnsi" w:eastAsia="Times New Roman" w:hAnsiTheme="minorHAnsi" w:cstheme="minorHAnsi"/>
                <w:sz w:val="16"/>
                <w:szCs w:val="16"/>
                <w:lang w:val="en-HK" w:eastAsia="zh-CN"/>
              </w:rPr>
              <w:t>50% of SD Reports and reduce 50% of SR ticket related to report generation</w:t>
            </w:r>
          </w:p>
        </w:tc>
      </w:tr>
      <w:tr w:rsidR="001F74F6" w:rsidRPr="001F74F6" w14:paraId="3483F05C" w14:textId="77777777" w:rsidTr="00E7242D">
        <w:trPr>
          <w:trHeight w:val="1180"/>
        </w:trPr>
        <w:tc>
          <w:tcPr>
            <w:tcW w:w="878" w:type="dxa"/>
            <w:tcBorders>
              <w:top w:val="single" w:sz="8" w:space="0" w:color="F3FAFF"/>
              <w:left w:val="single" w:sz="8" w:space="0" w:color="F3FAFF"/>
              <w:bottom w:val="single" w:sz="8" w:space="0" w:color="F3FAFF"/>
              <w:right w:val="single" w:sz="8" w:space="0" w:color="F3FAFF"/>
            </w:tcBorders>
            <w:shd w:val="clear" w:color="auto" w:fill="002039"/>
            <w:tcMar>
              <w:top w:w="72" w:type="dxa"/>
              <w:left w:w="144" w:type="dxa"/>
              <w:bottom w:w="72" w:type="dxa"/>
              <w:right w:w="144" w:type="dxa"/>
            </w:tcMar>
            <w:hideMark/>
          </w:tcPr>
          <w:p w14:paraId="0BB050CD" w14:textId="77777777" w:rsidR="001F74F6" w:rsidRPr="00E7242D" w:rsidRDefault="001F74F6" w:rsidP="001F74F6">
            <w:pPr>
              <w:rPr>
                <w:rFonts w:asciiTheme="minorHAnsi" w:eastAsia="Times New Roman" w:hAnsiTheme="minorHAnsi" w:cstheme="minorHAnsi"/>
                <w:sz w:val="16"/>
                <w:szCs w:val="16"/>
                <w:lang w:val="en-HK" w:eastAsia="zh-CN"/>
              </w:rPr>
            </w:pPr>
            <w:r w:rsidRPr="00E7242D">
              <w:rPr>
                <w:rFonts w:asciiTheme="minorHAnsi" w:eastAsia="Times New Roman" w:hAnsiTheme="minorHAnsi" w:cstheme="minorHAnsi"/>
                <w:b/>
                <w:bCs/>
                <w:sz w:val="16"/>
                <w:szCs w:val="16"/>
                <w:lang w:val="en-US" w:eastAsia="zh-CN"/>
              </w:rPr>
              <w:t>Financial</w:t>
            </w:r>
          </w:p>
        </w:tc>
        <w:tc>
          <w:tcPr>
            <w:tcW w:w="2067" w:type="dxa"/>
            <w:tcBorders>
              <w:top w:val="single" w:sz="8" w:space="0" w:color="F3FAFF"/>
              <w:left w:val="single" w:sz="8" w:space="0" w:color="F3FAFF"/>
              <w:bottom w:val="single" w:sz="8" w:space="0" w:color="F3FAFF"/>
              <w:right w:val="single" w:sz="8" w:space="0" w:color="F3FAFF"/>
            </w:tcBorders>
            <w:shd w:val="clear" w:color="auto" w:fill="CACBCD"/>
            <w:tcMar>
              <w:top w:w="72" w:type="dxa"/>
              <w:left w:w="144" w:type="dxa"/>
              <w:bottom w:w="72" w:type="dxa"/>
              <w:right w:w="144" w:type="dxa"/>
            </w:tcMar>
            <w:hideMark/>
          </w:tcPr>
          <w:p w14:paraId="122F431C" w14:textId="1D481AFA" w:rsidR="001F74F6" w:rsidRDefault="008B489A" w:rsidP="001F74F6">
            <w:pPr>
              <w:rPr>
                <w:rFonts w:asciiTheme="minorHAnsi" w:eastAsia="Times New Roman" w:hAnsiTheme="minorHAnsi" w:cstheme="minorHAnsi"/>
                <w:sz w:val="16"/>
                <w:szCs w:val="16"/>
                <w:lang w:val="en-US" w:eastAsia="zh-CN"/>
              </w:rPr>
            </w:pPr>
            <w:r>
              <w:rPr>
                <w:rFonts w:asciiTheme="minorHAnsi" w:eastAsia="Times New Roman" w:hAnsiTheme="minorHAnsi" w:cstheme="minorHAnsi"/>
                <w:sz w:val="16"/>
                <w:szCs w:val="16"/>
                <w:lang w:val="en-US" w:eastAsia="zh-CN"/>
              </w:rPr>
              <w:t>To be provided by service provider</w:t>
            </w:r>
          </w:p>
          <w:p w14:paraId="723FA2F6" w14:textId="77777777" w:rsidR="00674C21" w:rsidRDefault="00674C21" w:rsidP="001F74F6">
            <w:pPr>
              <w:rPr>
                <w:rFonts w:asciiTheme="minorHAnsi" w:eastAsia="Times New Roman" w:hAnsiTheme="minorHAnsi" w:cstheme="minorHAnsi"/>
                <w:sz w:val="16"/>
                <w:szCs w:val="16"/>
                <w:lang w:val="en-US" w:eastAsia="zh-CN"/>
              </w:rPr>
            </w:pPr>
          </w:p>
          <w:tbl>
            <w:tblPr>
              <w:tblStyle w:val="TableGrid"/>
              <w:tblW w:w="0" w:type="auto"/>
              <w:tblLook w:val="04A0" w:firstRow="1" w:lastRow="0" w:firstColumn="1" w:lastColumn="0" w:noHBand="0" w:noVBand="1"/>
            </w:tblPr>
            <w:tblGrid>
              <w:gridCol w:w="942"/>
              <w:gridCol w:w="752"/>
            </w:tblGrid>
            <w:tr w:rsidR="0089199A" w14:paraId="2CFA42E5" w14:textId="77777777" w:rsidTr="00E7242D">
              <w:tc>
                <w:tcPr>
                  <w:tcW w:w="942" w:type="dxa"/>
                </w:tcPr>
                <w:p w14:paraId="16B88B82" w14:textId="6FD9E2AF" w:rsidR="0089199A" w:rsidRPr="00E7242D" w:rsidRDefault="00BA61FC" w:rsidP="00674C21">
                  <w:pPr>
                    <w:rPr>
                      <w:rFonts w:asciiTheme="minorHAnsi" w:eastAsia="Times New Roman" w:hAnsiTheme="minorHAnsi" w:cstheme="minorHAnsi"/>
                      <w:b/>
                      <w:bCs/>
                      <w:sz w:val="12"/>
                      <w:szCs w:val="12"/>
                      <w:lang w:val="en-HK" w:eastAsia="zh-CN"/>
                    </w:rPr>
                  </w:pPr>
                  <w:proofErr w:type="spellStart"/>
                  <w:r w:rsidRPr="00E7242D">
                    <w:rPr>
                      <w:rFonts w:asciiTheme="minorHAnsi" w:eastAsia="Times New Roman" w:hAnsiTheme="minorHAnsi" w:cstheme="minorHAnsi"/>
                      <w:b/>
                      <w:bCs/>
                      <w:sz w:val="12"/>
                      <w:szCs w:val="12"/>
                      <w:lang w:val="en-HK" w:eastAsia="zh-CN"/>
                    </w:rPr>
                    <w:t>Impl</w:t>
                  </w:r>
                  <w:proofErr w:type="spellEnd"/>
                  <w:r w:rsidRPr="00E7242D">
                    <w:rPr>
                      <w:rFonts w:asciiTheme="minorHAnsi" w:eastAsia="Times New Roman" w:hAnsiTheme="minorHAnsi" w:cstheme="minorHAnsi"/>
                      <w:b/>
                      <w:bCs/>
                      <w:sz w:val="12"/>
                      <w:szCs w:val="12"/>
                      <w:lang w:val="en-HK" w:eastAsia="zh-CN"/>
                    </w:rPr>
                    <w:t>. costs</w:t>
                  </w:r>
                </w:p>
              </w:tc>
              <w:tc>
                <w:tcPr>
                  <w:tcW w:w="752" w:type="dxa"/>
                </w:tcPr>
                <w:p w14:paraId="40CCB366" w14:textId="7D9024D3" w:rsidR="0089199A" w:rsidRPr="00E7242D" w:rsidRDefault="00874344" w:rsidP="00674C21">
                  <w:pPr>
                    <w:rPr>
                      <w:rFonts w:asciiTheme="minorHAnsi" w:eastAsia="Times New Roman" w:hAnsiTheme="minorHAnsi" w:cstheme="minorHAnsi"/>
                      <w:sz w:val="12"/>
                      <w:szCs w:val="12"/>
                      <w:lang w:val="en-HK" w:eastAsia="zh-CN"/>
                    </w:rPr>
                  </w:pPr>
                  <w:r>
                    <w:rPr>
                      <w:rFonts w:asciiTheme="minorHAnsi" w:eastAsia="Times New Roman" w:hAnsiTheme="minorHAnsi" w:cstheme="minorHAnsi"/>
                      <w:sz w:val="12"/>
                      <w:szCs w:val="12"/>
                      <w:lang w:val="en-HK" w:eastAsia="zh-CN"/>
                    </w:rPr>
                    <w:t xml:space="preserve">HKD in </w:t>
                  </w:r>
                  <w:r w:rsidR="0089199A">
                    <w:rPr>
                      <w:rFonts w:asciiTheme="minorHAnsi" w:eastAsia="Times New Roman" w:hAnsiTheme="minorHAnsi" w:cstheme="minorHAnsi"/>
                      <w:sz w:val="12"/>
                      <w:szCs w:val="12"/>
                      <w:lang w:val="en-HK" w:eastAsia="zh-CN"/>
                    </w:rPr>
                    <w:t>3 months</w:t>
                  </w:r>
                </w:p>
              </w:tc>
            </w:tr>
            <w:tr w:rsidR="0089199A" w14:paraId="059F4A91" w14:textId="77777777" w:rsidTr="00E7242D">
              <w:trPr>
                <w:trHeight w:val="596"/>
              </w:trPr>
              <w:tc>
                <w:tcPr>
                  <w:tcW w:w="942" w:type="dxa"/>
                </w:tcPr>
                <w:p w14:paraId="17E50F87" w14:textId="4B421251" w:rsidR="0089199A" w:rsidRPr="00E7242D" w:rsidRDefault="00BA61FC" w:rsidP="00674C21">
                  <w:pPr>
                    <w:rPr>
                      <w:rFonts w:asciiTheme="minorHAnsi" w:eastAsia="Times New Roman" w:hAnsiTheme="minorHAnsi" w:cstheme="minorHAnsi"/>
                      <w:sz w:val="12"/>
                      <w:szCs w:val="12"/>
                      <w:lang w:val="en-HK" w:eastAsia="zh-CN"/>
                    </w:rPr>
                  </w:pPr>
                  <w:r>
                    <w:rPr>
                      <w:rFonts w:asciiTheme="minorHAnsi" w:eastAsia="Times New Roman" w:hAnsiTheme="minorHAnsi" w:cstheme="minorHAnsi"/>
                      <w:sz w:val="12"/>
                      <w:szCs w:val="12"/>
                      <w:lang w:val="en-HK" w:eastAsia="zh-CN"/>
                    </w:rPr>
                    <w:t xml:space="preserve">Data foundation, model and governance </w:t>
                  </w:r>
                </w:p>
              </w:tc>
              <w:tc>
                <w:tcPr>
                  <w:tcW w:w="752" w:type="dxa"/>
                </w:tcPr>
                <w:p w14:paraId="49917AB2" w14:textId="77777777" w:rsidR="0089199A" w:rsidRPr="00E7242D" w:rsidRDefault="0089199A" w:rsidP="00674C21">
                  <w:pPr>
                    <w:rPr>
                      <w:rFonts w:asciiTheme="minorHAnsi" w:eastAsia="Times New Roman" w:hAnsiTheme="minorHAnsi" w:cstheme="minorHAnsi"/>
                      <w:sz w:val="12"/>
                      <w:szCs w:val="12"/>
                      <w:lang w:val="en-HK" w:eastAsia="zh-CN"/>
                    </w:rPr>
                  </w:pPr>
                </w:p>
              </w:tc>
            </w:tr>
            <w:tr w:rsidR="0089199A" w14:paraId="2EE32256" w14:textId="77777777" w:rsidTr="00E7242D">
              <w:tc>
                <w:tcPr>
                  <w:tcW w:w="942" w:type="dxa"/>
                </w:tcPr>
                <w:p w14:paraId="4AFC4F67" w14:textId="2BA8BCFA" w:rsidR="0089199A" w:rsidRPr="00E7242D" w:rsidRDefault="00BA61FC" w:rsidP="00674C21">
                  <w:pPr>
                    <w:rPr>
                      <w:rFonts w:asciiTheme="minorHAnsi" w:eastAsia="Times New Roman" w:hAnsiTheme="minorHAnsi" w:cstheme="minorHAnsi"/>
                      <w:sz w:val="12"/>
                      <w:szCs w:val="12"/>
                      <w:lang w:val="en-HK" w:eastAsia="zh-CN"/>
                    </w:rPr>
                  </w:pPr>
                  <w:r>
                    <w:rPr>
                      <w:rFonts w:asciiTheme="minorHAnsi" w:eastAsia="Times New Roman" w:hAnsiTheme="minorHAnsi" w:cstheme="minorHAnsi"/>
                      <w:sz w:val="12"/>
                      <w:szCs w:val="12"/>
                      <w:lang w:val="en-HK" w:eastAsia="zh-CN"/>
                    </w:rPr>
                    <w:t>Agency Awards Reports</w:t>
                  </w:r>
                </w:p>
              </w:tc>
              <w:tc>
                <w:tcPr>
                  <w:tcW w:w="752" w:type="dxa"/>
                </w:tcPr>
                <w:p w14:paraId="4C7EFB22" w14:textId="77777777" w:rsidR="0089199A" w:rsidRPr="00E7242D" w:rsidRDefault="0089199A" w:rsidP="00674C21">
                  <w:pPr>
                    <w:rPr>
                      <w:rFonts w:asciiTheme="minorHAnsi" w:eastAsia="Times New Roman" w:hAnsiTheme="minorHAnsi" w:cstheme="minorHAnsi"/>
                      <w:sz w:val="12"/>
                      <w:szCs w:val="12"/>
                      <w:lang w:val="en-HK" w:eastAsia="zh-CN"/>
                    </w:rPr>
                  </w:pPr>
                </w:p>
              </w:tc>
            </w:tr>
            <w:tr w:rsidR="0089199A" w14:paraId="41420860" w14:textId="77777777" w:rsidTr="00E7242D">
              <w:tc>
                <w:tcPr>
                  <w:tcW w:w="942" w:type="dxa"/>
                </w:tcPr>
                <w:p w14:paraId="5AA905D9" w14:textId="5C076408" w:rsidR="0089199A" w:rsidRPr="00E7242D" w:rsidRDefault="00BA61FC" w:rsidP="00674C21">
                  <w:pPr>
                    <w:rPr>
                      <w:rFonts w:asciiTheme="minorHAnsi" w:eastAsia="Times New Roman" w:hAnsiTheme="minorHAnsi" w:cstheme="minorHAnsi"/>
                      <w:sz w:val="12"/>
                      <w:szCs w:val="12"/>
                      <w:lang w:val="en-HK" w:eastAsia="zh-CN"/>
                    </w:rPr>
                  </w:pPr>
                  <w:r>
                    <w:rPr>
                      <w:rFonts w:asciiTheme="minorHAnsi" w:eastAsia="Times New Roman" w:hAnsiTheme="minorHAnsi" w:cstheme="minorHAnsi"/>
                      <w:sz w:val="12"/>
                      <w:szCs w:val="12"/>
                      <w:lang w:val="en-HK" w:eastAsia="zh-CN"/>
                    </w:rPr>
                    <w:t>Operation Service Request Extraction</w:t>
                  </w:r>
                </w:p>
              </w:tc>
              <w:tc>
                <w:tcPr>
                  <w:tcW w:w="752" w:type="dxa"/>
                </w:tcPr>
                <w:p w14:paraId="2152300C" w14:textId="77777777" w:rsidR="0089199A" w:rsidRPr="00E7242D" w:rsidRDefault="0089199A" w:rsidP="00674C21">
                  <w:pPr>
                    <w:rPr>
                      <w:rFonts w:asciiTheme="minorHAnsi" w:eastAsia="Times New Roman" w:hAnsiTheme="minorHAnsi" w:cstheme="minorHAnsi"/>
                      <w:sz w:val="12"/>
                      <w:szCs w:val="12"/>
                      <w:lang w:val="en-HK" w:eastAsia="zh-CN"/>
                    </w:rPr>
                  </w:pPr>
                </w:p>
              </w:tc>
            </w:tr>
          </w:tbl>
          <w:p w14:paraId="0618804C" w14:textId="639EEED9" w:rsidR="00674C21" w:rsidRPr="00E7242D" w:rsidRDefault="00674C21" w:rsidP="00674C21">
            <w:pPr>
              <w:rPr>
                <w:rFonts w:asciiTheme="minorHAnsi" w:eastAsia="Times New Roman" w:hAnsiTheme="minorHAnsi" w:cstheme="minorHAnsi"/>
                <w:sz w:val="16"/>
                <w:szCs w:val="16"/>
                <w:lang w:val="en-HK" w:eastAsia="zh-CN"/>
              </w:rPr>
            </w:pPr>
          </w:p>
        </w:tc>
        <w:tc>
          <w:tcPr>
            <w:tcW w:w="2068" w:type="dxa"/>
            <w:tcBorders>
              <w:top w:val="single" w:sz="8" w:space="0" w:color="F3FAFF"/>
              <w:left w:val="single" w:sz="8" w:space="0" w:color="F3FAFF"/>
              <w:bottom w:val="single" w:sz="8" w:space="0" w:color="F3FAFF"/>
              <w:right w:val="single" w:sz="8" w:space="0" w:color="F3FAFF"/>
            </w:tcBorders>
            <w:shd w:val="clear" w:color="auto" w:fill="CACBCD"/>
            <w:tcMar>
              <w:top w:w="72" w:type="dxa"/>
              <w:left w:w="144" w:type="dxa"/>
              <w:bottom w:w="72" w:type="dxa"/>
              <w:right w:w="144" w:type="dxa"/>
            </w:tcMar>
            <w:hideMark/>
          </w:tcPr>
          <w:p w14:paraId="17D25A16" w14:textId="77777777" w:rsidR="001F74F6" w:rsidRDefault="008B489A" w:rsidP="001F74F6">
            <w:pPr>
              <w:rPr>
                <w:rFonts w:asciiTheme="minorHAnsi" w:eastAsia="Times New Roman" w:hAnsiTheme="minorHAnsi" w:cstheme="minorHAnsi"/>
                <w:sz w:val="16"/>
                <w:szCs w:val="16"/>
                <w:lang w:val="en-US" w:eastAsia="zh-CN"/>
              </w:rPr>
            </w:pPr>
            <w:r>
              <w:rPr>
                <w:rFonts w:asciiTheme="minorHAnsi" w:eastAsia="Times New Roman" w:hAnsiTheme="minorHAnsi" w:cstheme="minorHAnsi"/>
                <w:sz w:val="16"/>
                <w:szCs w:val="16"/>
                <w:lang w:val="en-US" w:eastAsia="zh-CN"/>
              </w:rPr>
              <w:t>To be provided by service provider</w:t>
            </w:r>
          </w:p>
          <w:p w14:paraId="7540C753" w14:textId="77777777" w:rsidR="001767EB" w:rsidRDefault="001767EB" w:rsidP="001F74F6">
            <w:pPr>
              <w:rPr>
                <w:rFonts w:asciiTheme="minorHAnsi" w:eastAsia="Times New Roman" w:hAnsiTheme="minorHAnsi" w:cstheme="minorHAnsi"/>
                <w:sz w:val="16"/>
                <w:szCs w:val="16"/>
                <w:lang w:val="en-US" w:eastAsia="zh-CN"/>
              </w:rPr>
            </w:pPr>
          </w:p>
          <w:tbl>
            <w:tblPr>
              <w:tblStyle w:val="TableGrid"/>
              <w:tblW w:w="0" w:type="auto"/>
              <w:tblLook w:val="04A0" w:firstRow="1" w:lastRow="0" w:firstColumn="1" w:lastColumn="0" w:noHBand="0" w:noVBand="1"/>
            </w:tblPr>
            <w:tblGrid>
              <w:gridCol w:w="942"/>
              <w:gridCol w:w="752"/>
            </w:tblGrid>
            <w:tr w:rsidR="001767EB" w14:paraId="17D6CB2A" w14:textId="77777777" w:rsidTr="00AC74A6">
              <w:tc>
                <w:tcPr>
                  <w:tcW w:w="942" w:type="dxa"/>
                </w:tcPr>
                <w:p w14:paraId="512BB536" w14:textId="77777777" w:rsidR="001767EB" w:rsidRPr="00E7242D" w:rsidRDefault="001767EB" w:rsidP="001767EB">
                  <w:pPr>
                    <w:rPr>
                      <w:rFonts w:asciiTheme="minorHAnsi" w:eastAsia="Times New Roman" w:hAnsiTheme="minorHAnsi" w:cstheme="minorHAnsi"/>
                      <w:b/>
                      <w:bCs/>
                      <w:sz w:val="12"/>
                      <w:szCs w:val="12"/>
                      <w:lang w:val="en-HK" w:eastAsia="zh-CN"/>
                    </w:rPr>
                  </w:pPr>
                  <w:proofErr w:type="spellStart"/>
                  <w:r w:rsidRPr="00E7242D">
                    <w:rPr>
                      <w:rFonts w:asciiTheme="minorHAnsi" w:eastAsia="Times New Roman" w:hAnsiTheme="minorHAnsi" w:cstheme="minorHAnsi"/>
                      <w:b/>
                      <w:bCs/>
                      <w:sz w:val="12"/>
                      <w:szCs w:val="12"/>
                      <w:lang w:val="en-HK" w:eastAsia="zh-CN"/>
                    </w:rPr>
                    <w:t>Impl</w:t>
                  </w:r>
                  <w:proofErr w:type="spellEnd"/>
                  <w:r w:rsidRPr="00E7242D">
                    <w:rPr>
                      <w:rFonts w:asciiTheme="minorHAnsi" w:eastAsia="Times New Roman" w:hAnsiTheme="minorHAnsi" w:cstheme="minorHAnsi"/>
                      <w:b/>
                      <w:bCs/>
                      <w:sz w:val="12"/>
                      <w:szCs w:val="12"/>
                      <w:lang w:val="en-HK" w:eastAsia="zh-CN"/>
                    </w:rPr>
                    <w:t>. costs</w:t>
                  </w:r>
                </w:p>
              </w:tc>
              <w:tc>
                <w:tcPr>
                  <w:tcW w:w="752" w:type="dxa"/>
                </w:tcPr>
                <w:p w14:paraId="14D3AE6A" w14:textId="6B022A75" w:rsidR="001767EB" w:rsidRPr="00014522" w:rsidRDefault="00874344" w:rsidP="001767EB">
                  <w:pPr>
                    <w:rPr>
                      <w:rFonts w:asciiTheme="minorHAnsi" w:eastAsia="Times New Roman" w:hAnsiTheme="minorHAnsi" w:cstheme="minorHAnsi"/>
                      <w:sz w:val="12"/>
                      <w:szCs w:val="12"/>
                      <w:lang w:val="en-HK" w:eastAsia="zh-CN"/>
                    </w:rPr>
                  </w:pPr>
                  <w:r>
                    <w:rPr>
                      <w:rFonts w:asciiTheme="minorHAnsi" w:eastAsia="Times New Roman" w:hAnsiTheme="minorHAnsi" w:cstheme="minorHAnsi"/>
                      <w:sz w:val="12"/>
                      <w:szCs w:val="12"/>
                      <w:lang w:val="en-HK" w:eastAsia="zh-CN"/>
                    </w:rPr>
                    <w:t>HKD in 3 months</w:t>
                  </w:r>
                </w:p>
              </w:tc>
            </w:tr>
            <w:tr w:rsidR="001767EB" w14:paraId="6928A54A" w14:textId="77777777" w:rsidTr="00AC74A6">
              <w:trPr>
                <w:trHeight w:val="596"/>
              </w:trPr>
              <w:tc>
                <w:tcPr>
                  <w:tcW w:w="942" w:type="dxa"/>
                </w:tcPr>
                <w:p w14:paraId="263CB5A5" w14:textId="4715B8A3" w:rsidR="001767EB" w:rsidRPr="00014522" w:rsidRDefault="001767EB" w:rsidP="001767EB">
                  <w:pPr>
                    <w:rPr>
                      <w:rFonts w:asciiTheme="minorHAnsi" w:eastAsia="Times New Roman" w:hAnsiTheme="minorHAnsi" w:cstheme="minorHAnsi"/>
                      <w:sz w:val="12"/>
                      <w:szCs w:val="12"/>
                      <w:lang w:val="en-HK" w:eastAsia="zh-CN"/>
                    </w:rPr>
                  </w:pPr>
                  <w:r>
                    <w:rPr>
                      <w:rFonts w:asciiTheme="minorHAnsi" w:eastAsia="Times New Roman" w:hAnsiTheme="minorHAnsi" w:cstheme="minorHAnsi"/>
                      <w:sz w:val="12"/>
                      <w:szCs w:val="12"/>
                      <w:lang w:val="en-HK" w:eastAsia="zh-CN"/>
                    </w:rPr>
                    <w:t xml:space="preserve">Data model and governance </w:t>
                  </w:r>
                </w:p>
              </w:tc>
              <w:tc>
                <w:tcPr>
                  <w:tcW w:w="752" w:type="dxa"/>
                </w:tcPr>
                <w:p w14:paraId="021134F1" w14:textId="77777777" w:rsidR="001767EB" w:rsidRPr="00014522" w:rsidRDefault="001767EB" w:rsidP="001767EB">
                  <w:pPr>
                    <w:rPr>
                      <w:rFonts w:asciiTheme="minorHAnsi" w:eastAsia="Times New Roman" w:hAnsiTheme="minorHAnsi" w:cstheme="minorHAnsi"/>
                      <w:sz w:val="12"/>
                      <w:szCs w:val="12"/>
                      <w:lang w:val="en-HK" w:eastAsia="zh-CN"/>
                    </w:rPr>
                  </w:pPr>
                </w:p>
              </w:tc>
            </w:tr>
            <w:tr w:rsidR="001767EB" w14:paraId="0903EA75" w14:textId="77777777" w:rsidTr="00AC74A6">
              <w:tc>
                <w:tcPr>
                  <w:tcW w:w="942" w:type="dxa"/>
                </w:tcPr>
                <w:p w14:paraId="5759FA60" w14:textId="22F81B7F" w:rsidR="001767EB" w:rsidRPr="00014522" w:rsidRDefault="001767EB" w:rsidP="001767EB">
                  <w:pPr>
                    <w:rPr>
                      <w:rFonts w:asciiTheme="minorHAnsi" w:eastAsia="Times New Roman" w:hAnsiTheme="minorHAnsi" w:cstheme="minorHAnsi"/>
                      <w:sz w:val="12"/>
                      <w:szCs w:val="12"/>
                      <w:lang w:val="en-HK" w:eastAsia="zh-CN"/>
                    </w:rPr>
                  </w:pPr>
                  <w:r>
                    <w:rPr>
                      <w:rFonts w:asciiTheme="minorHAnsi" w:eastAsia="Times New Roman" w:hAnsiTheme="minorHAnsi" w:cstheme="minorHAnsi"/>
                      <w:sz w:val="12"/>
                      <w:szCs w:val="12"/>
                      <w:lang w:val="en-HK" w:eastAsia="zh-CN"/>
                    </w:rPr>
                    <w:t>Agency Dashboards</w:t>
                  </w:r>
                </w:p>
              </w:tc>
              <w:tc>
                <w:tcPr>
                  <w:tcW w:w="752" w:type="dxa"/>
                </w:tcPr>
                <w:p w14:paraId="31E71456" w14:textId="77777777" w:rsidR="001767EB" w:rsidRPr="00014522" w:rsidRDefault="001767EB" w:rsidP="001767EB">
                  <w:pPr>
                    <w:rPr>
                      <w:rFonts w:asciiTheme="minorHAnsi" w:eastAsia="Times New Roman" w:hAnsiTheme="minorHAnsi" w:cstheme="minorHAnsi"/>
                      <w:sz w:val="12"/>
                      <w:szCs w:val="12"/>
                      <w:lang w:val="en-HK" w:eastAsia="zh-CN"/>
                    </w:rPr>
                  </w:pPr>
                </w:p>
              </w:tc>
            </w:tr>
            <w:tr w:rsidR="001767EB" w14:paraId="20620BDA" w14:textId="77777777" w:rsidTr="00AC74A6">
              <w:tc>
                <w:tcPr>
                  <w:tcW w:w="942" w:type="dxa"/>
                </w:tcPr>
                <w:p w14:paraId="76463B5B" w14:textId="48487F81" w:rsidR="001767EB" w:rsidRPr="00014522" w:rsidRDefault="001767EB" w:rsidP="001767EB">
                  <w:pPr>
                    <w:rPr>
                      <w:rFonts w:asciiTheme="minorHAnsi" w:eastAsia="Times New Roman" w:hAnsiTheme="minorHAnsi" w:cstheme="minorHAnsi"/>
                      <w:sz w:val="12"/>
                      <w:szCs w:val="12"/>
                      <w:lang w:val="en-HK" w:eastAsia="zh-CN"/>
                    </w:rPr>
                  </w:pPr>
                  <w:r>
                    <w:rPr>
                      <w:rFonts w:asciiTheme="minorHAnsi" w:eastAsia="Times New Roman" w:hAnsiTheme="minorHAnsi" w:cstheme="minorHAnsi"/>
                      <w:sz w:val="12"/>
                      <w:szCs w:val="12"/>
                      <w:lang w:val="en-HK" w:eastAsia="zh-CN"/>
                    </w:rPr>
                    <w:t>Operation NB and Claims Dashboards</w:t>
                  </w:r>
                </w:p>
              </w:tc>
              <w:tc>
                <w:tcPr>
                  <w:tcW w:w="752" w:type="dxa"/>
                </w:tcPr>
                <w:p w14:paraId="7F5FFC61" w14:textId="77777777" w:rsidR="001767EB" w:rsidRPr="00014522" w:rsidRDefault="001767EB" w:rsidP="001767EB">
                  <w:pPr>
                    <w:rPr>
                      <w:rFonts w:asciiTheme="minorHAnsi" w:eastAsia="Times New Roman" w:hAnsiTheme="minorHAnsi" w:cstheme="minorHAnsi"/>
                      <w:sz w:val="12"/>
                      <w:szCs w:val="12"/>
                      <w:lang w:val="en-HK" w:eastAsia="zh-CN"/>
                    </w:rPr>
                  </w:pPr>
                </w:p>
              </w:tc>
            </w:tr>
          </w:tbl>
          <w:p w14:paraId="74FEA372" w14:textId="7BD6A9E6" w:rsidR="001767EB" w:rsidRPr="00E7242D" w:rsidRDefault="001767EB" w:rsidP="001F74F6">
            <w:pPr>
              <w:rPr>
                <w:rFonts w:asciiTheme="minorHAnsi" w:eastAsia="Times New Roman" w:hAnsiTheme="minorHAnsi" w:cstheme="minorHAnsi"/>
                <w:sz w:val="16"/>
                <w:szCs w:val="16"/>
                <w:lang w:val="en-HK" w:eastAsia="zh-CN"/>
              </w:rPr>
            </w:pPr>
          </w:p>
        </w:tc>
        <w:tc>
          <w:tcPr>
            <w:tcW w:w="2067" w:type="dxa"/>
            <w:tcBorders>
              <w:top w:val="single" w:sz="8" w:space="0" w:color="F3FAFF"/>
              <w:left w:val="single" w:sz="8" w:space="0" w:color="F3FAFF"/>
              <w:bottom w:val="single" w:sz="8" w:space="0" w:color="F3FAFF"/>
              <w:right w:val="single" w:sz="8" w:space="0" w:color="F3FAFF"/>
            </w:tcBorders>
            <w:shd w:val="clear" w:color="auto" w:fill="CACBCD"/>
            <w:tcMar>
              <w:top w:w="72" w:type="dxa"/>
              <w:left w:w="144" w:type="dxa"/>
              <w:bottom w:w="72" w:type="dxa"/>
              <w:right w:w="144" w:type="dxa"/>
            </w:tcMar>
            <w:hideMark/>
          </w:tcPr>
          <w:p w14:paraId="3DC8BD76" w14:textId="77777777" w:rsidR="001F74F6" w:rsidRDefault="008B489A" w:rsidP="001F74F6">
            <w:pPr>
              <w:rPr>
                <w:rFonts w:asciiTheme="minorHAnsi" w:eastAsia="Times New Roman" w:hAnsiTheme="minorHAnsi" w:cstheme="minorHAnsi"/>
                <w:sz w:val="16"/>
                <w:szCs w:val="16"/>
                <w:lang w:val="en-US" w:eastAsia="zh-CN"/>
              </w:rPr>
            </w:pPr>
            <w:r>
              <w:rPr>
                <w:rFonts w:asciiTheme="minorHAnsi" w:eastAsia="Times New Roman" w:hAnsiTheme="minorHAnsi" w:cstheme="minorHAnsi"/>
                <w:sz w:val="16"/>
                <w:szCs w:val="16"/>
                <w:lang w:val="en-US" w:eastAsia="zh-CN"/>
              </w:rPr>
              <w:t>To be provided by service provider</w:t>
            </w:r>
          </w:p>
          <w:p w14:paraId="388EA7AA" w14:textId="77777777" w:rsidR="001767EB" w:rsidRDefault="001767EB" w:rsidP="001F74F6">
            <w:pPr>
              <w:rPr>
                <w:rFonts w:asciiTheme="minorHAnsi" w:eastAsia="Times New Roman" w:hAnsiTheme="minorHAnsi" w:cstheme="minorHAnsi"/>
                <w:sz w:val="16"/>
                <w:szCs w:val="16"/>
                <w:lang w:val="en-US" w:eastAsia="zh-CN"/>
              </w:rPr>
            </w:pPr>
          </w:p>
          <w:tbl>
            <w:tblPr>
              <w:tblStyle w:val="TableGrid"/>
              <w:tblW w:w="0" w:type="auto"/>
              <w:tblLook w:val="04A0" w:firstRow="1" w:lastRow="0" w:firstColumn="1" w:lastColumn="0" w:noHBand="0" w:noVBand="1"/>
            </w:tblPr>
            <w:tblGrid>
              <w:gridCol w:w="942"/>
              <w:gridCol w:w="752"/>
            </w:tblGrid>
            <w:tr w:rsidR="0047245F" w14:paraId="1899C76A" w14:textId="77777777" w:rsidTr="00AC74A6">
              <w:tc>
                <w:tcPr>
                  <w:tcW w:w="942" w:type="dxa"/>
                </w:tcPr>
                <w:p w14:paraId="53C301BE" w14:textId="77777777" w:rsidR="001767EB" w:rsidRPr="00E7242D" w:rsidRDefault="001767EB" w:rsidP="001767EB">
                  <w:pPr>
                    <w:rPr>
                      <w:rFonts w:asciiTheme="minorHAnsi" w:eastAsia="Times New Roman" w:hAnsiTheme="minorHAnsi" w:cstheme="minorHAnsi"/>
                      <w:b/>
                      <w:bCs/>
                      <w:sz w:val="12"/>
                      <w:szCs w:val="12"/>
                      <w:lang w:val="en-HK" w:eastAsia="zh-CN"/>
                    </w:rPr>
                  </w:pPr>
                  <w:proofErr w:type="spellStart"/>
                  <w:r w:rsidRPr="00E7242D">
                    <w:rPr>
                      <w:rFonts w:asciiTheme="minorHAnsi" w:eastAsia="Times New Roman" w:hAnsiTheme="minorHAnsi" w:cstheme="minorHAnsi"/>
                      <w:b/>
                      <w:bCs/>
                      <w:sz w:val="12"/>
                      <w:szCs w:val="12"/>
                      <w:lang w:val="en-HK" w:eastAsia="zh-CN"/>
                    </w:rPr>
                    <w:t>Impl</w:t>
                  </w:r>
                  <w:proofErr w:type="spellEnd"/>
                  <w:r w:rsidRPr="00E7242D">
                    <w:rPr>
                      <w:rFonts w:asciiTheme="minorHAnsi" w:eastAsia="Times New Roman" w:hAnsiTheme="minorHAnsi" w:cstheme="minorHAnsi"/>
                      <w:b/>
                      <w:bCs/>
                      <w:sz w:val="12"/>
                      <w:szCs w:val="12"/>
                      <w:lang w:val="en-HK" w:eastAsia="zh-CN"/>
                    </w:rPr>
                    <w:t>. costs</w:t>
                  </w:r>
                </w:p>
              </w:tc>
              <w:tc>
                <w:tcPr>
                  <w:tcW w:w="752" w:type="dxa"/>
                </w:tcPr>
                <w:p w14:paraId="7B26BFD2" w14:textId="11EC40AC" w:rsidR="001767EB" w:rsidRPr="00014522" w:rsidRDefault="00874344" w:rsidP="001767EB">
                  <w:pPr>
                    <w:rPr>
                      <w:rFonts w:asciiTheme="minorHAnsi" w:eastAsia="Times New Roman" w:hAnsiTheme="minorHAnsi" w:cstheme="minorHAnsi"/>
                      <w:sz w:val="12"/>
                      <w:szCs w:val="12"/>
                      <w:lang w:val="en-HK" w:eastAsia="zh-CN"/>
                    </w:rPr>
                  </w:pPr>
                  <w:r>
                    <w:rPr>
                      <w:rFonts w:asciiTheme="minorHAnsi" w:eastAsia="Times New Roman" w:hAnsiTheme="minorHAnsi" w:cstheme="minorHAnsi"/>
                      <w:sz w:val="12"/>
                      <w:szCs w:val="12"/>
                      <w:lang w:val="en-HK" w:eastAsia="zh-CN"/>
                    </w:rPr>
                    <w:t>HKD in 3 months</w:t>
                  </w:r>
                </w:p>
              </w:tc>
            </w:tr>
            <w:tr w:rsidR="0047245F" w14:paraId="4FE5689C" w14:textId="77777777" w:rsidTr="00AC74A6">
              <w:trPr>
                <w:trHeight w:val="596"/>
              </w:trPr>
              <w:tc>
                <w:tcPr>
                  <w:tcW w:w="942" w:type="dxa"/>
                </w:tcPr>
                <w:p w14:paraId="5E83E52E" w14:textId="205F9564" w:rsidR="001767EB" w:rsidRPr="00014522" w:rsidRDefault="001767EB" w:rsidP="001767EB">
                  <w:pPr>
                    <w:rPr>
                      <w:rFonts w:asciiTheme="minorHAnsi" w:eastAsia="Times New Roman" w:hAnsiTheme="minorHAnsi" w:cstheme="minorHAnsi"/>
                      <w:sz w:val="12"/>
                      <w:szCs w:val="12"/>
                      <w:lang w:val="en-HK" w:eastAsia="zh-CN"/>
                    </w:rPr>
                  </w:pPr>
                  <w:r>
                    <w:rPr>
                      <w:rFonts w:asciiTheme="minorHAnsi" w:eastAsia="Times New Roman" w:hAnsiTheme="minorHAnsi" w:cstheme="minorHAnsi"/>
                      <w:sz w:val="12"/>
                      <w:szCs w:val="12"/>
                      <w:lang w:val="en-HK" w:eastAsia="zh-CN"/>
                    </w:rPr>
                    <w:t xml:space="preserve">Data model and governance </w:t>
                  </w:r>
                </w:p>
              </w:tc>
              <w:tc>
                <w:tcPr>
                  <w:tcW w:w="752" w:type="dxa"/>
                </w:tcPr>
                <w:p w14:paraId="04FBEDFB" w14:textId="77777777" w:rsidR="001767EB" w:rsidRPr="00014522" w:rsidRDefault="001767EB" w:rsidP="001767EB">
                  <w:pPr>
                    <w:rPr>
                      <w:rFonts w:asciiTheme="minorHAnsi" w:eastAsia="Times New Roman" w:hAnsiTheme="minorHAnsi" w:cstheme="minorHAnsi"/>
                      <w:sz w:val="12"/>
                      <w:szCs w:val="12"/>
                      <w:lang w:val="en-HK" w:eastAsia="zh-CN"/>
                    </w:rPr>
                  </w:pPr>
                </w:p>
              </w:tc>
            </w:tr>
            <w:tr w:rsidR="0047245F" w14:paraId="7452F10F" w14:textId="77777777" w:rsidTr="00AC74A6">
              <w:tc>
                <w:tcPr>
                  <w:tcW w:w="942" w:type="dxa"/>
                </w:tcPr>
                <w:p w14:paraId="2EEB0BE1" w14:textId="17AF0FF3" w:rsidR="001767EB" w:rsidRPr="00014522" w:rsidRDefault="001767EB" w:rsidP="001767EB">
                  <w:pPr>
                    <w:rPr>
                      <w:rFonts w:asciiTheme="minorHAnsi" w:eastAsia="Times New Roman" w:hAnsiTheme="minorHAnsi" w:cstheme="minorHAnsi"/>
                      <w:sz w:val="12"/>
                      <w:szCs w:val="12"/>
                      <w:lang w:val="en-HK" w:eastAsia="zh-CN"/>
                    </w:rPr>
                  </w:pPr>
                  <w:r>
                    <w:rPr>
                      <w:rFonts w:asciiTheme="minorHAnsi" w:eastAsia="Times New Roman" w:hAnsiTheme="minorHAnsi" w:cstheme="minorHAnsi"/>
                      <w:sz w:val="12"/>
                      <w:szCs w:val="12"/>
                      <w:lang w:val="en-HK" w:eastAsia="zh-CN"/>
                    </w:rPr>
                    <w:t>Customer Analytics</w:t>
                  </w:r>
                </w:p>
              </w:tc>
              <w:tc>
                <w:tcPr>
                  <w:tcW w:w="752" w:type="dxa"/>
                </w:tcPr>
                <w:p w14:paraId="0A337D19" w14:textId="77777777" w:rsidR="001767EB" w:rsidRPr="00014522" w:rsidRDefault="001767EB" w:rsidP="001767EB">
                  <w:pPr>
                    <w:rPr>
                      <w:rFonts w:asciiTheme="minorHAnsi" w:eastAsia="Times New Roman" w:hAnsiTheme="minorHAnsi" w:cstheme="minorHAnsi"/>
                      <w:sz w:val="12"/>
                      <w:szCs w:val="12"/>
                      <w:lang w:val="en-HK" w:eastAsia="zh-CN"/>
                    </w:rPr>
                  </w:pPr>
                </w:p>
              </w:tc>
            </w:tr>
            <w:tr w:rsidR="0047245F" w14:paraId="34C10775" w14:textId="77777777" w:rsidTr="00AC74A6">
              <w:tc>
                <w:tcPr>
                  <w:tcW w:w="942" w:type="dxa"/>
                </w:tcPr>
                <w:p w14:paraId="2CF6C982" w14:textId="57860158" w:rsidR="001767EB" w:rsidRPr="00014522" w:rsidRDefault="001767EB" w:rsidP="001767EB">
                  <w:pPr>
                    <w:rPr>
                      <w:rFonts w:asciiTheme="minorHAnsi" w:eastAsia="Times New Roman" w:hAnsiTheme="minorHAnsi" w:cstheme="minorHAnsi"/>
                      <w:sz w:val="12"/>
                      <w:szCs w:val="12"/>
                      <w:lang w:val="en-HK" w:eastAsia="zh-CN"/>
                    </w:rPr>
                  </w:pPr>
                  <w:r>
                    <w:rPr>
                      <w:rFonts w:asciiTheme="minorHAnsi" w:eastAsia="Times New Roman" w:hAnsiTheme="minorHAnsi" w:cstheme="minorHAnsi"/>
                      <w:sz w:val="12"/>
                      <w:szCs w:val="12"/>
                      <w:lang w:val="en-HK" w:eastAsia="zh-CN"/>
                    </w:rPr>
                    <w:t>Product Analysis</w:t>
                  </w:r>
                </w:p>
              </w:tc>
              <w:tc>
                <w:tcPr>
                  <w:tcW w:w="752" w:type="dxa"/>
                </w:tcPr>
                <w:p w14:paraId="129D39D9" w14:textId="77777777" w:rsidR="001767EB" w:rsidRPr="00014522" w:rsidRDefault="001767EB" w:rsidP="001767EB">
                  <w:pPr>
                    <w:rPr>
                      <w:rFonts w:asciiTheme="minorHAnsi" w:eastAsia="Times New Roman" w:hAnsiTheme="minorHAnsi" w:cstheme="minorHAnsi"/>
                      <w:sz w:val="12"/>
                      <w:szCs w:val="12"/>
                      <w:lang w:val="en-HK" w:eastAsia="zh-CN"/>
                    </w:rPr>
                  </w:pPr>
                </w:p>
              </w:tc>
            </w:tr>
          </w:tbl>
          <w:p w14:paraId="67D14353" w14:textId="59193EE4" w:rsidR="001767EB" w:rsidRPr="00E7242D" w:rsidRDefault="001767EB" w:rsidP="001F74F6">
            <w:pPr>
              <w:rPr>
                <w:rFonts w:asciiTheme="minorHAnsi" w:eastAsia="Times New Roman" w:hAnsiTheme="minorHAnsi" w:cstheme="minorHAnsi"/>
                <w:sz w:val="16"/>
                <w:szCs w:val="16"/>
                <w:lang w:val="en-HK" w:eastAsia="zh-CN"/>
              </w:rPr>
            </w:pPr>
          </w:p>
        </w:tc>
        <w:tc>
          <w:tcPr>
            <w:tcW w:w="2068" w:type="dxa"/>
            <w:tcBorders>
              <w:top w:val="single" w:sz="8" w:space="0" w:color="F3FAFF"/>
              <w:left w:val="single" w:sz="8" w:space="0" w:color="F3FAFF"/>
              <w:bottom w:val="single" w:sz="8" w:space="0" w:color="F3FAFF"/>
              <w:right w:val="single" w:sz="8" w:space="0" w:color="F3FAFF"/>
            </w:tcBorders>
            <w:shd w:val="clear" w:color="auto" w:fill="CACBCD"/>
            <w:tcMar>
              <w:top w:w="72" w:type="dxa"/>
              <w:left w:w="144" w:type="dxa"/>
              <w:bottom w:w="72" w:type="dxa"/>
              <w:right w:w="144" w:type="dxa"/>
            </w:tcMar>
            <w:hideMark/>
          </w:tcPr>
          <w:p w14:paraId="1F718EBF" w14:textId="77777777" w:rsidR="001F74F6" w:rsidRDefault="008B489A" w:rsidP="001F74F6">
            <w:pPr>
              <w:rPr>
                <w:rFonts w:asciiTheme="minorHAnsi" w:eastAsia="Times New Roman" w:hAnsiTheme="minorHAnsi" w:cstheme="minorHAnsi"/>
                <w:sz w:val="16"/>
                <w:szCs w:val="16"/>
                <w:lang w:val="en-US" w:eastAsia="zh-CN"/>
              </w:rPr>
            </w:pPr>
            <w:r>
              <w:rPr>
                <w:rFonts w:asciiTheme="minorHAnsi" w:eastAsia="Times New Roman" w:hAnsiTheme="minorHAnsi" w:cstheme="minorHAnsi"/>
                <w:sz w:val="16"/>
                <w:szCs w:val="16"/>
                <w:lang w:val="en-US" w:eastAsia="zh-CN"/>
              </w:rPr>
              <w:t>To be provided by service provider</w:t>
            </w:r>
          </w:p>
          <w:p w14:paraId="13FC30B8" w14:textId="77777777" w:rsidR="001767EB" w:rsidRDefault="001767EB" w:rsidP="001F74F6">
            <w:pPr>
              <w:rPr>
                <w:rFonts w:asciiTheme="minorHAnsi" w:eastAsia="Times New Roman" w:hAnsiTheme="minorHAnsi" w:cstheme="minorHAnsi"/>
                <w:sz w:val="16"/>
                <w:szCs w:val="16"/>
                <w:lang w:val="en-US" w:eastAsia="zh-CN"/>
              </w:rPr>
            </w:pPr>
          </w:p>
          <w:tbl>
            <w:tblPr>
              <w:tblStyle w:val="TableGrid"/>
              <w:tblW w:w="0" w:type="auto"/>
              <w:tblLook w:val="04A0" w:firstRow="1" w:lastRow="0" w:firstColumn="1" w:lastColumn="0" w:noHBand="0" w:noVBand="1"/>
            </w:tblPr>
            <w:tblGrid>
              <w:gridCol w:w="942"/>
              <w:gridCol w:w="752"/>
            </w:tblGrid>
            <w:tr w:rsidR="001767EB" w14:paraId="671F72C9" w14:textId="77777777" w:rsidTr="00AC74A6">
              <w:tc>
                <w:tcPr>
                  <w:tcW w:w="942" w:type="dxa"/>
                </w:tcPr>
                <w:p w14:paraId="4CE5B545" w14:textId="77777777" w:rsidR="001767EB" w:rsidRPr="00E7242D" w:rsidRDefault="001767EB" w:rsidP="001767EB">
                  <w:pPr>
                    <w:rPr>
                      <w:rFonts w:asciiTheme="minorHAnsi" w:eastAsia="Times New Roman" w:hAnsiTheme="minorHAnsi" w:cstheme="minorHAnsi"/>
                      <w:b/>
                      <w:bCs/>
                      <w:sz w:val="12"/>
                      <w:szCs w:val="12"/>
                      <w:lang w:val="en-HK" w:eastAsia="zh-CN"/>
                    </w:rPr>
                  </w:pPr>
                  <w:proofErr w:type="spellStart"/>
                  <w:r w:rsidRPr="00E7242D">
                    <w:rPr>
                      <w:rFonts w:asciiTheme="minorHAnsi" w:eastAsia="Times New Roman" w:hAnsiTheme="minorHAnsi" w:cstheme="minorHAnsi"/>
                      <w:b/>
                      <w:bCs/>
                      <w:sz w:val="12"/>
                      <w:szCs w:val="12"/>
                      <w:lang w:val="en-HK" w:eastAsia="zh-CN"/>
                    </w:rPr>
                    <w:t>Impl</w:t>
                  </w:r>
                  <w:proofErr w:type="spellEnd"/>
                  <w:r w:rsidRPr="00E7242D">
                    <w:rPr>
                      <w:rFonts w:asciiTheme="minorHAnsi" w:eastAsia="Times New Roman" w:hAnsiTheme="minorHAnsi" w:cstheme="minorHAnsi"/>
                      <w:b/>
                      <w:bCs/>
                      <w:sz w:val="12"/>
                      <w:szCs w:val="12"/>
                      <w:lang w:val="en-HK" w:eastAsia="zh-CN"/>
                    </w:rPr>
                    <w:t>. costs</w:t>
                  </w:r>
                </w:p>
              </w:tc>
              <w:tc>
                <w:tcPr>
                  <w:tcW w:w="752" w:type="dxa"/>
                </w:tcPr>
                <w:p w14:paraId="2367FB46" w14:textId="6D2E895E" w:rsidR="001767EB" w:rsidRPr="00014522" w:rsidRDefault="00874344" w:rsidP="001767EB">
                  <w:pPr>
                    <w:rPr>
                      <w:rFonts w:asciiTheme="minorHAnsi" w:eastAsia="Times New Roman" w:hAnsiTheme="minorHAnsi" w:cstheme="minorHAnsi"/>
                      <w:sz w:val="12"/>
                      <w:szCs w:val="12"/>
                      <w:lang w:val="en-HK" w:eastAsia="zh-CN"/>
                    </w:rPr>
                  </w:pPr>
                  <w:r>
                    <w:rPr>
                      <w:rFonts w:asciiTheme="minorHAnsi" w:eastAsia="Times New Roman" w:hAnsiTheme="minorHAnsi" w:cstheme="minorHAnsi"/>
                      <w:sz w:val="12"/>
                      <w:szCs w:val="12"/>
                      <w:lang w:val="en-HK" w:eastAsia="zh-CN"/>
                    </w:rPr>
                    <w:t>HKD in 3 months</w:t>
                  </w:r>
                </w:p>
              </w:tc>
            </w:tr>
            <w:tr w:rsidR="001767EB" w14:paraId="080E4E3B" w14:textId="77777777" w:rsidTr="00AC74A6">
              <w:trPr>
                <w:trHeight w:val="596"/>
              </w:trPr>
              <w:tc>
                <w:tcPr>
                  <w:tcW w:w="942" w:type="dxa"/>
                </w:tcPr>
                <w:p w14:paraId="3C83785D" w14:textId="39214AE9" w:rsidR="001767EB" w:rsidRPr="00014522" w:rsidRDefault="001767EB" w:rsidP="001767EB">
                  <w:pPr>
                    <w:rPr>
                      <w:rFonts w:asciiTheme="minorHAnsi" w:eastAsia="Times New Roman" w:hAnsiTheme="minorHAnsi" w:cstheme="minorHAnsi"/>
                      <w:sz w:val="12"/>
                      <w:szCs w:val="12"/>
                      <w:lang w:val="en-HK" w:eastAsia="zh-CN"/>
                    </w:rPr>
                  </w:pPr>
                  <w:r>
                    <w:rPr>
                      <w:rFonts w:asciiTheme="minorHAnsi" w:eastAsia="Times New Roman" w:hAnsiTheme="minorHAnsi" w:cstheme="minorHAnsi"/>
                      <w:sz w:val="12"/>
                      <w:szCs w:val="12"/>
                      <w:lang w:val="en-HK" w:eastAsia="zh-CN"/>
                    </w:rPr>
                    <w:t xml:space="preserve">Data model and governance </w:t>
                  </w:r>
                </w:p>
              </w:tc>
              <w:tc>
                <w:tcPr>
                  <w:tcW w:w="752" w:type="dxa"/>
                </w:tcPr>
                <w:p w14:paraId="1AAD5E7B" w14:textId="77777777" w:rsidR="001767EB" w:rsidRPr="00014522" w:rsidRDefault="001767EB" w:rsidP="001767EB">
                  <w:pPr>
                    <w:rPr>
                      <w:rFonts w:asciiTheme="minorHAnsi" w:eastAsia="Times New Roman" w:hAnsiTheme="minorHAnsi" w:cstheme="minorHAnsi"/>
                      <w:sz w:val="12"/>
                      <w:szCs w:val="12"/>
                      <w:lang w:val="en-HK" w:eastAsia="zh-CN"/>
                    </w:rPr>
                  </w:pPr>
                </w:p>
              </w:tc>
            </w:tr>
            <w:tr w:rsidR="001767EB" w14:paraId="17C50CD4" w14:textId="77777777" w:rsidTr="00AC74A6">
              <w:tc>
                <w:tcPr>
                  <w:tcW w:w="942" w:type="dxa"/>
                </w:tcPr>
                <w:p w14:paraId="27DBF418" w14:textId="553FA4B8" w:rsidR="001767EB" w:rsidRPr="00014522" w:rsidRDefault="001767EB" w:rsidP="001767EB">
                  <w:pPr>
                    <w:rPr>
                      <w:rFonts w:asciiTheme="minorHAnsi" w:eastAsia="Times New Roman" w:hAnsiTheme="minorHAnsi" w:cstheme="minorHAnsi"/>
                      <w:sz w:val="12"/>
                      <w:szCs w:val="12"/>
                      <w:lang w:val="en-HK" w:eastAsia="zh-CN"/>
                    </w:rPr>
                  </w:pPr>
                  <w:r>
                    <w:rPr>
                      <w:rFonts w:asciiTheme="minorHAnsi" w:eastAsia="Times New Roman" w:hAnsiTheme="minorHAnsi" w:cstheme="minorHAnsi"/>
                      <w:sz w:val="12"/>
                      <w:szCs w:val="12"/>
                      <w:lang w:val="en-HK" w:eastAsia="zh-CN"/>
                    </w:rPr>
                    <w:t>Partnership Dashboards</w:t>
                  </w:r>
                </w:p>
              </w:tc>
              <w:tc>
                <w:tcPr>
                  <w:tcW w:w="752" w:type="dxa"/>
                </w:tcPr>
                <w:p w14:paraId="3C2FFB36" w14:textId="77777777" w:rsidR="001767EB" w:rsidRPr="00014522" w:rsidRDefault="001767EB" w:rsidP="001767EB">
                  <w:pPr>
                    <w:rPr>
                      <w:rFonts w:asciiTheme="minorHAnsi" w:eastAsia="Times New Roman" w:hAnsiTheme="minorHAnsi" w:cstheme="minorHAnsi"/>
                      <w:sz w:val="12"/>
                      <w:szCs w:val="12"/>
                      <w:lang w:val="en-HK" w:eastAsia="zh-CN"/>
                    </w:rPr>
                  </w:pPr>
                </w:p>
              </w:tc>
            </w:tr>
            <w:tr w:rsidR="001767EB" w14:paraId="2AB730D6" w14:textId="77777777" w:rsidTr="00AC74A6">
              <w:tc>
                <w:tcPr>
                  <w:tcW w:w="942" w:type="dxa"/>
                </w:tcPr>
                <w:p w14:paraId="7D89DC0E" w14:textId="4ECD21F9" w:rsidR="001767EB" w:rsidRPr="00014522" w:rsidRDefault="001767EB" w:rsidP="001767EB">
                  <w:pPr>
                    <w:rPr>
                      <w:rFonts w:asciiTheme="minorHAnsi" w:eastAsia="Times New Roman" w:hAnsiTheme="minorHAnsi" w:cstheme="minorHAnsi"/>
                      <w:sz w:val="12"/>
                      <w:szCs w:val="12"/>
                      <w:lang w:val="en-HK" w:eastAsia="zh-CN"/>
                    </w:rPr>
                  </w:pPr>
                  <w:r>
                    <w:rPr>
                      <w:rFonts w:asciiTheme="minorHAnsi" w:eastAsia="Times New Roman" w:hAnsiTheme="minorHAnsi" w:cstheme="minorHAnsi"/>
                      <w:sz w:val="12"/>
                      <w:szCs w:val="12"/>
                      <w:lang w:val="en-HK" w:eastAsia="zh-CN"/>
                    </w:rPr>
                    <w:t>Other department Service Request Extraction</w:t>
                  </w:r>
                </w:p>
              </w:tc>
              <w:tc>
                <w:tcPr>
                  <w:tcW w:w="752" w:type="dxa"/>
                </w:tcPr>
                <w:p w14:paraId="2CCC0A63" w14:textId="77777777" w:rsidR="001767EB" w:rsidRPr="00014522" w:rsidRDefault="001767EB" w:rsidP="001767EB">
                  <w:pPr>
                    <w:rPr>
                      <w:rFonts w:asciiTheme="minorHAnsi" w:eastAsia="Times New Roman" w:hAnsiTheme="minorHAnsi" w:cstheme="minorHAnsi"/>
                      <w:sz w:val="12"/>
                      <w:szCs w:val="12"/>
                      <w:lang w:val="en-HK" w:eastAsia="zh-CN"/>
                    </w:rPr>
                  </w:pPr>
                </w:p>
              </w:tc>
            </w:tr>
          </w:tbl>
          <w:p w14:paraId="6210AB2E" w14:textId="627DED0F" w:rsidR="001767EB" w:rsidRPr="00E7242D" w:rsidRDefault="001767EB" w:rsidP="001F74F6">
            <w:pPr>
              <w:rPr>
                <w:rFonts w:asciiTheme="minorHAnsi" w:eastAsia="Times New Roman" w:hAnsiTheme="minorHAnsi" w:cstheme="minorHAnsi"/>
                <w:sz w:val="16"/>
                <w:szCs w:val="16"/>
                <w:lang w:val="en-HK" w:eastAsia="zh-CN"/>
              </w:rPr>
            </w:pPr>
          </w:p>
        </w:tc>
      </w:tr>
    </w:tbl>
    <w:p w14:paraId="7F1B5EE7" w14:textId="69DF38AC" w:rsidR="00587DA8" w:rsidRPr="00E7242D" w:rsidRDefault="00587DA8" w:rsidP="000C31C1">
      <w:pPr>
        <w:rPr>
          <w:rFonts w:asciiTheme="minorHAnsi" w:eastAsia="Times New Roman" w:hAnsiTheme="minorHAnsi" w:cstheme="minorHAnsi"/>
          <w:sz w:val="22"/>
          <w:szCs w:val="22"/>
          <w:lang w:val="en-HK" w:eastAsia="zh-CN"/>
        </w:rPr>
      </w:pPr>
    </w:p>
    <w:p w14:paraId="36E08044" w14:textId="77777777" w:rsidR="00D27051" w:rsidRPr="00630F39" w:rsidRDefault="00D27051" w:rsidP="000C31C1">
      <w:pPr>
        <w:rPr>
          <w:rFonts w:asciiTheme="minorHAnsi" w:eastAsia="Times New Roman" w:hAnsiTheme="minorHAnsi" w:cstheme="minorHAnsi"/>
          <w:sz w:val="22"/>
          <w:szCs w:val="22"/>
          <w:lang w:val="en-US" w:eastAsia="zh-CN"/>
        </w:rPr>
      </w:pPr>
    </w:p>
    <w:p w14:paraId="12E816F3" w14:textId="4EBFF4A5" w:rsidR="000C31C1" w:rsidRPr="00630F39" w:rsidRDefault="001D0E17" w:rsidP="001D0E17">
      <w:pPr>
        <w:pStyle w:val="Heading3"/>
        <w:rPr>
          <w:rFonts w:asciiTheme="minorHAnsi" w:hAnsiTheme="minorHAnsi" w:cstheme="minorHAnsi"/>
          <w:lang w:eastAsia="zh-CN"/>
        </w:rPr>
      </w:pPr>
      <w:bookmarkStart w:id="654" w:name="_Toc122524188"/>
      <w:r w:rsidRPr="00630F39">
        <w:rPr>
          <w:rFonts w:asciiTheme="minorHAnsi" w:hAnsiTheme="minorHAnsi" w:cstheme="minorHAnsi"/>
          <w:lang w:eastAsia="zh-CN"/>
        </w:rPr>
        <w:t>2.</w:t>
      </w:r>
      <w:ins w:id="655" w:author="Kelvin Wong Kin" w:date="2023-02-02T09:37:00Z">
        <w:r w:rsidR="00106FC7">
          <w:rPr>
            <w:rFonts w:asciiTheme="minorHAnsi" w:hAnsiTheme="minorHAnsi" w:cstheme="minorHAnsi"/>
            <w:lang w:eastAsia="zh-CN"/>
          </w:rPr>
          <w:t>5</w:t>
        </w:r>
      </w:ins>
      <w:del w:id="656" w:author="Kelvin Wong Kin" w:date="2023-02-02T09:37:00Z">
        <w:r w:rsidR="00593C8D" w:rsidRPr="00630F39" w:rsidDel="00106FC7">
          <w:rPr>
            <w:rFonts w:asciiTheme="minorHAnsi" w:hAnsiTheme="minorHAnsi" w:cstheme="minorHAnsi"/>
            <w:lang w:eastAsia="zh-CN"/>
          </w:rPr>
          <w:delText>4</w:delText>
        </w:r>
      </w:del>
      <w:r w:rsidRPr="00630F39">
        <w:rPr>
          <w:rFonts w:asciiTheme="minorHAnsi" w:hAnsiTheme="minorHAnsi" w:cstheme="minorHAnsi"/>
          <w:lang w:eastAsia="zh-CN"/>
        </w:rPr>
        <w:t xml:space="preserve">.2 </w:t>
      </w:r>
      <w:r w:rsidR="000C31C1" w:rsidRPr="00630F39">
        <w:rPr>
          <w:rFonts w:asciiTheme="minorHAnsi" w:hAnsiTheme="minorHAnsi" w:cstheme="minorHAnsi"/>
          <w:lang w:eastAsia="zh-CN"/>
        </w:rPr>
        <w:t>Post-Implementation Phase</w:t>
      </w:r>
      <w:bookmarkEnd w:id="654"/>
    </w:p>
    <w:p w14:paraId="7BC86548" w14:textId="77777777" w:rsidR="00FA378B" w:rsidRPr="00630F39" w:rsidRDefault="00FA378B" w:rsidP="000C31C1">
      <w:pPr>
        <w:rPr>
          <w:rFonts w:asciiTheme="minorHAnsi" w:eastAsia="Times New Roman" w:hAnsiTheme="minorHAnsi" w:cstheme="minorHAnsi"/>
          <w:sz w:val="22"/>
          <w:szCs w:val="22"/>
          <w:lang w:val="en-US" w:eastAsia="zh-CN"/>
        </w:rPr>
      </w:pPr>
    </w:p>
    <w:p w14:paraId="6CC52DE2" w14:textId="2D42EE9A" w:rsidR="000C31C1" w:rsidRPr="00725CCD" w:rsidRDefault="000C31C1" w:rsidP="000C31C1">
      <w:pP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 xml:space="preserve">EDW is supported by </w:t>
      </w:r>
      <w:proofErr w:type="spellStart"/>
      <w:r w:rsidRPr="00725CCD">
        <w:rPr>
          <w:rFonts w:asciiTheme="minorHAnsi" w:eastAsia="Times New Roman" w:hAnsiTheme="minorHAnsi" w:cstheme="minorHAnsi"/>
          <w:szCs w:val="20"/>
          <w:lang w:val="en-US" w:eastAsia="zh-CN"/>
        </w:rPr>
        <w:t>FTLife</w:t>
      </w:r>
      <w:proofErr w:type="spellEnd"/>
      <w:r w:rsidRPr="00725CCD">
        <w:rPr>
          <w:rFonts w:asciiTheme="minorHAnsi" w:eastAsia="Times New Roman" w:hAnsiTheme="minorHAnsi" w:cstheme="minorHAnsi"/>
          <w:szCs w:val="20"/>
          <w:lang w:val="en-US" w:eastAsia="zh-CN"/>
        </w:rPr>
        <w:t xml:space="preserve"> internal </w:t>
      </w:r>
      <w:proofErr w:type="spellStart"/>
      <w:r w:rsidRPr="00725CCD">
        <w:rPr>
          <w:rFonts w:asciiTheme="minorHAnsi" w:eastAsia="Times New Roman" w:hAnsiTheme="minorHAnsi" w:cstheme="minorHAnsi"/>
          <w:szCs w:val="20"/>
          <w:lang w:val="en-US" w:eastAsia="zh-CN"/>
        </w:rPr>
        <w:t>CoE</w:t>
      </w:r>
      <w:proofErr w:type="spellEnd"/>
      <w:r w:rsidRPr="00725CCD">
        <w:rPr>
          <w:rFonts w:asciiTheme="minorHAnsi" w:eastAsia="Times New Roman" w:hAnsiTheme="minorHAnsi" w:cstheme="minorHAnsi"/>
          <w:szCs w:val="20"/>
          <w:lang w:val="en-US" w:eastAsia="zh-CN"/>
        </w:rPr>
        <w:t xml:space="preserve"> team and the service provider should ensure all the knowledges are transferred &amp; well-documented for future maintenance. The service provider should provide the following,</w:t>
      </w:r>
    </w:p>
    <w:p w14:paraId="637E2D7D" w14:textId="24242E7F" w:rsidR="000C31C1" w:rsidRPr="00725CCD" w:rsidRDefault="000C31C1" w:rsidP="00BC7AB4">
      <w:pPr>
        <w:numPr>
          <w:ilvl w:val="0"/>
          <w:numId w:val="15"/>
        </w:numPr>
        <w:ind w:left="540"/>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Design &amp; Implementation documents and deployment documents</w:t>
      </w:r>
      <w:r w:rsidR="00B758AA" w:rsidRPr="00725CCD">
        <w:rPr>
          <w:rFonts w:asciiTheme="minorHAnsi" w:eastAsia="Times New Roman" w:hAnsiTheme="minorHAnsi" w:cstheme="minorHAnsi"/>
          <w:szCs w:val="20"/>
          <w:lang w:val="en-US" w:eastAsia="zh-CN"/>
        </w:rPr>
        <w:t xml:space="preserve"> including Data Lake/EDW/ETL design documentations and technical specification</w:t>
      </w:r>
    </w:p>
    <w:p w14:paraId="7AA3EDF2" w14:textId="77777777" w:rsidR="000C31C1" w:rsidRPr="00725CCD" w:rsidRDefault="000C31C1" w:rsidP="00BC7AB4">
      <w:pPr>
        <w:numPr>
          <w:ilvl w:val="0"/>
          <w:numId w:val="15"/>
        </w:numPr>
        <w:ind w:left="540"/>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 xml:space="preserve">Knowledge transfer session &amp; Training to </w:t>
      </w:r>
      <w:proofErr w:type="spellStart"/>
      <w:r w:rsidRPr="00725CCD">
        <w:rPr>
          <w:rFonts w:asciiTheme="minorHAnsi" w:eastAsia="Times New Roman" w:hAnsiTheme="minorHAnsi" w:cstheme="minorHAnsi"/>
          <w:szCs w:val="20"/>
          <w:lang w:val="en-US" w:eastAsia="zh-CN"/>
        </w:rPr>
        <w:t>FTLife</w:t>
      </w:r>
      <w:proofErr w:type="spellEnd"/>
      <w:r w:rsidRPr="00725CCD">
        <w:rPr>
          <w:rFonts w:asciiTheme="minorHAnsi" w:eastAsia="Times New Roman" w:hAnsiTheme="minorHAnsi" w:cstheme="minorHAnsi"/>
          <w:szCs w:val="20"/>
          <w:lang w:val="en-US" w:eastAsia="zh-CN"/>
        </w:rPr>
        <w:t xml:space="preserve"> team</w:t>
      </w:r>
    </w:p>
    <w:p w14:paraId="0D969782" w14:textId="5FE48163" w:rsidR="00C50EF0" w:rsidRPr="00630F39" w:rsidRDefault="00C50EF0" w:rsidP="00C50EF0">
      <w:pPr>
        <w:rPr>
          <w:rFonts w:asciiTheme="minorHAnsi" w:hAnsiTheme="minorHAnsi" w:cstheme="minorHAnsi"/>
          <w:lang w:val="en-US" w:eastAsia="zh-HK" w:bidi="en-US"/>
        </w:rPr>
      </w:pPr>
    </w:p>
    <w:p w14:paraId="15FC63CB" w14:textId="77777777" w:rsidR="00C8691D" w:rsidRPr="00630F39" w:rsidRDefault="00C8691D" w:rsidP="000C31C1">
      <w:pPr>
        <w:rPr>
          <w:rFonts w:asciiTheme="minorHAnsi" w:eastAsia="Times New Roman" w:hAnsiTheme="minorHAnsi" w:cstheme="minorHAnsi"/>
          <w:b/>
          <w:bCs/>
          <w:sz w:val="22"/>
          <w:szCs w:val="22"/>
          <w:lang w:val="en-US" w:eastAsia="zh-CN"/>
        </w:rPr>
      </w:pPr>
    </w:p>
    <w:p w14:paraId="0E8D2104" w14:textId="351948CA" w:rsidR="00C8691D" w:rsidRPr="00630F39" w:rsidRDefault="00C8691D" w:rsidP="00C8691D">
      <w:pPr>
        <w:pStyle w:val="Heading2"/>
        <w:rPr>
          <w:rFonts w:asciiTheme="minorHAnsi" w:hAnsiTheme="minorHAnsi" w:cstheme="minorHAnsi"/>
        </w:rPr>
      </w:pPr>
      <w:bookmarkStart w:id="657" w:name="_Toc122524189"/>
      <w:r w:rsidRPr="00630F39">
        <w:rPr>
          <w:rFonts w:asciiTheme="minorHAnsi" w:hAnsiTheme="minorHAnsi" w:cstheme="minorHAnsi"/>
        </w:rPr>
        <w:t>2.</w:t>
      </w:r>
      <w:ins w:id="658" w:author="Kelvin Wong Kin" w:date="2023-02-02T09:37:00Z">
        <w:r w:rsidR="00106FC7">
          <w:rPr>
            <w:rFonts w:asciiTheme="minorHAnsi" w:hAnsiTheme="minorHAnsi" w:cstheme="minorHAnsi"/>
          </w:rPr>
          <w:t>6</w:t>
        </w:r>
      </w:ins>
      <w:del w:id="659" w:author="Kelvin Wong Kin" w:date="2023-02-02T09:37:00Z">
        <w:r w:rsidR="00593C8D" w:rsidRPr="00630F39" w:rsidDel="00106FC7">
          <w:rPr>
            <w:rFonts w:asciiTheme="minorHAnsi" w:hAnsiTheme="minorHAnsi" w:cstheme="minorHAnsi"/>
          </w:rPr>
          <w:delText>5</w:delText>
        </w:r>
      </w:del>
      <w:r w:rsidRPr="00630F39">
        <w:rPr>
          <w:rFonts w:asciiTheme="minorHAnsi" w:hAnsiTheme="minorHAnsi" w:cstheme="minorHAnsi"/>
        </w:rPr>
        <w:t xml:space="preserve"> Resource Allocation</w:t>
      </w:r>
      <w:bookmarkEnd w:id="657"/>
    </w:p>
    <w:p w14:paraId="49A2D73C" w14:textId="5455935C" w:rsidR="000C31C1" w:rsidRPr="00725CCD" w:rsidRDefault="000C31C1" w:rsidP="000C31C1">
      <w:pP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Dedicated resource should be allocated to the project and different phase should have different subject domain expert to support &amp; implement.</w:t>
      </w:r>
      <w:r w:rsidR="0019165A" w:rsidRPr="00725CCD">
        <w:rPr>
          <w:rFonts w:asciiTheme="minorHAnsi" w:eastAsia="Times New Roman" w:hAnsiTheme="minorHAnsi" w:cstheme="minorHAnsi"/>
          <w:szCs w:val="20"/>
          <w:lang w:val="en-US" w:eastAsia="zh-CN"/>
        </w:rPr>
        <w:t xml:space="preserve"> </w:t>
      </w:r>
    </w:p>
    <w:p w14:paraId="0727F45D" w14:textId="004C1268" w:rsidR="000C31C1" w:rsidRPr="00630F39" w:rsidRDefault="000C31C1" w:rsidP="000C31C1">
      <w:pPr>
        <w:rPr>
          <w:rFonts w:asciiTheme="minorHAnsi" w:eastAsia="Times New Roman" w:hAnsiTheme="minorHAnsi" w:cstheme="minorHAnsi"/>
          <w:sz w:val="22"/>
          <w:szCs w:val="22"/>
          <w:lang w:val="en-US" w:eastAsia="zh-CN"/>
        </w:rPr>
      </w:pPr>
    </w:p>
    <w:p w14:paraId="22D645EA" w14:textId="260A47F9" w:rsidR="000C31C1" w:rsidRPr="00630F39" w:rsidRDefault="001D0E17" w:rsidP="001D0E17">
      <w:pPr>
        <w:pStyle w:val="Heading3"/>
        <w:rPr>
          <w:rFonts w:asciiTheme="minorHAnsi" w:hAnsiTheme="minorHAnsi" w:cstheme="minorHAnsi"/>
          <w:lang w:eastAsia="zh-CN"/>
        </w:rPr>
      </w:pPr>
      <w:bookmarkStart w:id="660" w:name="_Toc122524190"/>
      <w:r w:rsidRPr="00630F39">
        <w:rPr>
          <w:rFonts w:asciiTheme="minorHAnsi" w:hAnsiTheme="minorHAnsi" w:cstheme="minorHAnsi"/>
          <w:lang w:eastAsia="zh-CN"/>
        </w:rPr>
        <w:t>2.</w:t>
      </w:r>
      <w:ins w:id="661" w:author="Kelvin Wong Kin" w:date="2023-02-02T09:37:00Z">
        <w:r w:rsidR="00106FC7">
          <w:rPr>
            <w:rFonts w:asciiTheme="minorHAnsi" w:hAnsiTheme="minorHAnsi" w:cstheme="minorHAnsi"/>
            <w:lang w:eastAsia="zh-CN"/>
          </w:rPr>
          <w:t>6</w:t>
        </w:r>
      </w:ins>
      <w:del w:id="662" w:author="Kelvin Wong Kin" w:date="2023-02-02T09:37:00Z">
        <w:r w:rsidR="00593C8D" w:rsidRPr="00630F39" w:rsidDel="00106FC7">
          <w:rPr>
            <w:rFonts w:asciiTheme="minorHAnsi" w:hAnsiTheme="minorHAnsi" w:cstheme="minorHAnsi"/>
            <w:lang w:eastAsia="zh-CN"/>
          </w:rPr>
          <w:delText>5</w:delText>
        </w:r>
      </w:del>
      <w:r w:rsidRPr="00630F39">
        <w:rPr>
          <w:rFonts w:asciiTheme="minorHAnsi" w:hAnsiTheme="minorHAnsi" w:cstheme="minorHAnsi"/>
          <w:lang w:eastAsia="zh-CN"/>
        </w:rPr>
        <w:t xml:space="preserve">.1 </w:t>
      </w:r>
      <w:r w:rsidR="004D3E31">
        <w:rPr>
          <w:rFonts w:asciiTheme="minorHAnsi" w:hAnsiTheme="minorHAnsi" w:cstheme="minorHAnsi"/>
          <w:lang w:eastAsia="zh-CN"/>
        </w:rPr>
        <w:t>Data Architecture</w:t>
      </w:r>
      <w:bookmarkEnd w:id="660"/>
    </w:p>
    <w:p w14:paraId="754D90A7" w14:textId="77777777" w:rsidR="00FA378B" w:rsidRPr="00630F39" w:rsidRDefault="00FA378B" w:rsidP="000C31C1">
      <w:pPr>
        <w:rPr>
          <w:rFonts w:asciiTheme="minorHAnsi" w:eastAsia="Times New Roman" w:hAnsiTheme="minorHAnsi" w:cstheme="minorHAnsi"/>
          <w:sz w:val="22"/>
          <w:szCs w:val="22"/>
          <w:lang w:val="en-US" w:eastAsia="zh-CN"/>
        </w:rPr>
      </w:pPr>
    </w:p>
    <w:p w14:paraId="1144E958" w14:textId="3D105902" w:rsidR="000C31C1" w:rsidRPr="00725CCD" w:rsidRDefault="000C31C1" w:rsidP="000C31C1">
      <w:pP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 xml:space="preserve">Data Architect is involved for designing </w:t>
      </w:r>
      <w:r w:rsidR="00AC3582">
        <w:rPr>
          <w:rFonts w:asciiTheme="minorHAnsi" w:eastAsia="Times New Roman" w:hAnsiTheme="minorHAnsi" w:cstheme="minorHAnsi"/>
          <w:szCs w:val="20"/>
          <w:lang w:val="en-US" w:eastAsia="zh-CN"/>
        </w:rPr>
        <w:t xml:space="preserve">and ensure the governance of </w:t>
      </w:r>
      <w:r w:rsidRPr="00725CCD">
        <w:rPr>
          <w:rFonts w:asciiTheme="minorHAnsi" w:eastAsia="Times New Roman" w:hAnsiTheme="minorHAnsi" w:cstheme="minorHAnsi"/>
          <w:szCs w:val="20"/>
          <w:lang w:val="en-US" w:eastAsia="zh-CN"/>
        </w:rPr>
        <w:t xml:space="preserve">data architecture </w:t>
      </w:r>
      <w:r w:rsidR="00897230">
        <w:rPr>
          <w:rFonts w:asciiTheme="minorHAnsi" w:eastAsia="Times New Roman" w:hAnsiTheme="minorHAnsi" w:cstheme="minorHAnsi"/>
          <w:szCs w:val="20"/>
          <w:lang w:val="en-US" w:eastAsia="zh-CN"/>
        </w:rPr>
        <w:t xml:space="preserve">and data flow </w:t>
      </w:r>
      <w:r w:rsidRPr="00725CCD">
        <w:rPr>
          <w:rFonts w:asciiTheme="minorHAnsi" w:eastAsia="Times New Roman" w:hAnsiTheme="minorHAnsi" w:cstheme="minorHAnsi"/>
          <w:szCs w:val="20"/>
          <w:lang w:val="en-US" w:eastAsia="zh-CN"/>
        </w:rPr>
        <w:t>from synchronizing the data from source to target (</w:t>
      </w:r>
      <w:r w:rsidR="00897230">
        <w:rPr>
          <w:rFonts w:asciiTheme="minorHAnsi" w:eastAsia="Times New Roman" w:hAnsiTheme="minorHAnsi" w:cstheme="minorHAnsi"/>
          <w:szCs w:val="20"/>
          <w:lang w:val="en-US" w:eastAsia="zh-CN"/>
        </w:rPr>
        <w:t xml:space="preserve">Hybrid of </w:t>
      </w:r>
      <w:r w:rsidRPr="00725CCD">
        <w:rPr>
          <w:rFonts w:asciiTheme="minorHAnsi" w:eastAsia="Times New Roman" w:hAnsiTheme="minorHAnsi" w:cstheme="minorHAnsi"/>
          <w:szCs w:val="20"/>
          <w:lang w:val="en-US" w:eastAsia="zh-CN"/>
        </w:rPr>
        <w:t xml:space="preserve">Cloud </w:t>
      </w:r>
      <w:r w:rsidR="00897230">
        <w:rPr>
          <w:rFonts w:asciiTheme="minorHAnsi" w:eastAsia="Times New Roman" w:hAnsiTheme="minorHAnsi" w:cstheme="minorHAnsi"/>
          <w:szCs w:val="20"/>
          <w:lang w:val="en-US" w:eastAsia="zh-CN"/>
        </w:rPr>
        <w:t>and</w:t>
      </w:r>
      <w:r w:rsidRPr="00725CCD">
        <w:rPr>
          <w:rFonts w:asciiTheme="minorHAnsi" w:eastAsia="Times New Roman" w:hAnsiTheme="minorHAnsi" w:cstheme="minorHAnsi"/>
          <w:szCs w:val="20"/>
          <w:lang w:val="en-US" w:eastAsia="zh-CN"/>
        </w:rPr>
        <w:t xml:space="preserve"> </w:t>
      </w:r>
      <w:proofErr w:type="gramStart"/>
      <w:r w:rsidRPr="00725CCD">
        <w:rPr>
          <w:rFonts w:asciiTheme="minorHAnsi" w:eastAsia="Times New Roman" w:hAnsiTheme="minorHAnsi" w:cstheme="minorHAnsi"/>
          <w:szCs w:val="20"/>
          <w:lang w:val="en-US" w:eastAsia="zh-CN"/>
        </w:rPr>
        <w:t>on-premise</w:t>
      </w:r>
      <w:proofErr w:type="gramEnd"/>
      <w:r w:rsidRPr="00725CCD">
        <w:rPr>
          <w:rFonts w:asciiTheme="minorHAnsi" w:eastAsia="Times New Roman" w:hAnsiTheme="minorHAnsi" w:cstheme="minorHAnsi"/>
          <w:szCs w:val="20"/>
          <w:lang w:val="en-US" w:eastAsia="zh-CN"/>
        </w:rPr>
        <w:t>)</w:t>
      </w:r>
      <w:r w:rsidR="00D66B87" w:rsidRPr="00725CCD">
        <w:rPr>
          <w:rFonts w:asciiTheme="minorHAnsi" w:eastAsia="Times New Roman" w:hAnsiTheme="minorHAnsi" w:cstheme="minorHAnsi"/>
          <w:szCs w:val="20"/>
          <w:lang w:val="en-US" w:eastAsia="zh-CN"/>
        </w:rPr>
        <w:t xml:space="preserve"> with real</w:t>
      </w:r>
      <w:r w:rsidR="00897230">
        <w:rPr>
          <w:rFonts w:asciiTheme="minorHAnsi" w:eastAsia="Times New Roman" w:hAnsiTheme="minorHAnsi" w:cstheme="minorHAnsi"/>
          <w:szCs w:val="20"/>
          <w:lang w:val="en-US" w:eastAsia="zh-CN"/>
        </w:rPr>
        <w:t>-</w:t>
      </w:r>
      <w:r w:rsidR="00D66B87" w:rsidRPr="00725CCD">
        <w:rPr>
          <w:rFonts w:asciiTheme="minorHAnsi" w:eastAsia="Times New Roman" w:hAnsiTheme="minorHAnsi" w:cstheme="minorHAnsi"/>
          <w:szCs w:val="20"/>
          <w:lang w:val="en-US" w:eastAsia="zh-CN"/>
        </w:rPr>
        <w:t xml:space="preserve">time </w:t>
      </w:r>
      <w:r w:rsidR="00897230">
        <w:rPr>
          <w:rFonts w:asciiTheme="minorHAnsi" w:eastAsia="Times New Roman" w:hAnsiTheme="minorHAnsi" w:cstheme="minorHAnsi"/>
          <w:szCs w:val="20"/>
          <w:lang w:val="en-US" w:eastAsia="zh-CN"/>
        </w:rPr>
        <w:t>and batch</w:t>
      </w:r>
      <w:r w:rsidRPr="00725CCD">
        <w:rPr>
          <w:rFonts w:asciiTheme="minorHAnsi" w:eastAsia="Times New Roman" w:hAnsiTheme="minorHAnsi" w:cstheme="minorHAnsi"/>
          <w:szCs w:val="20"/>
          <w:lang w:val="en-US" w:eastAsia="zh-CN"/>
        </w:rPr>
        <w:t xml:space="preserve">, ETL design and data model. The requirements of the data architect </w:t>
      </w:r>
      <w:proofErr w:type="gramStart"/>
      <w:r w:rsidRPr="00725CCD">
        <w:rPr>
          <w:rFonts w:asciiTheme="minorHAnsi" w:eastAsia="Times New Roman" w:hAnsiTheme="minorHAnsi" w:cstheme="minorHAnsi"/>
          <w:szCs w:val="20"/>
          <w:lang w:val="en-US" w:eastAsia="zh-CN"/>
        </w:rPr>
        <w:t>is</w:t>
      </w:r>
      <w:proofErr w:type="gramEnd"/>
      <w:r w:rsidRPr="00725CCD">
        <w:rPr>
          <w:rFonts w:asciiTheme="minorHAnsi" w:eastAsia="Times New Roman" w:hAnsiTheme="minorHAnsi" w:cstheme="minorHAnsi"/>
          <w:szCs w:val="20"/>
          <w:lang w:val="en-US" w:eastAsia="zh-CN"/>
        </w:rPr>
        <w:t xml:space="preserve"> listed as follows,</w:t>
      </w:r>
    </w:p>
    <w:p w14:paraId="1BB88573" w14:textId="77777777" w:rsidR="000C31C1" w:rsidRPr="00725CCD" w:rsidRDefault="000C31C1" w:rsidP="00BC7AB4">
      <w:pPr>
        <w:numPr>
          <w:ilvl w:val="0"/>
          <w:numId w:val="16"/>
        </w:numPr>
        <w:ind w:left="540"/>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Relevant Insurance experiences on data is a MUST</w:t>
      </w:r>
    </w:p>
    <w:p w14:paraId="10E45443" w14:textId="04A15870" w:rsidR="000C31C1" w:rsidRPr="00725CCD" w:rsidRDefault="000C31C1" w:rsidP="00BC7AB4">
      <w:pPr>
        <w:numPr>
          <w:ilvl w:val="0"/>
          <w:numId w:val="16"/>
        </w:numPr>
        <w:ind w:left="540"/>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Experiences in designing data model</w:t>
      </w:r>
    </w:p>
    <w:p w14:paraId="22814CC2" w14:textId="78EE1E82" w:rsidR="000C31C1" w:rsidRPr="00725CCD" w:rsidRDefault="000C31C1" w:rsidP="00BC7AB4">
      <w:pPr>
        <w:numPr>
          <w:ilvl w:val="0"/>
          <w:numId w:val="16"/>
        </w:numPr>
        <w:ind w:left="540"/>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Experiences in large-scale EDW</w:t>
      </w:r>
      <w:r w:rsidR="00D708BB">
        <w:rPr>
          <w:rFonts w:asciiTheme="minorHAnsi" w:eastAsia="Times New Roman" w:hAnsiTheme="minorHAnsi" w:cstheme="minorHAnsi"/>
          <w:szCs w:val="20"/>
          <w:lang w:val="en-US" w:eastAsia="zh-CN"/>
        </w:rPr>
        <w:t>/data lake/lake house</w:t>
      </w:r>
      <w:r w:rsidRPr="00725CCD">
        <w:rPr>
          <w:rFonts w:asciiTheme="minorHAnsi" w:eastAsia="Times New Roman" w:hAnsiTheme="minorHAnsi" w:cstheme="minorHAnsi"/>
          <w:szCs w:val="20"/>
          <w:lang w:val="en-US" w:eastAsia="zh-CN"/>
        </w:rPr>
        <w:t xml:space="preserve"> project from project start to end</w:t>
      </w:r>
    </w:p>
    <w:p w14:paraId="556A6DB7" w14:textId="77777777" w:rsidR="000C31C1" w:rsidRPr="00725CCD" w:rsidRDefault="000C31C1" w:rsidP="00BC7AB4">
      <w:pPr>
        <w:numPr>
          <w:ilvl w:val="0"/>
          <w:numId w:val="16"/>
        </w:numPr>
        <w:ind w:left="540"/>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Experiences in Cloud solution including landing zone design, pros &amp; cons of different clouds, data sync methodology</w:t>
      </w:r>
    </w:p>
    <w:p w14:paraId="6EFFEB01" w14:textId="244DB197" w:rsidR="000C31C1" w:rsidRPr="00725CCD" w:rsidRDefault="000C31C1" w:rsidP="00BC7AB4">
      <w:pPr>
        <w:numPr>
          <w:ilvl w:val="0"/>
          <w:numId w:val="16"/>
        </w:numPr>
        <w:ind w:left="540"/>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Experiences in ETL &amp; BI tools</w:t>
      </w:r>
    </w:p>
    <w:p w14:paraId="53A2A228" w14:textId="057097FD" w:rsidR="00D66B87" w:rsidRPr="00725CCD" w:rsidRDefault="00D66B87" w:rsidP="00BC7AB4">
      <w:pPr>
        <w:numPr>
          <w:ilvl w:val="0"/>
          <w:numId w:val="16"/>
        </w:numPr>
        <w:ind w:left="540"/>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 xml:space="preserve">Cloud / </w:t>
      </w:r>
      <w:proofErr w:type="gramStart"/>
      <w:r w:rsidRPr="00725CCD">
        <w:rPr>
          <w:rFonts w:asciiTheme="minorHAnsi" w:eastAsia="Times New Roman" w:hAnsiTheme="minorHAnsi" w:cstheme="minorHAnsi"/>
          <w:szCs w:val="20"/>
          <w:lang w:val="en-US" w:eastAsia="zh-CN"/>
        </w:rPr>
        <w:t>On-premise</w:t>
      </w:r>
      <w:proofErr w:type="gramEnd"/>
      <w:r w:rsidRPr="00725CCD">
        <w:rPr>
          <w:rFonts w:asciiTheme="minorHAnsi" w:eastAsia="Times New Roman" w:hAnsiTheme="minorHAnsi" w:cstheme="minorHAnsi"/>
          <w:szCs w:val="20"/>
          <w:lang w:val="en-US" w:eastAsia="zh-CN"/>
        </w:rPr>
        <w:t xml:space="preserve"> high availability and backup design</w:t>
      </w:r>
    </w:p>
    <w:p w14:paraId="4B838A25" w14:textId="7B5588E4" w:rsidR="00D66B87" w:rsidRPr="00725CCD" w:rsidRDefault="00D66B87" w:rsidP="00BC7AB4">
      <w:pPr>
        <w:numPr>
          <w:ilvl w:val="0"/>
          <w:numId w:val="16"/>
        </w:numPr>
        <w:ind w:left="540"/>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 xml:space="preserve">Effective monitoring for whole EDW </w:t>
      </w:r>
      <w:r w:rsidR="00D708BB">
        <w:rPr>
          <w:rFonts w:asciiTheme="minorHAnsi" w:eastAsia="Times New Roman" w:hAnsiTheme="minorHAnsi" w:cstheme="minorHAnsi"/>
          <w:szCs w:val="20"/>
          <w:lang w:val="en-US" w:eastAsia="zh-CN"/>
        </w:rPr>
        <w:t xml:space="preserve">/ data lake </w:t>
      </w:r>
      <w:r w:rsidRPr="00725CCD">
        <w:rPr>
          <w:rFonts w:asciiTheme="minorHAnsi" w:eastAsia="Times New Roman" w:hAnsiTheme="minorHAnsi" w:cstheme="minorHAnsi"/>
          <w:szCs w:val="20"/>
          <w:lang w:val="en-US" w:eastAsia="zh-CN"/>
        </w:rPr>
        <w:t>architecture and operations</w:t>
      </w:r>
    </w:p>
    <w:p w14:paraId="6AE78A49" w14:textId="77777777" w:rsidR="000C31C1" w:rsidRPr="00725CCD" w:rsidRDefault="000C31C1" w:rsidP="00BC7AB4">
      <w:pPr>
        <w:numPr>
          <w:ilvl w:val="0"/>
          <w:numId w:val="16"/>
        </w:numPr>
        <w:ind w:left="540"/>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Good command in Cantonese &amp; English, Mandarin is a plus</w:t>
      </w:r>
    </w:p>
    <w:p w14:paraId="4FB0F559" w14:textId="77777777" w:rsidR="000C31C1" w:rsidRPr="00725CCD" w:rsidRDefault="000C31C1" w:rsidP="000C31C1">
      <w:pPr>
        <w:ind w:left="540"/>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 </w:t>
      </w:r>
    </w:p>
    <w:p w14:paraId="52C147A6" w14:textId="7377E615" w:rsidR="000C31C1" w:rsidRPr="00630F39" w:rsidRDefault="001D0E17" w:rsidP="001D0E17">
      <w:pPr>
        <w:pStyle w:val="Heading3"/>
        <w:rPr>
          <w:rFonts w:asciiTheme="minorHAnsi" w:hAnsiTheme="minorHAnsi" w:cstheme="minorHAnsi"/>
          <w:lang w:eastAsia="zh-CN"/>
        </w:rPr>
      </w:pPr>
      <w:bookmarkStart w:id="663" w:name="_Toc122524191"/>
      <w:r w:rsidRPr="00630F39">
        <w:rPr>
          <w:rFonts w:asciiTheme="minorHAnsi" w:hAnsiTheme="minorHAnsi" w:cstheme="minorHAnsi"/>
          <w:lang w:eastAsia="zh-CN"/>
        </w:rPr>
        <w:t>2.</w:t>
      </w:r>
      <w:ins w:id="664" w:author="Kelvin Wong Kin" w:date="2023-02-02T09:37:00Z">
        <w:r w:rsidR="00106FC7">
          <w:rPr>
            <w:rFonts w:asciiTheme="minorHAnsi" w:hAnsiTheme="minorHAnsi" w:cstheme="minorHAnsi"/>
            <w:lang w:eastAsia="zh-CN"/>
          </w:rPr>
          <w:t>6</w:t>
        </w:r>
      </w:ins>
      <w:del w:id="665" w:author="Kelvin Wong Kin" w:date="2023-02-02T09:37:00Z">
        <w:r w:rsidR="00593C8D" w:rsidRPr="00630F39" w:rsidDel="00106FC7">
          <w:rPr>
            <w:rFonts w:asciiTheme="minorHAnsi" w:hAnsiTheme="minorHAnsi" w:cstheme="minorHAnsi"/>
            <w:lang w:eastAsia="zh-CN"/>
          </w:rPr>
          <w:delText>5</w:delText>
        </w:r>
      </w:del>
      <w:r w:rsidRPr="00630F39">
        <w:rPr>
          <w:rFonts w:asciiTheme="minorHAnsi" w:hAnsiTheme="minorHAnsi" w:cstheme="minorHAnsi"/>
          <w:lang w:eastAsia="zh-CN"/>
        </w:rPr>
        <w:t xml:space="preserve">.2 </w:t>
      </w:r>
      <w:r w:rsidR="000C31C1" w:rsidRPr="00630F39">
        <w:rPr>
          <w:rFonts w:asciiTheme="minorHAnsi" w:hAnsiTheme="minorHAnsi" w:cstheme="minorHAnsi"/>
          <w:lang w:eastAsia="zh-CN"/>
        </w:rPr>
        <w:t>Implementation</w:t>
      </w:r>
      <w:bookmarkEnd w:id="663"/>
      <w:r w:rsidR="000C31C1" w:rsidRPr="00630F39">
        <w:rPr>
          <w:rFonts w:asciiTheme="minorHAnsi" w:hAnsiTheme="minorHAnsi" w:cstheme="minorHAnsi"/>
          <w:lang w:eastAsia="zh-CN"/>
        </w:rPr>
        <w:t xml:space="preserve"> </w:t>
      </w:r>
    </w:p>
    <w:p w14:paraId="7ABD1E03" w14:textId="77777777" w:rsidR="00FA378B" w:rsidRPr="00630F39" w:rsidRDefault="00FA378B" w:rsidP="000C31C1">
      <w:pPr>
        <w:rPr>
          <w:rFonts w:asciiTheme="minorHAnsi" w:eastAsia="Times New Roman" w:hAnsiTheme="minorHAnsi" w:cstheme="minorHAnsi"/>
          <w:sz w:val="22"/>
          <w:szCs w:val="22"/>
          <w:lang w:val="en-US" w:eastAsia="zh-CN"/>
        </w:rPr>
      </w:pPr>
    </w:p>
    <w:p w14:paraId="5BE68FDB" w14:textId="4EF37573" w:rsidR="000C31C1" w:rsidRPr="00725CCD" w:rsidRDefault="00BA2017" w:rsidP="000C31C1">
      <w:pP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 xml:space="preserve">Data </w:t>
      </w:r>
      <w:r w:rsidR="004D3E31">
        <w:rPr>
          <w:rFonts w:asciiTheme="minorHAnsi" w:eastAsia="Times New Roman" w:hAnsiTheme="minorHAnsi" w:cstheme="minorHAnsi"/>
          <w:szCs w:val="20"/>
          <w:lang w:val="en-US" w:eastAsia="zh-CN"/>
        </w:rPr>
        <w:t>Governance</w:t>
      </w:r>
      <w:r w:rsidRPr="00725CCD">
        <w:rPr>
          <w:rFonts w:asciiTheme="minorHAnsi" w:eastAsia="Times New Roman" w:hAnsiTheme="minorHAnsi" w:cstheme="minorHAnsi"/>
          <w:szCs w:val="20"/>
          <w:lang w:val="en-US" w:eastAsia="zh-CN"/>
        </w:rPr>
        <w:t xml:space="preserve"> Specialist, Data Engineer</w:t>
      </w:r>
      <w:r w:rsidR="004D3E31">
        <w:rPr>
          <w:rFonts w:asciiTheme="minorHAnsi" w:eastAsia="Times New Roman" w:hAnsiTheme="minorHAnsi" w:cstheme="minorHAnsi"/>
          <w:szCs w:val="20"/>
          <w:lang w:val="en-US" w:eastAsia="zh-CN"/>
        </w:rPr>
        <w:t>, Business Analyst</w:t>
      </w:r>
      <w:r w:rsidRPr="00725CCD">
        <w:rPr>
          <w:rFonts w:asciiTheme="minorHAnsi" w:eastAsia="Times New Roman" w:hAnsiTheme="minorHAnsi" w:cstheme="minorHAnsi"/>
          <w:szCs w:val="20"/>
          <w:lang w:val="en-US" w:eastAsia="zh-CN"/>
        </w:rPr>
        <w:t xml:space="preserve"> and </w:t>
      </w:r>
      <w:r w:rsidR="000C31C1" w:rsidRPr="00725CCD">
        <w:rPr>
          <w:rFonts w:asciiTheme="minorHAnsi" w:eastAsia="Times New Roman" w:hAnsiTheme="minorHAnsi" w:cstheme="minorHAnsi"/>
          <w:szCs w:val="20"/>
          <w:lang w:val="en-US" w:eastAsia="zh-CN"/>
        </w:rPr>
        <w:t xml:space="preserve">Cloud </w:t>
      </w:r>
      <w:r w:rsidR="001772A5" w:rsidRPr="00725CCD">
        <w:rPr>
          <w:rFonts w:asciiTheme="minorHAnsi" w:eastAsia="Times New Roman" w:hAnsiTheme="minorHAnsi" w:cstheme="minorHAnsi"/>
          <w:szCs w:val="20"/>
          <w:lang w:val="en-US" w:eastAsia="zh-CN"/>
        </w:rPr>
        <w:t>Engineer</w:t>
      </w:r>
      <w:r w:rsidR="000C31C1" w:rsidRPr="00725CCD">
        <w:rPr>
          <w:rFonts w:asciiTheme="minorHAnsi" w:eastAsia="Times New Roman" w:hAnsiTheme="minorHAnsi" w:cstheme="minorHAnsi"/>
          <w:szCs w:val="20"/>
          <w:lang w:val="en-US" w:eastAsia="zh-CN"/>
        </w:rPr>
        <w:t xml:space="preserve"> are involved for developing &amp; implementing the EDW. The specialists should work together as a team to deliver business needs iteratively. The requirements of the </w:t>
      </w:r>
      <w:r w:rsidRPr="00725CCD">
        <w:rPr>
          <w:rFonts w:asciiTheme="minorHAnsi" w:eastAsia="Times New Roman" w:hAnsiTheme="minorHAnsi" w:cstheme="minorHAnsi"/>
          <w:szCs w:val="20"/>
          <w:lang w:val="en-US" w:eastAsia="zh-CN"/>
        </w:rPr>
        <w:t>Data Visualization Specialist and Data Engineer</w:t>
      </w:r>
      <w:r w:rsidR="000C31C1" w:rsidRPr="00725CCD">
        <w:rPr>
          <w:rFonts w:asciiTheme="minorHAnsi" w:eastAsia="Times New Roman" w:hAnsiTheme="minorHAnsi" w:cstheme="minorHAnsi"/>
          <w:szCs w:val="20"/>
          <w:lang w:val="en-US" w:eastAsia="zh-CN"/>
        </w:rPr>
        <w:t xml:space="preserve"> </w:t>
      </w:r>
      <w:r w:rsidR="00DF453D" w:rsidRPr="00725CCD">
        <w:rPr>
          <w:rFonts w:asciiTheme="minorHAnsi" w:eastAsia="Times New Roman" w:hAnsiTheme="minorHAnsi" w:cstheme="minorHAnsi"/>
          <w:szCs w:val="20"/>
          <w:lang w:val="en-US" w:eastAsia="zh-CN"/>
        </w:rPr>
        <w:t>are</w:t>
      </w:r>
      <w:r w:rsidR="000C31C1" w:rsidRPr="00725CCD">
        <w:rPr>
          <w:rFonts w:asciiTheme="minorHAnsi" w:eastAsia="Times New Roman" w:hAnsiTheme="minorHAnsi" w:cstheme="minorHAnsi"/>
          <w:szCs w:val="20"/>
          <w:lang w:val="en-US" w:eastAsia="zh-CN"/>
        </w:rPr>
        <w:t xml:space="preserve"> as follows,</w:t>
      </w:r>
    </w:p>
    <w:p w14:paraId="6D5CB649" w14:textId="5E6804D2" w:rsidR="00BF28F6" w:rsidRPr="00BF28F6" w:rsidRDefault="000C31C1" w:rsidP="00BF28F6">
      <w:pPr>
        <w:numPr>
          <w:ilvl w:val="0"/>
          <w:numId w:val="17"/>
        </w:numPr>
        <w:ind w:left="540"/>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Relevant Insurance experiences on data is a MUST</w:t>
      </w:r>
    </w:p>
    <w:p w14:paraId="0AD28A52" w14:textId="71E806E0" w:rsidR="000C31C1" w:rsidRPr="00725CCD" w:rsidRDefault="000C31C1" w:rsidP="00BC7AB4">
      <w:pPr>
        <w:numPr>
          <w:ilvl w:val="0"/>
          <w:numId w:val="17"/>
        </w:numPr>
        <w:ind w:left="540"/>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Experiences in large-scale EDW project especially in implementation part</w:t>
      </w:r>
    </w:p>
    <w:p w14:paraId="4A1132AC" w14:textId="578DD137" w:rsidR="000C31C1" w:rsidRDefault="000C31C1" w:rsidP="00BC7AB4">
      <w:pPr>
        <w:numPr>
          <w:ilvl w:val="0"/>
          <w:numId w:val="17"/>
        </w:numPr>
        <w:ind w:left="540"/>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Experiences in ETL tools, BI tools on building dashboard</w:t>
      </w:r>
    </w:p>
    <w:p w14:paraId="10D1C3E2" w14:textId="755DC586" w:rsidR="000C31C1" w:rsidRPr="00725CCD" w:rsidRDefault="000C31C1" w:rsidP="00BC7AB4">
      <w:pPr>
        <w:numPr>
          <w:ilvl w:val="0"/>
          <w:numId w:val="17"/>
        </w:numPr>
        <w:ind w:left="540"/>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Good knowledge using Oracle &amp; MS SQL</w:t>
      </w:r>
      <w:r w:rsidR="00D66B87" w:rsidRPr="00725CCD">
        <w:rPr>
          <w:rFonts w:asciiTheme="minorHAnsi" w:eastAsia="Times New Roman" w:hAnsiTheme="minorHAnsi" w:cstheme="minorHAnsi"/>
          <w:szCs w:val="20"/>
          <w:lang w:val="en-US" w:eastAsia="zh-CN"/>
        </w:rPr>
        <w:t xml:space="preserve"> </w:t>
      </w:r>
    </w:p>
    <w:p w14:paraId="5A546EF2" w14:textId="77777777" w:rsidR="000C31C1" w:rsidRPr="00725CCD" w:rsidRDefault="000C31C1" w:rsidP="00BC7AB4">
      <w:pPr>
        <w:numPr>
          <w:ilvl w:val="0"/>
          <w:numId w:val="17"/>
        </w:numPr>
        <w:ind w:left="540"/>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Good communication</w:t>
      </w:r>
    </w:p>
    <w:p w14:paraId="74311C71" w14:textId="23EE0C0E" w:rsidR="000C31C1" w:rsidRPr="00725CCD" w:rsidRDefault="000C31C1" w:rsidP="000C31C1">
      <w:pP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 xml:space="preserve">The requirements of the Cloud </w:t>
      </w:r>
      <w:r w:rsidR="001772A5" w:rsidRPr="00725CCD">
        <w:rPr>
          <w:rFonts w:asciiTheme="minorHAnsi" w:eastAsia="Times New Roman" w:hAnsiTheme="minorHAnsi" w:cstheme="minorHAnsi"/>
          <w:szCs w:val="20"/>
          <w:lang w:val="en-US" w:eastAsia="zh-CN"/>
        </w:rPr>
        <w:t>Engineer/</w:t>
      </w:r>
      <w:r w:rsidRPr="00725CCD">
        <w:rPr>
          <w:rFonts w:asciiTheme="minorHAnsi" w:eastAsia="Times New Roman" w:hAnsiTheme="minorHAnsi" w:cstheme="minorHAnsi"/>
          <w:szCs w:val="20"/>
          <w:lang w:val="en-US" w:eastAsia="zh-CN"/>
        </w:rPr>
        <w:t xml:space="preserve">specialist </w:t>
      </w:r>
      <w:r w:rsidR="009635B0" w:rsidRPr="00725CCD">
        <w:rPr>
          <w:rFonts w:asciiTheme="minorHAnsi" w:eastAsia="Times New Roman" w:hAnsiTheme="minorHAnsi" w:cstheme="minorHAnsi"/>
          <w:szCs w:val="20"/>
          <w:lang w:val="en-US" w:eastAsia="zh-CN"/>
        </w:rPr>
        <w:t>are</w:t>
      </w:r>
      <w:r w:rsidRPr="00725CCD">
        <w:rPr>
          <w:rFonts w:asciiTheme="minorHAnsi" w:eastAsia="Times New Roman" w:hAnsiTheme="minorHAnsi" w:cstheme="minorHAnsi"/>
          <w:szCs w:val="20"/>
          <w:lang w:val="en-US" w:eastAsia="zh-CN"/>
        </w:rPr>
        <w:t xml:space="preserve"> as follows,</w:t>
      </w:r>
    </w:p>
    <w:p w14:paraId="1B1D15C9" w14:textId="514A8C89" w:rsidR="000C31C1" w:rsidRPr="00725CCD" w:rsidRDefault="000C31C1" w:rsidP="00BC7AB4">
      <w:pPr>
        <w:numPr>
          <w:ilvl w:val="0"/>
          <w:numId w:val="18"/>
        </w:numPr>
        <w:ind w:left="540"/>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Relevant Insurance experiences on data is a MUST</w:t>
      </w:r>
    </w:p>
    <w:p w14:paraId="45D987E0" w14:textId="77777777" w:rsidR="000C31C1" w:rsidRPr="00725CCD" w:rsidRDefault="000C31C1" w:rsidP="00BC7AB4">
      <w:pPr>
        <w:numPr>
          <w:ilvl w:val="0"/>
          <w:numId w:val="18"/>
        </w:numPr>
        <w:ind w:left="540"/>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Experiences in building Cloud solution including landing zone, multiple account setup and security</w:t>
      </w:r>
    </w:p>
    <w:p w14:paraId="453E7DA2" w14:textId="77777777" w:rsidR="000C31C1" w:rsidRPr="00725CCD" w:rsidRDefault="000C31C1" w:rsidP="00BC7AB4">
      <w:pPr>
        <w:numPr>
          <w:ilvl w:val="0"/>
          <w:numId w:val="18"/>
        </w:numPr>
        <w:ind w:left="540"/>
        <w:textAlignment w:val="center"/>
        <w:rPr>
          <w:rFonts w:asciiTheme="minorHAnsi" w:eastAsia="Times New Roman" w:hAnsiTheme="minorHAnsi" w:cstheme="minorHAnsi"/>
          <w:szCs w:val="20"/>
          <w:lang w:val="en-HK" w:eastAsia="zh-CN"/>
        </w:rPr>
      </w:pPr>
      <w:r w:rsidRPr="00725CCD">
        <w:rPr>
          <w:rFonts w:asciiTheme="minorHAnsi" w:eastAsia="Times New Roman" w:hAnsiTheme="minorHAnsi" w:cstheme="minorHAnsi"/>
          <w:szCs w:val="20"/>
          <w:lang w:val="en-US" w:eastAsia="zh-CN"/>
        </w:rPr>
        <w:t xml:space="preserve">Able to identify </w:t>
      </w:r>
      <w:r w:rsidRPr="00725CCD">
        <w:rPr>
          <w:rFonts w:asciiTheme="minorHAnsi" w:eastAsia="Times New Roman" w:hAnsiTheme="minorHAnsi" w:cstheme="minorHAnsi"/>
          <w:szCs w:val="20"/>
          <w:lang w:val="en-HK"/>
        </w:rPr>
        <w:t>opportunities to deploy, optimize and protect critical applications and data storage</w:t>
      </w:r>
    </w:p>
    <w:p w14:paraId="096680DA" w14:textId="77777777" w:rsidR="000C31C1" w:rsidRPr="00725CCD" w:rsidRDefault="000C31C1" w:rsidP="00BC7AB4">
      <w:pPr>
        <w:numPr>
          <w:ilvl w:val="0"/>
          <w:numId w:val="18"/>
        </w:numPr>
        <w:ind w:left="540"/>
        <w:textAlignment w:val="center"/>
        <w:rPr>
          <w:rFonts w:asciiTheme="minorHAnsi" w:eastAsia="Times New Roman" w:hAnsiTheme="minorHAnsi" w:cstheme="minorHAnsi"/>
          <w:szCs w:val="20"/>
          <w:lang w:val="en-HK" w:eastAsia="zh-CN"/>
        </w:rPr>
      </w:pPr>
      <w:r w:rsidRPr="00725CCD">
        <w:rPr>
          <w:rFonts w:asciiTheme="minorHAnsi" w:eastAsia="Times New Roman" w:hAnsiTheme="minorHAnsi" w:cstheme="minorHAnsi"/>
          <w:szCs w:val="20"/>
          <w:lang w:val="en-US" w:eastAsia="zh-CN"/>
        </w:rPr>
        <w:t>Experiences in managing</w:t>
      </w:r>
      <w:r w:rsidRPr="00725CCD">
        <w:rPr>
          <w:rFonts w:asciiTheme="minorHAnsi" w:eastAsia="Times New Roman" w:hAnsiTheme="minorHAnsi" w:cstheme="minorHAnsi"/>
          <w:szCs w:val="20"/>
          <w:lang w:val="en-HK"/>
        </w:rPr>
        <w:t xml:space="preserve"> company data securely across multi-cloud environments</w:t>
      </w:r>
    </w:p>
    <w:p w14:paraId="469886C0" w14:textId="1D69E89A" w:rsidR="000C31C1" w:rsidRDefault="000C31C1" w:rsidP="00BC7AB4">
      <w:pPr>
        <w:numPr>
          <w:ilvl w:val="0"/>
          <w:numId w:val="18"/>
        </w:numPr>
        <w:ind w:left="540"/>
        <w:textAlignment w:val="center"/>
        <w:rPr>
          <w:rFonts w:asciiTheme="minorHAnsi" w:eastAsia="Times New Roman" w:hAnsiTheme="minorHAnsi" w:cstheme="minorHAnsi"/>
          <w:szCs w:val="20"/>
          <w:lang w:val="en-US" w:eastAsia="zh-CN"/>
        </w:rPr>
      </w:pPr>
      <w:r w:rsidRPr="00725CCD">
        <w:rPr>
          <w:rFonts w:asciiTheme="minorHAnsi" w:eastAsia="Times New Roman" w:hAnsiTheme="minorHAnsi" w:cstheme="minorHAnsi"/>
          <w:szCs w:val="20"/>
          <w:lang w:val="en-US" w:eastAsia="zh-CN"/>
        </w:rPr>
        <w:t>Good communication</w:t>
      </w:r>
    </w:p>
    <w:p w14:paraId="7D69637E" w14:textId="757821FB" w:rsidR="00B40E85" w:rsidRPr="00725CCD" w:rsidRDefault="00B40E85" w:rsidP="00B40E85">
      <w:pPr>
        <w:textAlignment w:val="center"/>
        <w:rPr>
          <w:rFonts w:asciiTheme="minorHAnsi" w:eastAsia="Times New Roman" w:hAnsiTheme="minorHAnsi" w:cstheme="minorHAnsi"/>
          <w:szCs w:val="20"/>
          <w:lang w:val="en-US" w:eastAsia="zh-CN"/>
        </w:rPr>
      </w:pPr>
      <w:r>
        <w:rPr>
          <w:rFonts w:asciiTheme="minorHAnsi" w:eastAsia="Times New Roman" w:hAnsiTheme="minorHAnsi" w:cstheme="minorHAnsi"/>
          <w:szCs w:val="20"/>
          <w:lang w:val="en-US" w:eastAsia="zh-CN"/>
        </w:rPr>
        <w:t>For Business Analyst, he/she is required to have good business knowledge on insurance</w:t>
      </w:r>
      <w:r w:rsidR="003B583A">
        <w:rPr>
          <w:rFonts w:asciiTheme="minorHAnsi" w:eastAsia="Times New Roman" w:hAnsiTheme="minorHAnsi" w:cstheme="minorHAnsi"/>
          <w:szCs w:val="20"/>
          <w:lang w:val="en-US" w:eastAsia="zh-CN"/>
        </w:rPr>
        <w:t>.</w:t>
      </w:r>
    </w:p>
    <w:p w14:paraId="030D24DB" w14:textId="77777777" w:rsidR="00B40E85" w:rsidRPr="00725CCD" w:rsidRDefault="00B40E85" w:rsidP="00B40E85">
      <w:pPr>
        <w:textAlignment w:val="center"/>
        <w:rPr>
          <w:rFonts w:asciiTheme="minorHAnsi" w:eastAsia="Times New Roman" w:hAnsiTheme="minorHAnsi" w:cstheme="minorHAnsi"/>
          <w:szCs w:val="20"/>
          <w:lang w:val="en-US" w:eastAsia="zh-CN"/>
        </w:rPr>
      </w:pPr>
    </w:p>
    <w:p w14:paraId="5C44ABE6" w14:textId="77777777" w:rsidR="000C31C1" w:rsidRPr="00630F39" w:rsidRDefault="000C31C1" w:rsidP="00C50EF0">
      <w:pPr>
        <w:rPr>
          <w:rFonts w:asciiTheme="minorHAnsi" w:hAnsiTheme="minorHAnsi" w:cstheme="minorHAnsi"/>
          <w:lang w:val="en-US" w:eastAsia="zh-HK" w:bidi="en-US"/>
        </w:rPr>
      </w:pPr>
    </w:p>
    <w:p w14:paraId="2B186390" w14:textId="59C2B088" w:rsidR="00C50EF0" w:rsidRPr="00630F39" w:rsidRDefault="00FA378B" w:rsidP="00FA378B">
      <w:pPr>
        <w:pStyle w:val="Heading3"/>
        <w:rPr>
          <w:rFonts w:asciiTheme="minorHAnsi" w:hAnsiTheme="minorHAnsi" w:cstheme="minorHAnsi"/>
          <w:lang w:eastAsia="zh-HK" w:bidi="en-US"/>
        </w:rPr>
      </w:pPr>
      <w:bookmarkStart w:id="666" w:name="_Toc122524192"/>
      <w:r w:rsidRPr="00630F39">
        <w:rPr>
          <w:rFonts w:asciiTheme="minorHAnsi" w:hAnsiTheme="minorHAnsi" w:cstheme="minorHAnsi"/>
          <w:lang w:eastAsia="zh-HK" w:bidi="en-US"/>
        </w:rPr>
        <w:t>2.</w:t>
      </w:r>
      <w:ins w:id="667" w:author="Kelvin Wong Kin" w:date="2023-02-02T09:37:00Z">
        <w:r w:rsidR="00106FC7">
          <w:rPr>
            <w:rFonts w:asciiTheme="minorHAnsi" w:hAnsiTheme="minorHAnsi" w:cstheme="minorHAnsi"/>
            <w:lang w:eastAsia="zh-HK" w:bidi="en-US"/>
          </w:rPr>
          <w:t>6</w:t>
        </w:r>
      </w:ins>
      <w:del w:id="668" w:author="Kelvin Wong Kin" w:date="2023-02-02T09:37:00Z">
        <w:r w:rsidR="00593C8D" w:rsidRPr="00630F39" w:rsidDel="00106FC7">
          <w:rPr>
            <w:rFonts w:asciiTheme="minorHAnsi" w:hAnsiTheme="minorHAnsi" w:cstheme="minorHAnsi"/>
            <w:lang w:eastAsia="zh-HK" w:bidi="en-US"/>
          </w:rPr>
          <w:delText>5</w:delText>
        </w:r>
      </w:del>
      <w:r w:rsidRPr="00630F39">
        <w:rPr>
          <w:rFonts w:asciiTheme="minorHAnsi" w:hAnsiTheme="minorHAnsi" w:cstheme="minorHAnsi"/>
          <w:lang w:eastAsia="zh-HK" w:bidi="en-US"/>
        </w:rPr>
        <w:t>.3 On-site / Offshore Ratio</w:t>
      </w:r>
      <w:bookmarkEnd w:id="666"/>
    </w:p>
    <w:p w14:paraId="2EF2AD5B" w14:textId="77777777" w:rsidR="00FA378B" w:rsidRPr="00630F39" w:rsidRDefault="00FA378B" w:rsidP="00FD03A4">
      <w:pPr>
        <w:rPr>
          <w:rFonts w:asciiTheme="minorHAnsi" w:hAnsiTheme="minorHAnsi" w:cstheme="minorHAnsi"/>
          <w:lang w:val="en-US" w:eastAsia="zh-HK" w:bidi="en-US"/>
        </w:rPr>
      </w:pPr>
    </w:p>
    <w:p w14:paraId="67403BA9" w14:textId="20B1B2C4" w:rsidR="00FA378B" w:rsidRPr="00630F39" w:rsidRDefault="00FA378B" w:rsidP="00FA378B">
      <w:pPr>
        <w:rPr>
          <w:rFonts w:asciiTheme="minorHAnsi" w:hAnsiTheme="minorHAnsi" w:cstheme="minorHAnsi"/>
          <w:szCs w:val="20"/>
        </w:rPr>
      </w:pPr>
      <w:r w:rsidRPr="00630F39">
        <w:rPr>
          <w:rFonts w:asciiTheme="minorHAnsi" w:hAnsiTheme="minorHAnsi" w:cstheme="minorHAnsi"/>
          <w:szCs w:val="20"/>
        </w:rPr>
        <w:t xml:space="preserve">The service provider needs to state the </w:t>
      </w:r>
      <w:r w:rsidRPr="00630F39">
        <w:rPr>
          <w:rFonts w:asciiTheme="minorHAnsi" w:hAnsiTheme="minorHAnsi" w:cstheme="minorHAnsi"/>
          <w:b/>
          <w:bCs/>
          <w:szCs w:val="20"/>
        </w:rPr>
        <w:t>number of onsite and offshore</w:t>
      </w:r>
      <w:r w:rsidRPr="00630F39">
        <w:rPr>
          <w:rFonts w:asciiTheme="minorHAnsi" w:hAnsiTheme="minorHAnsi" w:cstheme="minorHAnsi"/>
          <w:szCs w:val="20"/>
        </w:rPr>
        <w:t xml:space="preserve"> would be engaged in different phases </w:t>
      </w:r>
      <w:r w:rsidR="00DD2D9A" w:rsidRPr="00630F39">
        <w:rPr>
          <w:rFonts w:asciiTheme="minorHAnsi" w:hAnsiTheme="minorHAnsi" w:cstheme="minorHAnsi"/>
          <w:szCs w:val="20"/>
        </w:rPr>
        <w:t>of the project</w:t>
      </w:r>
      <w:r w:rsidR="00E148A4">
        <w:rPr>
          <w:rFonts w:asciiTheme="minorHAnsi" w:hAnsiTheme="minorHAnsi" w:cstheme="minorHAnsi"/>
          <w:szCs w:val="20"/>
        </w:rPr>
        <w:t xml:space="preserve">. </w:t>
      </w:r>
    </w:p>
    <w:p w14:paraId="263DC0F3" w14:textId="77777777" w:rsidR="00FA378B" w:rsidRPr="00630F39" w:rsidRDefault="00FA378B" w:rsidP="00FA378B">
      <w:pPr>
        <w:rPr>
          <w:rFonts w:asciiTheme="minorHAnsi" w:hAnsiTheme="minorHAnsi" w:cstheme="minorHAnsi"/>
          <w:szCs w:val="20"/>
        </w:rPr>
      </w:pPr>
    </w:p>
    <w:tbl>
      <w:tblPr>
        <w:tblStyle w:val="TableGrid"/>
        <w:tblW w:w="9085" w:type="dxa"/>
        <w:tblLook w:val="04A0" w:firstRow="1" w:lastRow="0" w:firstColumn="1" w:lastColumn="0" w:noHBand="0" w:noVBand="1"/>
      </w:tblPr>
      <w:tblGrid>
        <w:gridCol w:w="830"/>
        <w:gridCol w:w="1955"/>
        <w:gridCol w:w="1890"/>
        <w:gridCol w:w="2160"/>
        <w:gridCol w:w="2250"/>
      </w:tblGrid>
      <w:tr w:rsidR="00E148A4" w:rsidRPr="00630F39" w14:paraId="541C19B2" w14:textId="77777777" w:rsidTr="00E148A4">
        <w:tc>
          <w:tcPr>
            <w:tcW w:w="830" w:type="dxa"/>
            <w:tcBorders>
              <w:bottom w:val="single" w:sz="4" w:space="0" w:color="000000"/>
            </w:tcBorders>
            <w:shd w:val="clear" w:color="auto" w:fill="1F4E79" w:themeFill="accent1" w:themeFillShade="80"/>
          </w:tcPr>
          <w:p w14:paraId="07ABD5CB" w14:textId="77777777" w:rsidR="00E148A4" w:rsidRPr="00E148A4" w:rsidRDefault="00E148A4" w:rsidP="00E148A4">
            <w:pPr>
              <w:jc w:val="center"/>
              <w:rPr>
                <w:rFonts w:asciiTheme="minorHAnsi" w:hAnsiTheme="minorHAnsi" w:cstheme="minorHAnsi"/>
                <w:b/>
                <w:bCs/>
                <w:color w:val="FFFFFF" w:themeColor="background1"/>
                <w:sz w:val="18"/>
                <w:szCs w:val="16"/>
              </w:rPr>
            </w:pPr>
          </w:p>
        </w:tc>
        <w:tc>
          <w:tcPr>
            <w:tcW w:w="1955" w:type="dxa"/>
            <w:shd w:val="clear" w:color="auto" w:fill="1F4E79" w:themeFill="accent1" w:themeFillShade="80"/>
          </w:tcPr>
          <w:p w14:paraId="66357EA5" w14:textId="4211DC00" w:rsidR="00E148A4" w:rsidRPr="00E148A4" w:rsidRDefault="00E148A4" w:rsidP="00E148A4">
            <w:pPr>
              <w:jc w:val="center"/>
              <w:rPr>
                <w:rFonts w:asciiTheme="minorHAnsi" w:hAnsiTheme="minorHAnsi" w:cstheme="minorHAnsi"/>
                <w:b/>
                <w:bCs/>
                <w:color w:val="FFFFFF" w:themeColor="background1"/>
                <w:sz w:val="18"/>
                <w:szCs w:val="16"/>
              </w:rPr>
            </w:pPr>
            <w:r w:rsidRPr="00E148A4">
              <w:rPr>
                <w:rFonts w:asciiTheme="minorHAnsi" w:hAnsiTheme="minorHAnsi" w:cstheme="minorHAnsi"/>
                <w:b/>
                <w:bCs/>
                <w:color w:val="FFFFFF" w:themeColor="background1"/>
                <w:sz w:val="18"/>
                <w:szCs w:val="16"/>
              </w:rPr>
              <w:t>Q1</w:t>
            </w:r>
          </w:p>
        </w:tc>
        <w:tc>
          <w:tcPr>
            <w:tcW w:w="1890" w:type="dxa"/>
            <w:shd w:val="clear" w:color="auto" w:fill="1F4E79" w:themeFill="accent1" w:themeFillShade="80"/>
          </w:tcPr>
          <w:p w14:paraId="2D487F19" w14:textId="4231D0C7" w:rsidR="00E148A4" w:rsidRPr="00E148A4" w:rsidRDefault="00E148A4" w:rsidP="00E148A4">
            <w:pPr>
              <w:jc w:val="center"/>
              <w:rPr>
                <w:rFonts w:asciiTheme="minorHAnsi" w:hAnsiTheme="minorHAnsi" w:cstheme="minorHAnsi"/>
                <w:b/>
                <w:bCs/>
                <w:color w:val="FFFFFF" w:themeColor="background1"/>
                <w:sz w:val="18"/>
                <w:szCs w:val="16"/>
              </w:rPr>
            </w:pPr>
            <w:r w:rsidRPr="00E148A4">
              <w:rPr>
                <w:rFonts w:asciiTheme="minorHAnsi" w:hAnsiTheme="minorHAnsi" w:cstheme="minorHAnsi"/>
                <w:b/>
                <w:bCs/>
                <w:color w:val="FFFFFF" w:themeColor="background1"/>
                <w:sz w:val="18"/>
                <w:szCs w:val="16"/>
              </w:rPr>
              <w:t>Q2</w:t>
            </w:r>
          </w:p>
        </w:tc>
        <w:tc>
          <w:tcPr>
            <w:tcW w:w="2160" w:type="dxa"/>
            <w:shd w:val="clear" w:color="auto" w:fill="1F4E79" w:themeFill="accent1" w:themeFillShade="80"/>
          </w:tcPr>
          <w:p w14:paraId="371DB075" w14:textId="0970CE68" w:rsidR="00E148A4" w:rsidRPr="00E148A4" w:rsidRDefault="00E148A4" w:rsidP="00E148A4">
            <w:pPr>
              <w:jc w:val="center"/>
              <w:rPr>
                <w:rFonts w:asciiTheme="minorHAnsi" w:hAnsiTheme="minorHAnsi" w:cstheme="minorHAnsi"/>
                <w:b/>
                <w:bCs/>
                <w:color w:val="FFFFFF" w:themeColor="background1"/>
                <w:sz w:val="18"/>
                <w:szCs w:val="16"/>
              </w:rPr>
            </w:pPr>
            <w:r w:rsidRPr="00E148A4">
              <w:rPr>
                <w:rFonts w:asciiTheme="minorHAnsi" w:hAnsiTheme="minorHAnsi" w:cstheme="minorHAnsi"/>
                <w:b/>
                <w:bCs/>
                <w:color w:val="FFFFFF" w:themeColor="background1"/>
                <w:sz w:val="18"/>
                <w:szCs w:val="16"/>
              </w:rPr>
              <w:t>Q3</w:t>
            </w:r>
          </w:p>
        </w:tc>
        <w:tc>
          <w:tcPr>
            <w:tcW w:w="2250" w:type="dxa"/>
            <w:shd w:val="clear" w:color="auto" w:fill="1F4E79" w:themeFill="accent1" w:themeFillShade="80"/>
          </w:tcPr>
          <w:p w14:paraId="0907417D" w14:textId="61F6A0CA" w:rsidR="00E148A4" w:rsidRPr="00E148A4" w:rsidRDefault="00E148A4" w:rsidP="00E148A4">
            <w:pPr>
              <w:jc w:val="center"/>
              <w:rPr>
                <w:rFonts w:asciiTheme="minorHAnsi" w:hAnsiTheme="minorHAnsi" w:cstheme="minorHAnsi"/>
                <w:b/>
                <w:bCs/>
                <w:color w:val="FFFFFF" w:themeColor="background1"/>
                <w:sz w:val="18"/>
                <w:szCs w:val="16"/>
              </w:rPr>
            </w:pPr>
            <w:r w:rsidRPr="00E148A4">
              <w:rPr>
                <w:rFonts w:asciiTheme="minorHAnsi" w:hAnsiTheme="minorHAnsi" w:cstheme="minorHAnsi"/>
                <w:b/>
                <w:bCs/>
                <w:color w:val="FFFFFF" w:themeColor="background1"/>
                <w:sz w:val="18"/>
                <w:szCs w:val="16"/>
              </w:rPr>
              <w:t>Q4</w:t>
            </w:r>
          </w:p>
        </w:tc>
      </w:tr>
      <w:tr w:rsidR="00E148A4" w:rsidRPr="00630F39" w14:paraId="4E245CD5" w14:textId="77777777" w:rsidTr="00E148A4">
        <w:tc>
          <w:tcPr>
            <w:tcW w:w="830" w:type="dxa"/>
            <w:shd w:val="clear" w:color="auto" w:fill="D9E2F3" w:themeFill="accent5" w:themeFillTint="33"/>
          </w:tcPr>
          <w:p w14:paraId="5512A684" w14:textId="77777777" w:rsidR="00E148A4" w:rsidRPr="00630F39" w:rsidRDefault="00E148A4" w:rsidP="00FA378B">
            <w:pPr>
              <w:rPr>
                <w:rFonts w:asciiTheme="minorHAnsi" w:hAnsiTheme="minorHAnsi" w:cstheme="minorHAnsi"/>
                <w:sz w:val="16"/>
                <w:szCs w:val="14"/>
              </w:rPr>
            </w:pPr>
            <w:r w:rsidRPr="00630F39">
              <w:rPr>
                <w:rFonts w:asciiTheme="minorHAnsi" w:hAnsiTheme="minorHAnsi" w:cstheme="minorHAnsi"/>
                <w:sz w:val="16"/>
                <w:szCs w:val="14"/>
              </w:rPr>
              <w:t xml:space="preserve">Onsite </w:t>
            </w:r>
          </w:p>
        </w:tc>
        <w:tc>
          <w:tcPr>
            <w:tcW w:w="1955" w:type="dxa"/>
          </w:tcPr>
          <w:p w14:paraId="517E327F" w14:textId="77777777" w:rsidR="00E148A4" w:rsidRDefault="00E148A4" w:rsidP="00E148A4">
            <w:pPr>
              <w:rPr>
                <w:rFonts w:asciiTheme="minorHAnsi" w:hAnsiTheme="minorHAnsi" w:cstheme="minorHAnsi"/>
                <w:i/>
                <w:iCs/>
                <w:sz w:val="16"/>
                <w:szCs w:val="14"/>
              </w:rPr>
            </w:pPr>
            <w:r w:rsidRPr="00E148A4">
              <w:rPr>
                <w:rFonts w:asciiTheme="minorHAnsi" w:hAnsiTheme="minorHAnsi" w:cstheme="minorHAnsi"/>
                <w:i/>
                <w:iCs/>
                <w:sz w:val="16"/>
                <w:szCs w:val="14"/>
                <w:highlight w:val="yellow"/>
              </w:rPr>
              <w:t>[Please fill in]</w:t>
            </w:r>
          </w:p>
          <w:p w14:paraId="71640228" w14:textId="77777777" w:rsidR="00E148A4" w:rsidRDefault="00E148A4" w:rsidP="00E148A4">
            <w:pPr>
              <w:rPr>
                <w:rFonts w:asciiTheme="minorHAnsi" w:hAnsiTheme="minorHAnsi" w:cstheme="minorHAnsi"/>
                <w:i/>
                <w:iCs/>
                <w:sz w:val="16"/>
                <w:szCs w:val="14"/>
              </w:rPr>
            </w:pPr>
            <w:r>
              <w:rPr>
                <w:rFonts w:asciiTheme="minorHAnsi" w:hAnsiTheme="minorHAnsi" w:cstheme="minorHAnsi"/>
                <w:i/>
                <w:iCs/>
                <w:sz w:val="16"/>
                <w:szCs w:val="14"/>
              </w:rPr>
              <w:t>For example,</w:t>
            </w:r>
          </w:p>
          <w:p w14:paraId="24B3B870" w14:textId="77777777" w:rsidR="00E148A4" w:rsidRDefault="00E148A4" w:rsidP="00E148A4">
            <w:pPr>
              <w:rPr>
                <w:rFonts w:asciiTheme="minorHAnsi" w:hAnsiTheme="minorHAnsi" w:cstheme="minorHAnsi"/>
                <w:i/>
                <w:iCs/>
                <w:sz w:val="16"/>
                <w:szCs w:val="14"/>
              </w:rPr>
            </w:pPr>
            <w:r>
              <w:rPr>
                <w:rFonts w:asciiTheme="minorHAnsi" w:hAnsiTheme="minorHAnsi" w:cstheme="minorHAnsi"/>
                <w:i/>
                <w:iCs/>
                <w:sz w:val="16"/>
                <w:szCs w:val="14"/>
              </w:rPr>
              <w:t>Data Architect x 1</w:t>
            </w:r>
          </w:p>
          <w:p w14:paraId="478B0286" w14:textId="75A7987E" w:rsidR="00E148A4" w:rsidRPr="00630F39" w:rsidRDefault="00E148A4" w:rsidP="00E148A4">
            <w:pPr>
              <w:rPr>
                <w:rFonts w:asciiTheme="minorHAnsi" w:hAnsiTheme="minorHAnsi" w:cstheme="minorHAnsi"/>
                <w:i/>
                <w:iCs/>
                <w:sz w:val="16"/>
                <w:szCs w:val="14"/>
              </w:rPr>
            </w:pPr>
            <w:r>
              <w:rPr>
                <w:rFonts w:asciiTheme="minorHAnsi" w:hAnsiTheme="minorHAnsi" w:cstheme="minorHAnsi"/>
                <w:i/>
                <w:iCs/>
                <w:sz w:val="16"/>
                <w:szCs w:val="14"/>
              </w:rPr>
              <w:t xml:space="preserve">Data Engineer x </w:t>
            </w:r>
            <w:r w:rsidR="00DB059B">
              <w:rPr>
                <w:rFonts w:asciiTheme="minorHAnsi" w:hAnsiTheme="minorHAnsi" w:cstheme="minorHAnsi"/>
                <w:i/>
                <w:iCs/>
                <w:sz w:val="16"/>
                <w:szCs w:val="14"/>
              </w:rPr>
              <w:t>2</w:t>
            </w:r>
            <w:r>
              <w:rPr>
                <w:rFonts w:asciiTheme="minorHAnsi" w:hAnsiTheme="minorHAnsi" w:cstheme="minorHAnsi"/>
                <w:i/>
                <w:iCs/>
                <w:sz w:val="16"/>
                <w:szCs w:val="14"/>
              </w:rPr>
              <w:br/>
            </w:r>
          </w:p>
        </w:tc>
        <w:tc>
          <w:tcPr>
            <w:tcW w:w="1890" w:type="dxa"/>
          </w:tcPr>
          <w:p w14:paraId="3AECB016" w14:textId="77777777" w:rsidR="00E148A4" w:rsidRPr="00E148A4" w:rsidRDefault="00E148A4" w:rsidP="00FA378B">
            <w:pPr>
              <w:rPr>
                <w:rFonts w:asciiTheme="minorHAnsi" w:hAnsiTheme="minorHAnsi" w:cstheme="minorHAnsi"/>
                <w:sz w:val="16"/>
                <w:szCs w:val="14"/>
                <w:highlight w:val="yellow"/>
              </w:rPr>
            </w:pPr>
            <w:r w:rsidRPr="00E148A4">
              <w:rPr>
                <w:rFonts w:asciiTheme="minorHAnsi" w:hAnsiTheme="minorHAnsi" w:cstheme="minorHAnsi"/>
                <w:i/>
                <w:iCs/>
                <w:sz w:val="16"/>
                <w:szCs w:val="14"/>
                <w:highlight w:val="yellow"/>
              </w:rPr>
              <w:t>[Please fill in]</w:t>
            </w:r>
          </w:p>
        </w:tc>
        <w:tc>
          <w:tcPr>
            <w:tcW w:w="2160" w:type="dxa"/>
          </w:tcPr>
          <w:p w14:paraId="2811D542" w14:textId="77777777" w:rsidR="00E148A4" w:rsidRPr="00E148A4" w:rsidRDefault="00E148A4" w:rsidP="00FA378B">
            <w:pPr>
              <w:rPr>
                <w:rFonts w:asciiTheme="minorHAnsi" w:hAnsiTheme="minorHAnsi" w:cstheme="minorHAnsi"/>
                <w:sz w:val="16"/>
                <w:szCs w:val="14"/>
                <w:highlight w:val="yellow"/>
              </w:rPr>
            </w:pPr>
            <w:r w:rsidRPr="00E148A4">
              <w:rPr>
                <w:rFonts w:asciiTheme="minorHAnsi" w:hAnsiTheme="minorHAnsi" w:cstheme="minorHAnsi"/>
                <w:i/>
                <w:iCs/>
                <w:sz w:val="16"/>
                <w:szCs w:val="14"/>
                <w:highlight w:val="yellow"/>
              </w:rPr>
              <w:t>[Please fill in]</w:t>
            </w:r>
          </w:p>
        </w:tc>
        <w:tc>
          <w:tcPr>
            <w:tcW w:w="2250" w:type="dxa"/>
          </w:tcPr>
          <w:p w14:paraId="4F2F12AD" w14:textId="77777777" w:rsidR="00E148A4" w:rsidRPr="00E148A4" w:rsidRDefault="00E148A4" w:rsidP="00FA378B">
            <w:pPr>
              <w:rPr>
                <w:rFonts w:asciiTheme="minorHAnsi" w:hAnsiTheme="minorHAnsi" w:cstheme="minorHAnsi"/>
                <w:sz w:val="16"/>
                <w:szCs w:val="14"/>
                <w:highlight w:val="yellow"/>
              </w:rPr>
            </w:pPr>
            <w:r w:rsidRPr="00E148A4">
              <w:rPr>
                <w:rFonts w:asciiTheme="minorHAnsi" w:hAnsiTheme="minorHAnsi" w:cstheme="minorHAnsi"/>
                <w:i/>
                <w:iCs/>
                <w:sz w:val="16"/>
                <w:szCs w:val="14"/>
                <w:highlight w:val="yellow"/>
              </w:rPr>
              <w:t>[Please fill in]</w:t>
            </w:r>
          </w:p>
        </w:tc>
      </w:tr>
      <w:tr w:rsidR="00E148A4" w:rsidRPr="00630F39" w14:paraId="2C78D377" w14:textId="77777777" w:rsidTr="00E148A4">
        <w:tc>
          <w:tcPr>
            <w:tcW w:w="830" w:type="dxa"/>
            <w:tcBorders>
              <w:bottom w:val="single" w:sz="4" w:space="0" w:color="000000"/>
            </w:tcBorders>
            <w:shd w:val="clear" w:color="auto" w:fill="D9E2F3" w:themeFill="accent5" w:themeFillTint="33"/>
          </w:tcPr>
          <w:p w14:paraId="640A448C" w14:textId="77777777" w:rsidR="00E148A4" w:rsidRPr="00630F39" w:rsidRDefault="00E148A4" w:rsidP="00FA378B">
            <w:pPr>
              <w:rPr>
                <w:rFonts w:asciiTheme="minorHAnsi" w:hAnsiTheme="minorHAnsi" w:cstheme="minorHAnsi"/>
                <w:sz w:val="16"/>
                <w:szCs w:val="14"/>
              </w:rPr>
            </w:pPr>
            <w:r w:rsidRPr="00630F39">
              <w:rPr>
                <w:rFonts w:asciiTheme="minorHAnsi" w:hAnsiTheme="minorHAnsi" w:cstheme="minorHAnsi"/>
                <w:sz w:val="16"/>
                <w:szCs w:val="14"/>
              </w:rPr>
              <w:t>Offshore</w:t>
            </w:r>
          </w:p>
        </w:tc>
        <w:tc>
          <w:tcPr>
            <w:tcW w:w="1955" w:type="dxa"/>
          </w:tcPr>
          <w:p w14:paraId="6521E7BC" w14:textId="77777777" w:rsidR="00E148A4" w:rsidRDefault="00E148A4" w:rsidP="00FA378B">
            <w:pPr>
              <w:rPr>
                <w:rFonts w:asciiTheme="minorHAnsi" w:hAnsiTheme="minorHAnsi" w:cstheme="minorHAnsi"/>
                <w:i/>
                <w:iCs/>
                <w:sz w:val="16"/>
                <w:szCs w:val="14"/>
                <w:highlight w:val="yellow"/>
              </w:rPr>
            </w:pPr>
            <w:r w:rsidRPr="00E148A4">
              <w:rPr>
                <w:rFonts w:asciiTheme="minorHAnsi" w:hAnsiTheme="minorHAnsi" w:cstheme="minorHAnsi"/>
                <w:i/>
                <w:iCs/>
                <w:sz w:val="16"/>
                <w:szCs w:val="14"/>
                <w:highlight w:val="yellow"/>
              </w:rPr>
              <w:t>[Please fill in]</w:t>
            </w:r>
          </w:p>
          <w:p w14:paraId="60C41553" w14:textId="77777777" w:rsidR="00DB059B" w:rsidRDefault="00DB059B" w:rsidP="00DB059B">
            <w:pPr>
              <w:rPr>
                <w:rFonts w:asciiTheme="minorHAnsi" w:hAnsiTheme="minorHAnsi" w:cstheme="minorHAnsi"/>
                <w:i/>
                <w:iCs/>
                <w:sz w:val="16"/>
                <w:szCs w:val="14"/>
              </w:rPr>
            </w:pPr>
            <w:r>
              <w:rPr>
                <w:rFonts w:asciiTheme="minorHAnsi" w:hAnsiTheme="minorHAnsi" w:cstheme="minorHAnsi"/>
                <w:i/>
                <w:iCs/>
                <w:sz w:val="16"/>
                <w:szCs w:val="14"/>
              </w:rPr>
              <w:t>For example,</w:t>
            </w:r>
          </w:p>
          <w:p w14:paraId="5D72FEEC" w14:textId="2E28CD42" w:rsidR="00DB059B" w:rsidRDefault="00DB059B" w:rsidP="00DB059B">
            <w:pPr>
              <w:rPr>
                <w:rFonts w:asciiTheme="minorHAnsi" w:hAnsiTheme="minorHAnsi" w:cstheme="minorHAnsi"/>
                <w:i/>
                <w:iCs/>
                <w:sz w:val="16"/>
                <w:szCs w:val="14"/>
              </w:rPr>
            </w:pPr>
            <w:r>
              <w:rPr>
                <w:rFonts w:asciiTheme="minorHAnsi" w:hAnsiTheme="minorHAnsi" w:cstheme="minorHAnsi"/>
                <w:i/>
                <w:iCs/>
                <w:sz w:val="16"/>
                <w:szCs w:val="14"/>
              </w:rPr>
              <w:t>Data Modeler x 1</w:t>
            </w:r>
          </w:p>
          <w:p w14:paraId="78F4A1A5" w14:textId="39A8B6A2" w:rsidR="00DB059B" w:rsidRPr="00DB059B" w:rsidRDefault="00DB059B" w:rsidP="00DB059B">
            <w:pPr>
              <w:rPr>
                <w:rFonts w:asciiTheme="minorHAnsi" w:hAnsiTheme="minorHAnsi" w:cstheme="minorHAnsi"/>
                <w:i/>
                <w:iCs/>
                <w:sz w:val="16"/>
                <w:szCs w:val="14"/>
              </w:rPr>
            </w:pPr>
            <w:r>
              <w:rPr>
                <w:rFonts w:asciiTheme="minorHAnsi" w:hAnsiTheme="minorHAnsi" w:cstheme="minorHAnsi"/>
                <w:i/>
                <w:iCs/>
                <w:sz w:val="16"/>
                <w:szCs w:val="14"/>
              </w:rPr>
              <w:lastRenderedPageBreak/>
              <w:t xml:space="preserve">Data Governance </w:t>
            </w:r>
            <w:proofErr w:type="gramStart"/>
            <w:r>
              <w:rPr>
                <w:rFonts w:asciiTheme="minorHAnsi" w:hAnsiTheme="minorHAnsi" w:cstheme="minorHAnsi"/>
                <w:i/>
                <w:iCs/>
                <w:sz w:val="16"/>
                <w:szCs w:val="14"/>
              </w:rPr>
              <w:t>Specialist  x</w:t>
            </w:r>
            <w:proofErr w:type="gramEnd"/>
            <w:r>
              <w:rPr>
                <w:rFonts w:asciiTheme="minorHAnsi" w:hAnsiTheme="minorHAnsi" w:cstheme="minorHAnsi"/>
                <w:i/>
                <w:iCs/>
                <w:sz w:val="16"/>
                <w:szCs w:val="14"/>
              </w:rPr>
              <w:t xml:space="preserve"> 1</w:t>
            </w:r>
            <w:r>
              <w:rPr>
                <w:rFonts w:asciiTheme="minorHAnsi" w:hAnsiTheme="minorHAnsi" w:cstheme="minorHAnsi"/>
                <w:i/>
                <w:iCs/>
                <w:sz w:val="16"/>
                <w:szCs w:val="14"/>
              </w:rPr>
              <w:br/>
              <w:t>Data Specialist x 2</w:t>
            </w:r>
            <w:r>
              <w:rPr>
                <w:rFonts w:asciiTheme="minorHAnsi" w:hAnsiTheme="minorHAnsi" w:cstheme="minorHAnsi"/>
                <w:i/>
                <w:iCs/>
                <w:sz w:val="16"/>
                <w:szCs w:val="14"/>
              </w:rPr>
              <w:br/>
              <w:t>Business Analyst x 2</w:t>
            </w:r>
          </w:p>
        </w:tc>
        <w:tc>
          <w:tcPr>
            <w:tcW w:w="1890" w:type="dxa"/>
          </w:tcPr>
          <w:p w14:paraId="5BEA41A2" w14:textId="77777777" w:rsidR="00E148A4" w:rsidRPr="00E148A4" w:rsidRDefault="00E148A4" w:rsidP="00FA378B">
            <w:pPr>
              <w:rPr>
                <w:rFonts w:asciiTheme="minorHAnsi" w:hAnsiTheme="minorHAnsi" w:cstheme="minorHAnsi"/>
                <w:sz w:val="16"/>
                <w:szCs w:val="14"/>
                <w:highlight w:val="yellow"/>
              </w:rPr>
            </w:pPr>
            <w:r w:rsidRPr="00E148A4">
              <w:rPr>
                <w:rFonts w:asciiTheme="minorHAnsi" w:hAnsiTheme="minorHAnsi" w:cstheme="minorHAnsi"/>
                <w:i/>
                <w:iCs/>
                <w:sz w:val="16"/>
                <w:szCs w:val="14"/>
                <w:highlight w:val="yellow"/>
              </w:rPr>
              <w:lastRenderedPageBreak/>
              <w:t>[Please fill in]</w:t>
            </w:r>
          </w:p>
        </w:tc>
        <w:tc>
          <w:tcPr>
            <w:tcW w:w="2160" w:type="dxa"/>
          </w:tcPr>
          <w:p w14:paraId="178FF27E" w14:textId="77777777" w:rsidR="00E148A4" w:rsidRPr="00E148A4" w:rsidRDefault="00E148A4" w:rsidP="00FA378B">
            <w:pPr>
              <w:rPr>
                <w:rFonts w:asciiTheme="minorHAnsi" w:hAnsiTheme="minorHAnsi" w:cstheme="minorHAnsi"/>
                <w:sz w:val="16"/>
                <w:szCs w:val="14"/>
                <w:highlight w:val="yellow"/>
              </w:rPr>
            </w:pPr>
            <w:r w:rsidRPr="00E148A4">
              <w:rPr>
                <w:rFonts w:asciiTheme="minorHAnsi" w:hAnsiTheme="minorHAnsi" w:cstheme="minorHAnsi"/>
                <w:i/>
                <w:iCs/>
                <w:sz w:val="16"/>
                <w:szCs w:val="14"/>
                <w:highlight w:val="yellow"/>
              </w:rPr>
              <w:t>[Please fill in]</w:t>
            </w:r>
          </w:p>
        </w:tc>
        <w:tc>
          <w:tcPr>
            <w:tcW w:w="2250" w:type="dxa"/>
          </w:tcPr>
          <w:p w14:paraId="08567D9B" w14:textId="77777777" w:rsidR="00E148A4" w:rsidRPr="00E148A4" w:rsidRDefault="00E148A4" w:rsidP="00FA378B">
            <w:pPr>
              <w:rPr>
                <w:rFonts w:asciiTheme="minorHAnsi" w:hAnsiTheme="minorHAnsi" w:cstheme="minorHAnsi"/>
                <w:sz w:val="16"/>
                <w:szCs w:val="14"/>
                <w:highlight w:val="yellow"/>
              </w:rPr>
            </w:pPr>
            <w:r w:rsidRPr="00E148A4">
              <w:rPr>
                <w:rFonts w:asciiTheme="minorHAnsi" w:hAnsiTheme="minorHAnsi" w:cstheme="minorHAnsi"/>
                <w:i/>
                <w:iCs/>
                <w:sz w:val="16"/>
                <w:szCs w:val="14"/>
                <w:highlight w:val="yellow"/>
              </w:rPr>
              <w:t>[Please fill in]</w:t>
            </w:r>
          </w:p>
        </w:tc>
      </w:tr>
    </w:tbl>
    <w:p w14:paraId="59515D6B" w14:textId="3039F8B7" w:rsidR="00FA378B" w:rsidRPr="00630F39" w:rsidRDefault="00FA378B" w:rsidP="00FA378B">
      <w:pPr>
        <w:rPr>
          <w:rFonts w:asciiTheme="minorHAnsi" w:hAnsiTheme="minorHAnsi" w:cstheme="minorHAnsi"/>
          <w:szCs w:val="20"/>
        </w:rPr>
      </w:pPr>
    </w:p>
    <w:p w14:paraId="56A5EB7C" w14:textId="1CFB49D2" w:rsidR="009E341A" w:rsidRPr="00630F39" w:rsidRDefault="00B6743E" w:rsidP="00B6743E">
      <w:pPr>
        <w:pStyle w:val="Heading3"/>
        <w:rPr>
          <w:rFonts w:asciiTheme="minorHAnsi" w:hAnsiTheme="minorHAnsi" w:cstheme="minorHAnsi"/>
        </w:rPr>
      </w:pPr>
      <w:bookmarkStart w:id="669" w:name="_Toc122524193"/>
      <w:r w:rsidRPr="00630F39">
        <w:rPr>
          <w:rFonts w:asciiTheme="minorHAnsi" w:hAnsiTheme="minorHAnsi" w:cstheme="minorHAnsi"/>
        </w:rPr>
        <w:t>2.</w:t>
      </w:r>
      <w:ins w:id="670" w:author="Kelvin Wong Kin" w:date="2023-02-02T09:37:00Z">
        <w:r w:rsidR="00106FC7">
          <w:rPr>
            <w:rFonts w:asciiTheme="minorHAnsi" w:hAnsiTheme="minorHAnsi" w:cstheme="minorHAnsi"/>
          </w:rPr>
          <w:t>6</w:t>
        </w:r>
      </w:ins>
      <w:del w:id="671" w:author="Kelvin Wong Kin" w:date="2023-02-02T09:37:00Z">
        <w:r w:rsidRPr="00630F39" w:rsidDel="00106FC7">
          <w:rPr>
            <w:rFonts w:asciiTheme="minorHAnsi" w:hAnsiTheme="minorHAnsi" w:cstheme="minorHAnsi"/>
          </w:rPr>
          <w:delText>5</w:delText>
        </w:r>
      </w:del>
      <w:r w:rsidRPr="00630F39">
        <w:rPr>
          <w:rFonts w:asciiTheme="minorHAnsi" w:hAnsiTheme="minorHAnsi" w:cstheme="minorHAnsi"/>
        </w:rPr>
        <w:t xml:space="preserve">.4 </w:t>
      </w:r>
      <w:r w:rsidR="00587DA8">
        <w:rPr>
          <w:rFonts w:asciiTheme="minorHAnsi" w:hAnsiTheme="minorHAnsi" w:cstheme="minorHAnsi"/>
        </w:rPr>
        <w:t>Team structure for project phase &amp; BAU phase</w:t>
      </w:r>
      <w:bookmarkEnd w:id="669"/>
    </w:p>
    <w:p w14:paraId="166AC881" w14:textId="322C71AC" w:rsidR="00B6743E" w:rsidRPr="00106FC7" w:rsidRDefault="00B6743E" w:rsidP="00B6743E">
      <w:pPr>
        <w:rPr>
          <w:rFonts w:asciiTheme="minorHAnsi" w:hAnsiTheme="minorHAnsi" w:cstheme="minorHAnsi"/>
          <w:lang w:val="en-US" w:eastAsia="zh-CN"/>
          <w:rPrChange w:id="672" w:author="Kelvin Wong Kin" w:date="2023-02-02T09:37:00Z">
            <w:rPr>
              <w:rFonts w:asciiTheme="minorHAnsi" w:hAnsiTheme="minorHAnsi" w:cstheme="minorHAnsi"/>
              <w:lang w:eastAsia="zh-CN"/>
            </w:rPr>
          </w:rPrChange>
        </w:rPr>
      </w:pPr>
    </w:p>
    <w:p w14:paraId="6E119618" w14:textId="75061C28" w:rsidR="00B6743E" w:rsidRPr="00630F39" w:rsidRDefault="00587DA8" w:rsidP="00B6743E">
      <w:pPr>
        <w:rPr>
          <w:rFonts w:asciiTheme="minorHAnsi" w:hAnsiTheme="minorHAnsi" w:cstheme="minorHAnsi"/>
          <w:lang w:eastAsia="zh-CN"/>
        </w:rPr>
      </w:pPr>
      <w:r>
        <w:rPr>
          <w:rFonts w:asciiTheme="minorHAnsi" w:hAnsiTheme="minorHAnsi" w:cstheme="minorHAnsi"/>
          <w:lang w:eastAsia="zh-CN"/>
        </w:rPr>
        <w:t xml:space="preserve">There are two team structures to be handled in different phases: Project phase and BAU phase. The project phase team structure should be able to </w:t>
      </w:r>
      <w:r w:rsidRPr="00E403B7">
        <w:rPr>
          <w:rFonts w:asciiTheme="minorHAnsi" w:hAnsiTheme="minorHAnsi" w:cstheme="minorHAnsi"/>
          <w:b/>
          <w:bCs/>
          <w:lang w:eastAsia="zh-CN"/>
        </w:rPr>
        <w:t>evolve</w:t>
      </w:r>
      <w:r>
        <w:rPr>
          <w:rFonts w:asciiTheme="minorHAnsi" w:hAnsiTheme="minorHAnsi" w:cstheme="minorHAnsi"/>
          <w:lang w:eastAsia="zh-CN"/>
        </w:rPr>
        <w:t xml:space="preserve"> to the BAU phase after the project is completed.</w:t>
      </w:r>
      <w:r w:rsidR="00E148A4">
        <w:rPr>
          <w:rFonts w:asciiTheme="minorHAnsi" w:hAnsiTheme="minorHAnsi" w:cstheme="minorHAnsi"/>
          <w:lang w:eastAsia="zh-CN"/>
        </w:rPr>
        <w:t xml:space="preserve"> The service provider should help to manage the entire data project in the project </w:t>
      </w:r>
      <w:proofErr w:type="gramStart"/>
      <w:r w:rsidR="00E148A4">
        <w:rPr>
          <w:rFonts w:asciiTheme="minorHAnsi" w:hAnsiTheme="minorHAnsi" w:cstheme="minorHAnsi"/>
          <w:lang w:eastAsia="zh-CN"/>
        </w:rPr>
        <w:t>phase, and</w:t>
      </w:r>
      <w:proofErr w:type="gramEnd"/>
      <w:r w:rsidR="00E148A4">
        <w:rPr>
          <w:rFonts w:asciiTheme="minorHAnsi" w:hAnsiTheme="minorHAnsi" w:cstheme="minorHAnsi"/>
          <w:lang w:eastAsia="zh-CN"/>
        </w:rPr>
        <w:t xml:space="preserve"> help to communicate with the steering committee on the progress of the data project. The </w:t>
      </w:r>
      <w:r w:rsidR="0032780E">
        <w:rPr>
          <w:rFonts w:asciiTheme="minorHAnsi" w:hAnsiTheme="minorHAnsi" w:cstheme="minorHAnsi"/>
          <w:lang w:eastAsia="zh-CN"/>
        </w:rPr>
        <w:t>example</w:t>
      </w:r>
      <w:r w:rsidR="00E148A4">
        <w:rPr>
          <w:rFonts w:asciiTheme="minorHAnsi" w:hAnsiTheme="minorHAnsi" w:cstheme="minorHAnsi"/>
          <w:lang w:eastAsia="zh-CN"/>
        </w:rPr>
        <w:t xml:space="preserve"> of the </w:t>
      </w:r>
      <w:r w:rsidR="0032780E">
        <w:rPr>
          <w:rFonts w:asciiTheme="minorHAnsi" w:hAnsiTheme="minorHAnsi" w:cstheme="minorHAnsi"/>
          <w:lang w:eastAsia="zh-CN"/>
        </w:rPr>
        <w:t xml:space="preserve">data </w:t>
      </w:r>
      <w:r w:rsidR="00E148A4">
        <w:rPr>
          <w:rFonts w:asciiTheme="minorHAnsi" w:hAnsiTheme="minorHAnsi" w:cstheme="minorHAnsi"/>
          <w:lang w:eastAsia="zh-CN"/>
        </w:rPr>
        <w:t>team structure</w:t>
      </w:r>
      <w:r w:rsidR="00444FC2">
        <w:rPr>
          <w:rFonts w:asciiTheme="minorHAnsi" w:hAnsiTheme="minorHAnsi" w:cstheme="minorHAnsi"/>
          <w:lang w:eastAsia="zh-CN"/>
        </w:rPr>
        <w:t xml:space="preserve"> evolution is</w:t>
      </w:r>
      <w:r w:rsidR="0032780E">
        <w:rPr>
          <w:rFonts w:asciiTheme="minorHAnsi" w:hAnsiTheme="minorHAnsi" w:cstheme="minorHAnsi"/>
          <w:lang w:eastAsia="zh-CN"/>
        </w:rPr>
        <w:t xml:space="preserve"> shown as below,</w:t>
      </w:r>
    </w:p>
    <w:p w14:paraId="19ED5B65" w14:textId="48E151B3" w:rsidR="00B6743E" w:rsidRDefault="00587DA8" w:rsidP="00B6743E">
      <w:pPr>
        <w:rPr>
          <w:rFonts w:asciiTheme="minorHAnsi" w:hAnsiTheme="minorHAnsi" w:cstheme="minorHAnsi"/>
          <w:lang w:eastAsia="zh-CN"/>
        </w:rPr>
      </w:pPr>
      <w:r w:rsidRPr="00587DA8">
        <w:rPr>
          <w:rFonts w:asciiTheme="minorHAnsi" w:hAnsiTheme="minorHAnsi" w:cstheme="minorHAnsi"/>
          <w:noProof/>
          <w:lang w:eastAsia="zh-CN"/>
        </w:rPr>
        <w:drawing>
          <wp:inline distT="0" distB="0" distL="0" distR="0" wp14:anchorId="3785CE94" wp14:editId="2980AFB4">
            <wp:extent cx="6024880" cy="2766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24880" cy="2766060"/>
                    </a:xfrm>
                    <a:prstGeom prst="rect">
                      <a:avLst/>
                    </a:prstGeom>
                  </pic:spPr>
                </pic:pic>
              </a:graphicData>
            </a:graphic>
          </wp:inline>
        </w:drawing>
      </w:r>
    </w:p>
    <w:p w14:paraId="07081A8B" w14:textId="77777777" w:rsidR="00587DA8" w:rsidRPr="00630F39" w:rsidRDefault="00587DA8" w:rsidP="00B6743E">
      <w:pPr>
        <w:rPr>
          <w:rFonts w:asciiTheme="minorHAnsi" w:hAnsiTheme="minorHAnsi" w:cstheme="minorHAnsi"/>
          <w:lang w:eastAsia="zh-CN"/>
        </w:rPr>
      </w:pPr>
    </w:p>
    <w:p w14:paraId="3AE2A765" w14:textId="77777777" w:rsidR="00B6743E" w:rsidRPr="00630F39" w:rsidRDefault="00B6743E" w:rsidP="00B6743E">
      <w:pPr>
        <w:rPr>
          <w:rFonts w:asciiTheme="minorHAnsi" w:hAnsiTheme="minorHAnsi" w:cstheme="minorHAnsi"/>
          <w:lang w:eastAsia="zh-CN"/>
        </w:rPr>
      </w:pPr>
    </w:p>
    <w:p w14:paraId="052F2D2C" w14:textId="6F4BACCB" w:rsidR="00135A3A" w:rsidRPr="00630F39" w:rsidRDefault="00135A3A" w:rsidP="00135A3A">
      <w:pPr>
        <w:pStyle w:val="Heading2"/>
        <w:rPr>
          <w:rFonts w:asciiTheme="minorHAnsi" w:hAnsiTheme="minorHAnsi" w:cstheme="minorHAnsi"/>
        </w:rPr>
      </w:pPr>
      <w:bookmarkStart w:id="673" w:name="_Toc122524194"/>
      <w:r w:rsidRPr="00630F39">
        <w:rPr>
          <w:rFonts w:asciiTheme="minorHAnsi" w:hAnsiTheme="minorHAnsi" w:cstheme="minorHAnsi"/>
        </w:rPr>
        <w:t>2.</w:t>
      </w:r>
      <w:ins w:id="674" w:author="Kelvin Wong Kin" w:date="2023-02-02T09:38:00Z">
        <w:r w:rsidR="00106FC7">
          <w:rPr>
            <w:rFonts w:asciiTheme="minorHAnsi" w:hAnsiTheme="minorHAnsi" w:cstheme="minorHAnsi"/>
          </w:rPr>
          <w:t>7</w:t>
        </w:r>
      </w:ins>
      <w:del w:id="675" w:author="Kelvin Wong Kin" w:date="2023-02-02T09:38:00Z">
        <w:r w:rsidR="00593C8D" w:rsidRPr="00630F39" w:rsidDel="00106FC7">
          <w:rPr>
            <w:rFonts w:asciiTheme="minorHAnsi" w:hAnsiTheme="minorHAnsi" w:cstheme="minorHAnsi"/>
          </w:rPr>
          <w:delText>6</w:delText>
        </w:r>
      </w:del>
      <w:r w:rsidRPr="00630F39">
        <w:rPr>
          <w:rFonts w:asciiTheme="minorHAnsi" w:hAnsiTheme="minorHAnsi" w:cstheme="minorHAnsi"/>
        </w:rPr>
        <w:t xml:space="preserve"> Data Security</w:t>
      </w:r>
      <w:bookmarkEnd w:id="673"/>
    </w:p>
    <w:p w14:paraId="7DE49685" w14:textId="77777777" w:rsidR="00135A3A" w:rsidRPr="00630F39" w:rsidRDefault="00135A3A" w:rsidP="00BC7AB4">
      <w:pPr>
        <w:pStyle w:val="ListParagraph"/>
        <w:numPr>
          <w:ilvl w:val="0"/>
          <w:numId w:val="12"/>
        </w:numPr>
        <w:spacing w:after="160" w:line="259" w:lineRule="auto"/>
        <w:contextualSpacing/>
        <w:rPr>
          <w:rFonts w:asciiTheme="minorHAnsi" w:hAnsiTheme="minorHAnsi" w:cstheme="minorHAnsi"/>
        </w:rPr>
      </w:pPr>
      <w:r w:rsidRPr="00630F39">
        <w:rPr>
          <w:rFonts w:asciiTheme="minorHAnsi" w:hAnsiTheme="minorHAnsi" w:cstheme="minorHAnsi"/>
        </w:rPr>
        <w:t>No confidential information should be residence on the end user device</w:t>
      </w:r>
    </w:p>
    <w:p w14:paraId="456F6C98" w14:textId="77777777" w:rsidR="00135A3A" w:rsidRPr="00630F39" w:rsidRDefault="00135A3A" w:rsidP="00BC7AB4">
      <w:pPr>
        <w:pStyle w:val="ListParagraph"/>
        <w:numPr>
          <w:ilvl w:val="0"/>
          <w:numId w:val="12"/>
        </w:numPr>
        <w:spacing w:after="160" w:line="259" w:lineRule="auto"/>
        <w:contextualSpacing/>
        <w:rPr>
          <w:rFonts w:asciiTheme="minorHAnsi" w:hAnsiTheme="minorHAnsi" w:cstheme="minorHAnsi"/>
        </w:rPr>
      </w:pPr>
      <w:r w:rsidRPr="00630F39">
        <w:rPr>
          <w:rFonts w:asciiTheme="minorHAnsi" w:hAnsiTheme="minorHAnsi" w:cstheme="minorHAnsi"/>
        </w:rPr>
        <w:t>If there is need for storing the confidential or sensitive information in end user device, strong encryption which comply industrial standard is required.</w:t>
      </w:r>
    </w:p>
    <w:p w14:paraId="5EA5DBDB" w14:textId="77777777" w:rsidR="00135A3A" w:rsidRPr="00630F39" w:rsidRDefault="00135A3A" w:rsidP="00BC7AB4">
      <w:pPr>
        <w:pStyle w:val="ListParagraph"/>
        <w:numPr>
          <w:ilvl w:val="0"/>
          <w:numId w:val="12"/>
        </w:numPr>
        <w:spacing w:after="160" w:line="259" w:lineRule="auto"/>
        <w:contextualSpacing/>
        <w:rPr>
          <w:rFonts w:asciiTheme="minorHAnsi" w:hAnsiTheme="minorHAnsi" w:cstheme="minorHAnsi"/>
        </w:rPr>
      </w:pPr>
      <w:r w:rsidRPr="00630F39">
        <w:rPr>
          <w:rFonts w:asciiTheme="minorHAnsi" w:hAnsiTheme="minorHAnsi" w:cstheme="minorHAnsi"/>
        </w:rPr>
        <w:t>Data in transit must be encrypted</w:t>
      </w:r>
    </w:p>
    <w:p w14:paraId="1BF05C31" w14:textId="1872A6E2" w:rsidR="00135A3A" w:rsidRDefault="00135A3A" w:rsidP="00BC7AB4">
      <w:pPr>
        <w:pStyle w:val="ListParagraph"/>
        <w:numPr>
          <w:ilvl w:val="0"/>
          <w:numId w:val="12"/>
        </w:numPr>
        <w:spacing w:after="160" w:line="259" w:lineRule="auto"/>
        <w:contextualSpacing/>
        <w:rPr>
          <w:rFonts w:asciiTheme="minorHAnsi" w:hAnsiTheme="minorHAnsi" w:cstheme="minorHAnsi"/>
        </w:rPr>
      </w:pPr>
      <w:r w:rsidRPr="00630F39">
        <w:rPr>
          <w:rFonts w:asciiTheme="minorHAnsi" w:hAnsiTheme="minorHAnsi" w:cstheme="minorHAnsi"/>
        </w:rPr>
        <w:t xml:space="preserve">If data are not stored in </w:t>
      </w:r>
      <w:proofErr w:type="spellStart"/>
      <w:r w:rsidRPr="00630F39">
        <w:rPr>
          <w:rFonts w:asciiTheme="minorHAnsi" w:hAnsiTheme="minorHAnsi" w:cstheme="minorHAnsi"/>
        </w:rPr>
        <w:t>FTLife</w:t>
      </w:r>
      <w:proofErr w:type="spellEnd"/>
      <w:r w:rsidRPr="00630F39">
        <w:rPr>
          <w:rFonts w:asciiTheme="minorHAnsi" w:hAnsiTheme="minorHAnsi" w:cstheme="minorHAnsi"/>
        </w:rPr>
        <w:t xml:space="preserve"> managed storage, proper physical security, network security and storage security should be applied to ensure data/information as well protected in terms of confidential, integrity and availability. Vendor should demonstrate how data security can be assured and </w:t>
      </w:r>
      <w:proofErr w:type="spellStart"/>
      <w:r w:rsidRPr="00630F39">
        <w:rPr>
          <w:rFonts w:asciiTheme="minorHAnsi" w:hAnsiTheme="minorHAnsi" w:cstheme="minorHAnsi"/>
        </w:rPr>
        <w:t>FTLife</w:t>
      </w:r>
      <w:proofErr w:type="spellEnd"/>
      <w:r w:rsidRPr="00630F39">
        <w:rPr>
          <w:rFonts w:asciiTheme="minorHAnsi" w:hAnsiTheme="minorHAnsi" w:cstheme="minorHAnsi"/>
        </w:rPr>
        <w:t xml:space="preserve"> could remain the data owner, exhibit control and revocation of data in case of data lose or suspect environment compromised.</w:t>
      </w:r>
    </w:p>
    <w:p w14:paraId="0178FAB5" w14:textId="77777777" w:rsidR="00D90A63" w:rsidRPr="00630F39" w:rsidRDefault="00D90A63" w:rsidP="00D90A63">
      <w:pPr>
        <w:pStyle w:val="ListParagraph"/>
        <w:spacing w:after="160" w:line="259" w:lineRule="auto"/>
        <w:contextualSpacing/>
        <w:rPr>
          <w:rFonts w:asciiTheme="minorHAnsi" w:hAnsiTheme="minorHAnsi" w:cstheme="minorHAnsi"/>
        </w:rPr>
      </w:pPr>
    </w:p>
    <w:p w14:paraId="705C4AE9" w14:textId="4530C7BB" w:rsidR="00844478" w:rsidRPr="00630F39" w:rsidRDefault="00844478" w:rsidP="00844478">
      <w:pPr>
        <w:pStyle w:val="Heading2"/>
        <w:rPr>
          <w:rFonts w:asciiTheme="minorHAnsi" w:hAnsiTheme="minorHAnsi" w:cstheme="minorHAnsi"/>
        </w:rPr>
      </w:pPr>
      <w:bookmarkStart w:id="676" w:name="_Toc122524195"/>
      <w:r w:rsidRPr="00630F39">
        <w:rPr>
          <w:rFonts w:asciiTheme="minorHAnsi" w:hAnsiTheme="minorHAnsi" w:cstheme="minorHAnsi"/>
        </w:rPr>
        <w:t>2.</w:t>
      </w:r>
      <w:ins w:id="677" w:author="Kelvin Wong Kin" w:date="2023-02-02T09:38:00Z">
        <w:r w:rsidR="00106FC7">
          <w:rPr>
            <w:rFonts w:asciiTheme="minorHAnsi" w:hAnsiTheme="minorHAnsi" w:cstheme="minorHAnsi"/>
          </w:rPr>
          <w:t>8</w:t>
        </w:r>
      </w:ins>
      <w:del w:id="678" w:author="Kelvin Wong Kin" w:date="2023-02-02T09:38:00Z">
        <w:r w:rsidRPr="00630F39" w:rsidDel="00106FC7">
          <w:rPr>
            <w:rFonts w:asciiTheme="minorHAnsi" w:hAnsiTheme="minorHAnsi" w:cstheme="minorHAnsi"/>
          </w:rPr>
          <w:delText>7</w:delText>
        </w:r>
      </w:del>
      <w:r w:rsidRPr="00630F39">
        <w:rPr>
          <w:rFonts w:asciiTheme="minorHAnsi" w:hAnsiTheme="minorHAnsi" w:cstheme="minorHAnsi"/>
        </w:rPr>
        <w:t xml:space="preserve"> Service Level and </w:t>
      </w:r>
      <w:r w:rsidR="008C3E7A" w:rsidRPr="00630F39">
        <w:rPr>
          <w:rFonts w:asciiTheme="minorHAnsi" w:hAnsiTheme="minorHAnsi" w:cstheme="minorHAnsi"/>
        </w:rPr>
        <w:t>Incident</w:t>
      </w:r>
      <w:r w:rsidRPr="00630F39">
        <w:rPr>
          <w:rFonts w:asciiTheme="minorHAnsi" w:hAnsiTheme="minorHAnsi" w:cstheme="minorHAnsi"/>
        </w:rPr>
        <w:t xml:space="preserve"> Management</w:t>
      </w:r>
      <w:bookmarkEnd w:id="676"/>
    </w:p>
    <w:p w14:paraId="07229461" w14:textId="77777777" w:rsidR="00844478" w:rsidRPr="00630F39" w:rsidRDefault="00844478" w:rsidP="00844478">
      <w:pPr>
        <w:jc w:val="both"/>
        <w:rPr>
          <w:rFonts w:asciiTheme="minorHAnsi" w:hAnsiTheme="minorHAnsi" w:cstheme="minorHAnsi"/>
        </w:rPr>
      </w:pPr>
      <w:r w:rsidRPr="00630F39">
        <w:rPr>
          <w:rFonts w:asciiTheme="minorHAnsi" w:hAnsiTheme="minorHAnsi" w:cstheme="minorHAnsi"/>
        </w:rPr>
        <w:t>Ensure 99.9% monthly uptime for the service availability. On-site support shall be provided within 2 hours for critical incident. Prosper may propose the required resource as option to achieve the required service level.</w:t>
      </w:r>
    </w:p>
    <w:p w14:paraId="54A2FD44" w14:textId="77777777" w:rsidR="00844478" w:rsidRPr="00630F39" w:rsidRDefault="00844478" w:rsidP="00844478">
      <w:pPr>
        <w:jc w:val="both"/>
        <w:rPr>
          <w:rFonts w:asciiTheme="minorHAnsi" w:hAnsiTheme="minorHAnsi" w:cstheme="minorHAnsi"/>
        </w:rPr>
      </w:pPr>
    </w:p>
    <w:p w14:paraId="4CCF435C" w14:textId="77777777" w:rsidR="00844478" w:rsidRPr="00630F39" w:rsidRDefault="00844478" w:rsidP="00844478">
      <w:pPr>
        <w:jc w:val="both"/>
        <w:rPr>
          <w:rFonts w:asciiTheme="minorHAnsi" w:hAnsiTheme="minorHAnsi" w:cstheme="minorHAnsi"/>
        </w:rPr>
      </w:pPr>
      <w:r w:rsidRPr="00630F39">
        <w:rPr>
          <w:rFonts w:asciiTheme="minorHAnsi" w:hAnsiTheme="minorHAnsi" w:cstheme="minorHAnsi"/>
        </w:rPr>
        <w:t xml:space="preserve">For any planned maintenance, configuration change and/or software release, the proposer shall give notice to </w:t>
      </w:r>
      <w:proofErr w:type="spellStart"/>
      <w:r w:rsidRPr="00630F39">
        <w:rPr>
          <w:rFonts w:asciiTheme="minorHAnsi" w:hAnsiTheme="minorHAnsi" w:cstheme="minorHAnsi"/>
        </w:rPr>
        <w:t>FTLife</w:t>
      </w:r>
      <w:proofErr w:type="spellEnd"/>
      <w:r w:rsidRPr="00630F39">
        <w:rPr>
          <w:rFonts w:asciiTheme="minorHAnsi" w:hAnsiTheme="minorHAnsi" w:cstheme="minorHAnsi"/>
        </w:rPr>
        <w:t xml:space="preserve"> seven days in advance and should be held on a day which agreed with </w:t>
      </w:r>
      <w:proofErr w:type="spellStart"/>
      <w:r w:rsidRPr="00630F39">
        <w:rPr>
          <w:rFonts w:asciiTheme="minorHAnsi" w:hAnsiTheme="minorHAnsi" w:cstheme="minorHAnsi"/>
        </w:rPr>
        <w:t>FTLife</w:t>
      </w:r>
      <w:proofErr w:type="spellEnd"/>
      <w:r w:rsidRPr="00630F39">
        <w:rPr>
          <w:rFonts w:asciiTheme="minorHAnsi" w:hAnsiTheme="minorHAnsi" w:cstheme="minorHAnsi"/>
        </w:rPr>
        <w:t xml:space="preserve"> in advance.</w:t>
      </w:r>
    </w:p>
    <w:p w14:paraId="398D1DFA" w14:textId="77777777" w:rsidR="00844478" w:rsidRPr="00630F39" w:rsidRDefault="00844478" w:rsidP="00844478">
      <w:pPr>
        <w:jc w:val="both"/>
        <w:rPr>
          <w:rFonts w:asciiTheme="minorHAnsi" w:hAnsiTheme="minorHAnsi" w:cstheme="minorHAnsi"/>
        </w:rPr>
      </w:pPr>
    </w:p>
    <w:p w14:paraId="4FCE3DC3" w14:textId="193693A0" w:rsidR="008C3E7A" w:rsidRDefault="00844478" w:rsidP="00AC69EC">
      <w:pPr>
        <w:jc w:val="both"/>
        <w:rPr>
          <w:rFonts w:asciiTheme="minorHAnsi" w:hAnsiTheme="minorHAnsi" w:cstheme="minorHAnsi"/>
        </w:rPr>
      </w:pPr>
      <w:r w:rsidRPr="00630F39">
        <w:rPr>
          <w:rFonts w:asciiTheme="minorHAnsi" w:hAnsiTheme="minorHAnsi" w:cstheme="minorHAnsi"/>
        </w:rPr>
        <w:lastRenderedPageBreak/>
        <w:t xml:space="preserve">For critical incident, which means system outage making the system impossible to use, the initial response time should be less than 30 minutes, the proposer shall provide the status update every 1 hour, and resolve the issue / provide a workaround solution within 4 hours  </w:t>
      </w:r>
    </w:p>
    <w:p w14:paraId="5DCA187F" w14:textId="77777777" w:rsidR="00D90A63" w:rsidRPr="00630F39" w:rsidRDefault="00D90A63" w:rsidP="00AC69EC">
      <w:pPr>
        <w:jc w:val="both"/>
        <w:rPr>
          <w:rFonts w:asciiTheme="minorHAnsi" w:hAnsiTheme="minorHAnsi" w:cstheme="minorHAnsi"/>
        </w:rPr>
      </w:pPr>
    </w:p>
    <w:p w14:paraId="19FFCB83" w14:textId="77777777" w:rsidR="00135A3A" w:rsidRPr="00630F39" w:rsidRDefault="00135A3A" w:rsidP="00FA378B">
      <w:pPr>
        <w:rPr>
          <w:rFonts w:asciiTheme="minorHAnsi" w:hAnsiTheme="minorHAnsi" w:cstheme="minorHAnsi"/>
          <w:szCs w:val="20"/>
        </w:rPr>
      </w:pPr>
    </w:p>
    <w:p w14:paraId="63E7A5A9" w14:textId="7B6B1EA2" w:rsidR="002F281F" w:rsidRPr="00630F39" w:rsidRDefault="002F281F" w:rsidP="002F281F">
      <w:pPr>
        <w:pStyle w:val="Heading2"/>
        <w:rPr>
          <w:rFonts w:asciiTheme="minorHAnsi" w:hAnsiTheme="minorHAnsi" w:cstheme="minorHAnsi"/>
        </w:rPr>
      </w:pPr>
      <w:bookmarkStart w:id="679" w:name="_Toc122524196"/>
      <w:r w:rsidRPr="00630F39">
        <w:rPr>
          <w:rFonts w:asciiTheme="minorHAnsi" w:hAnsiTheme="minorHAnsi" w:cstheme="minorHAnsi"/>
        </w:rPr>
        <w:t>2.</w:t>
      </w:r>
      <w:ins w:id="680" w:author="Kelvin Wong Kin" w:date="2023-02-02T09:38:00Z">
        <w:r w:rsidR="00106FC7">
          <w:rPr>
            <w:rFonts w:asciiTheme="minorHAnsi" w:hAnsiTheme="minorHAnsi" w:cstheme="minorHAnsi"/>
          </w:rPr>
          <w:t>9</w:t>
        </w:r>
      </w:ins>
      <w:del w:id="681" w:author="Kelvin Wong Kin" w:date="2023-02-02T09:38:00Z">
        <w:r w:rsidR="00844478" w:rsidRPr="00630F39" w:rsidDel="00106FC7">
          <w:rPr>
            <w:rFonts w:asciiTheme="minorHAnsi" w:hAnsiTheme="minorHAnsi" w:cstheme="minorHAnsi"/>
          </w:rPr>
          <w:delText>8</w:delText>
        </w:r>
      </w:del>
      <w:r w:rsidRPr="00630F39">
        <w:rPr>
          <w:rFonts w:asciiTheme="minorHAnsi" w:hAnsiTheme="minorHAnsi" w:cstheme="minorHAnsi"/>
        </w:rPr>
        <w:t xml:space="preserve"> Project Governance Structure</w:t>
      </w:r>
      <w:bookmarkEnd w:id="679"/>
    </w:p>
    <w:p w14:paraId="400B97DF" w14:textId="1FD1919F" w:rsidR="007C275F" w:rsidRPr="00630F39" w:rsidRDefault="00BB41FD" w:rsidP="00FD03A4">
      <w:pPr>
        <w:jc w:val="both"/>
        <w:rPr>
          <w:rFonts w:asciiTheme="minorHAnsi" w:hAnsiTheme="minorHAnsi" w:cstheme="minorHAnsi"/>
        </w:rPr>
      </w:pPr>
      <w:r w:rsidRPr="00630F39">
        <w:rPr>
          <w:rFonts w:asciiTheme="minorHAnsi" w:hAnsiTheme="minorHAnsi" w:cstheme="minorHAnsi"/>
        </w:rPr>
        <w:t xml:space="preserve">The service provider is required to </w:t>
      </w:r>
      <w:r w:rsidR="00E505D5" w:rsidRPr="00630F39">
        <w:rPr>
          <w:rFonts w:asciiTheme="minorHAnsi" w:hAnsiTheme="minorHAnsi" w:cstheme="minorHAnsi"/>
        </w:rPr>
        <w:t xml:space="preserve">provide a project team structure that </w:t>
      </w:r>
      <w:r w:rsidRPr="00630F39">
        <w:rPr>
          <w:rFonts w:asciiTheme="minorHAnsi" w:hAnsiTheme="minorHAnsi" w:cstheme="minorHAnsi"/>
        </w:rPr>
        <w:t>follow</w:t>
      </w:r>
      <w:r w:rsidR="00E505D5" w:rsidRPr="00630F39">
        <w:rPr>
          <w:rFonts w:asciiTheme="minorHAnsi" w:hAnsiTheme="minorHAnsi" w:cstheme="minorHAnsi"/>
        </w:rPr>
        <w:t>s</w:t>
      </w:r>
      <w:r w:rsidRPr="00630F39">
        <w:rPr>
          <w:rFonts w:asciiTheme="minorHAnsi" w:hAnsiTheme="minorHAnsi" w:cstheme="minorHAnsi"/>
        </w:rPr>
        <w:t xml:space="preserve"> the</w:t>
      </w:r>
      <w:r w:rsidR="00E505D5" w:rsidRPr="00630F39">
        <w:rPr>
          <w:rFonts w:asciiTheme="minorHAnsi" w:hAnsiTheme="minorHAnsi" w:cstheme="minorHAnsi"/>
        </w:rPr>
        <w:t xml:space="preserve"> high-level</w:t>
      </w:r>
      <w:r w:rsidRPr="00630F39">
        <w:rPr>
          <w:rFonts w:asciiTheme="minorHAnsi" w:hAnsiTheme="minorHAnsi" w:cstheme="minorHAnsi"/>
        </w:rPr>
        <w:t xml:space="preserve"> governance</w:t>
      </w:r>
      <w:r w:rsidR="00E505D5" w:rsidRPr="00630F39">
        <w:rPr>
          <w:rFonts w:asciiTheme="minorHAnsi" w:hAnsiTheme="minorHAnsi" w:cstheme="minorHAnsi"/>
        </w:rPr>
        <w:t xml:space="preserve"> structure</w:t>
      </w:r>
      <w:r w:rsidRPr="00630F39">
        <w:rPr>
          <w:rFonts w:asciiTheme="minorHAnsi" w:hAnsiTheme="minorHAnsi" w:cstheme="minorHAnsi"/>
        </w:rPr>
        <w:t xml:space="preserve"> as shown in below structure. There is a Steering Committee to drive the overall direction to the team &amp; help to resolve the escalation from the scrum team</w:t>
      </w:r>
      <w:r w:rsidR="00D96952" w:rsidRPr="00630F39">
        <w:rPr>
          <w:rFonts w:asciiTheme="minorHAnsi" w:hAnsiTheme="minorHAnsi" w:cstheme="minorHAnsi"/>
        </w:rPr>
        <w:t>s</w:t>
      </w:r>
      <w:r w:rsidRPr="00630F39">
        <w:rPr>
          <w:rFonts w:asciiTheme="minorHAnsi" w:hAnsiTheme="minorHAnsi" w:cstheme="minorHAnsi"/>
        </w:rPr>
        <w:t>. The service provider should allocate resources in the scrum teams for design &amp; implementation.</w:t>
      </w:r>
    </w:p>
    <w:p w14:paraId="3EDFF4A6" w14:textId="77777777" w:rsidR="00844478" w:rsidRPr="00630F39" w:rsidRDefault="00844478" w:rsidP="00FD03A4">
      <w:pPr>
        <w:jc w:val="both"/>
        <w:rPr>
          <w:rFonts w:asciiTheme="minorHAnsi" w:hAnsiTheme="minorHAnsi" w:cstheme="minorHAnsi"/>
        </w:rPr>
      </w:pPr>
    </w:p>
    <w:p w14:paraId="734F3212" w14:textId="77777777" w:rsidR="00BB41FD" w:rsidRPr="00630F39" w:rsidRDefault="00BB41FD" w:rsidP="00FD03A4">
      <w:pPr>
        <w:jc w:val="both"/>
        <w:rPr>
          <w:rFonts w:asciiTheme="minorHAnsi" w:hAnsiTheme="minorHAnsi" w:cstheme="minorHAnsi"/>
        </w:rPr>
      </w:pPr>
    </w:p>
    <w:p w14:paraId="5A5BAF8D" w14:textId="08DD4B70" w:rsidR="00406C23" w:rsidRPr="00630F39" w:rsidRDefault="00406C23" w:rsidP="00BA4278">
      <w:pPr>
        <w:jc w:val="center"/>
        <w:rPr>
          <w:rFonts w:asciiTheme="minorHAnsi" w:hAnsiTheme="minorHAnsi" w:cstheme="minorHAnsi"/>
          <w:b/>
          <w:bCs/>
          <w:sz w:val="32"/>
          <w:lang w:val="en-US"/>
        </w:rPr>
      </w:pPr>
      <w:r w:rsidRPr="00630F39">
        <w:rPr>
          <w:rFonts w:asciiTheme="minorHAnsi" w:hAnsiTheme="minorHAnsi" w:cstheme="minorHAnsi"/>
        </w:rPr>
        <w:br w:type="page"/>
      </w:r>
    </w:p>
    <w:p w14:paraId="6898E06A" w14:textId="7EE9B907" w:rsidR="0093508E" w:rsidRPr="00630F39" w:rsidRDefault="007F5F6D" w:rsidP="00DF41F1">
      <w:pPr>
        <w:pStyle w:val="Heading1"/>
        <w:rPr>
          <w:rFonts w:asciiTheme="minorHAnsi" w:hAnsiTheme="minorHAnsi" w:cstheme="minorHAnsi"/>
        </w:rPr>
      </w:pPr>
      <w:bookmarkStart w:id="682" w:name="_Toc122524197"/>
      <w:r w:rsidRPr="00630F39">
        <w:rPr>
          <w:rFonts w:asciiTheme="minorHAnsi" w:hAnsiTheme="minorHAnsi" w:cstheme="minorHAnsi"/>
        </w:rPr>
        <w:lastRenderedPageBreak/>
        <w:t>3</w:t>
      </w:r>
      <w:r w:rsidR="00814F9B" w:rsidRPr="00630F39">
        <w:rPr>
          <w:rFonts w:asciiTheme="minorHAnsi" w:hAnsiTheme="minorHAnsi" w:cstheme="minorHAnsi"/>
        </w:rPr>
        <w:t>. E</w:t>
      </w:r>
      <w:r w:rsidR="0093508E" w:rsidRPr="00630F39">
        <w:rPr>
          <w:rFonts w:asciiTheme="minorHAnsi" w:hAnsiTheme="minorHAnsi" w:cstheme="minorHAnsi"/>
        </w:rPr>
        <w:t>valuation / Selection Approach</w:t>
      </w:r>
      <w:bookmarkEnd w:id="566"/>
      <w:bookmarkEnd w:id="567"/>
      <w:bookmarkEnd w:id="682"/>
    </w:p>
    <w:p w14:paraId="4BE630A7" w14:textId="77777777" w:rsidR="0093508E" w:rsidRPr="00630F39" w:rsidRDefault="0093508E" w:rsidP="00814F9B">
      <w:pPr>
        <w:spacing w:line="276" w:lineRule="auto"/>
        <w:rPr>
          <w:rFonts w:asciiTheme="minorHAnsi" w:hAnsiTheme="minorHAnsi" w:cstheme="minorHAnsi"/>
          <w:sz w:val="22"/>
          <w:szCs w:val="22"/>
          <w:lang w:eastAsia="zh-HK" w:bidi="en-US"/>
        </w:rPr>
      </w:pPr>
    </w:p>
    <w:p w14:paraId="58E550F5" w14:textId="77777777" w:rsidR="0093508E" w:rsidRPr="00630F39" w:rsidRDefault="0093508E" w:rsidP="00814F9B">
      <w:pPr>
        <w:jc w:val="both"/>
        <w:rPr>
          <w:rFonts w:asciiTheme="minorHAnsi" w:hAnsiTheme="minorHAnsi" w:cstheme="minorHAnsi"/>
          <w:szCs w:val="20"/>
          <w:lang w:val="en-US" w:bidi="en-US"/>
        </w:rPr>
      </w:pPr>
      <w:r w:rsidRPr="00630F39">
        <w:rPr>
          <w:rFonts w:asciiTheme="minorHAnsi" w:hAnsiTheme="minorHAnsi" w:cstheme="minorHAnsi"/>
          <w:szCs w:val="20"/>
          <w:lang w:val="en-US" w:bidi="en-US"/>
        </w:rPr>
        <w:t xml:space="preserve">The evaluation and selection of solution will be undertaken in </w:t>
      </w:r>
      <w:r w:rsidR="00E00999" w:rsidRPr="00630F39">
        <w:rPr>
          <w:rFonts w:asciiTheme="minorHAnsi" w:hAnsiTheme="minorHAnsi" w:cstheme="minorHAnsi"/>
          <w:szCs w:val="20"/>
          <w:lang w:val="en-US" w:bidi="en-US"/>
        </w:rPr>
        <w:t>several</w:t>
      </w:r>
      <w:r w:rsidRPr="00630F39">
        <w:rPr>
          <w:rFonts w:asciiTheme="minorHAnsi" w:hAnsiTheme="minorHAnsi" w:cstheme="minorHAnsi"/>
          <w:szCs w:val="20"/>
          <w:lang w:val="en-US" w:bidi="en-US"/>
        </w:rPr>
        <w:t xml:space="preserve"> stages as set out below:</w:t>
      </w:r>
    </w:p>
    <w:p w14:paraId="705F9C1F" w14:textId="77777777" w:rsidR="0093508E" w:rsidRPr="00630F39" w:rsidRDefault="0093508E" w:rsidP="00814F9B">
      <w:pPr>
        <w:jc w:val="both"/>
        <w:rPr>
          <w:rFonts w:asciiTheme="minorHAnsi" w:hAnsiTheme="minorHAnsi" w:cstheme="minorHAnsi"/>
          <w:szCs w:val="20"/>
          <w:lang w:val="en-US" w:bidi="en-US"/>
        </w:rPr>
      </w:pPr>
    </w:p>
    <w:p w14:paraId="1EF5384A" w14:textId="77777777" w:rsidR="0093508E" w:rsidRPr="00630F39" w:rsidRDefault="00151519" w:rsidP="00DB47D5">
      <w:pPr>
        <w:numPr>
          <w:ilvl w:val="0"/>
          <w:numId w:val="6"/>
        </w:numPr>
        <w:jc w:val="both"/>
        <w:rPr>
          <w:rFonts w:asciiTheme="minorHAnsi" w:eastAsia="Arial Unicode MS" w:hAnsiTheme="minorHAnsi" w:cstheme="minorHAnsi"/>
          <w:szCs w:val="20"/>
          <w:lang w:val="en-US" w:eastAsia="ko-KR" w:bidi="en-US"/>
        </w:rPr>
      </w:pPr>
      <w:proofErr w:type="spellStart"/>
      <w:r w:rsidRPr="00630F39">
        <w:rPr>
          <w:rFonts w:asciiTheme="minorHAnsi" w:eastAsia="Arial Unicode MS" w:hAnsiTheme="minorHAnsi" w:cstheme="minorHAnsi"/>
          <w:szCs w:val="20"/>
          <w:lang w:val="en-US" w:eastAsia="zh-HK" w:bidi="en-US"/>
        </w:rPr>
        <w:t>FTLife</w:t>
      </w:r>
      <w:proofErr w:type="spellEnd"/>
      <w:r w:rsidR="0093508E" w:rsidRPr="00630F39">
        <w:rPr>
          <w:rFonts w:asciiTheme="minorHAnsi" w:eastAsia="Arial Unicode MS" w:hAnsiTheme="minorHAnsi" w:cstheme="minorHAnsi"/>
          <w:szCs w:val="20"/>
          <w:lang w:val="en-US" w:eastAsia="ko-KR" w:bidi="en-US"/>
        </w:rPr>
        <w:t xml:space="preserve"> sends RFP to selected </w:t>
      </w:r>
      <w:r w:rsidR="005F6550" w:rsidRPr="00630F39">
        <w:rPr>
          <w:rFonts w:asciiTheme="minorHAnsi" w:eastAsia="Arial Unicode MS" w:hAnsiTheme="minorHAnsi" w:cstheme="minorHAnsi"/>
          <w:szCs w:val="20"/>
          <w:lang w:val="en-US" w:eastAsia="ko-KR" w:bidi="en-US"/>
        </w:rPr>
        <w:t>service providers</w:t>
      </w:r>
    </w:p>
    <w:p w14:paraId="407D3F6E" w14:textId="2D8DCE5D" w:rsidR="0093508E" w:rsidRPr="00630F39" w:rsidRDefault="00844478" w:rsidP="00DB47D5">
      <w:pPr>
        <w:numPr>
          <w:ilvl w:val="0"/>
          <w:numId w:val="6"/>
        </w:numPr>
        <w:jc w:val="both"/>
        <w:rPr>
          <w:rFonts w:asciiTheme="minorHAnsi" w:eastAsia="Arial Unicode MS" w:hAnsiTheme="minorHAnsi" w:cstheme="minorHAnsi"/>
          <w:szCs w:val="20"/>
          <w:lang w:val="en-US" w:eastAsia="ko-KR" w:bidi="en-US"/>
        </w:rPr>
      </w:pPr>
      <w:r w:rsidRPr="00630F39">
        <w:rPr>
          <w:rFonts w:asciiTheme="minorHAnsi" w:eastAsia="Arial Unicode MS" w:hAnsiTheme="minorHAnsi" w:cstheme="minorHAnsi"/>
          <w:szCs w:val="20"/>
          <w:lang w:val="en-US" w:eastAsia="ko-KR" w:bidi="en-US"/>
        </w:rPr>
        <w:t xml:space="preserve">Tender Briefing with </w:t>
      </w:r>
      <w:r w:rsidR="0093508E" w:rsidRPr="00630F39">
        <w:rPr>
          <w:rFonts w:asciiTheme="minorHAnsi" w:eastAsia="Arial Unicode MS" w:hAnsiTheme="minorHAnsi" w:cstheme="minorHAnsi"/>
          <w:szCs w:val="20"/>
          <w:lang w:val="en-US" w:eastAsia="ko-KR" w:bidi="en-US"/>
        </w:rPr>
        <w:t xml:space="preserve">Q &amp; A session for </w:t>
      </w:r>
      <w:r w:rsidR="005F6550" w:rsidRPr="00630F39">
        <w:rPr>
          <w:rFonts w:asciiTheme="minorHAnsi" w:eastAsia="Arial Unicode MS" w:hAnsiTheme="minorHAnsi" w:cstheme="minorHAnsi"/>
          <w:szCs w:val="20"/>
          <w:lang w:val="en-US" w:eastAsia="ko-KR" w:bidi="en-US"/>
        </w:rPr>
        <w:t>service providers</w:t>
      </w:r>
      <w:r w:rsidR="0093508E" w:rsidRPr="00630F39">
        <w:rPr>
          <w:rFonts w:asciiTheme="minorHAnsi" w:eastAsia="Arial Unicode MS" w:hAnsiTheme="minorHAnsi" w:cstheme="minorHAnsi"/>
          <w:szCs w:val="20"/>
          <w:lang w:val="en-US" w:eastAsia="ko-KR" w:bidi="en-US"/>
        </w:rPr>
        <w:t xml:space="preserve"> would be arranged</w:t>
      </w:r>
      <w:r w:rsidR="009F0053" w:rsidRPr="00630F39">
        <w:rPr>
          <w:rFonts w:asciiTheme="minorHAnsi" w:eastAsia="Arial Unicode MS" w:hAnsiTheme="minorHAnsi" w:cstheme="minorHAnsi"/>
          <w:szCs w:val="20"/>
          <w:lang w:val="en-US" w:eastAsia="ko-KR" w:bidi="en-US"/>
        </w:rPr>
        <w:t xml:space="preserve"> (if necessary)</w:t>
      </w:r>
    </w:p>
    <w:p w14:paraId="1FF742EB" w14:textId="237F0098" w:rsidR="0093508E" w:rsidRPr="00630F39" w:rsidRDefault="005F6550" w:rsidP="00DB47D5">
      <w:pPr>
        <w:numPr>
          <w:ilvl w:val="0"/>
          <w:numId w:val="6"/>
        </w:numPr>
        <w:jc w:val="both"/>
        <w:rPr>
          <w:rFonts w:asciiTheme="minorHAnsi" w:eastAsia="Arial Unicode MS" w:hAnsiTheme="minorHAnsi" w:cstheme="minorHAnsi"/>
          <w:szCs w:val="20"/>
          <w:u w:val="single"/>
          <w:lang w:val="en-US" w:eastAsia="ko-KR" w:bidi="en-US"/>
        </w:rPr>
      </w:pPr>
      <w:r w:rsidRPr="00630F39">
        <w:rPr>
          <w:rFonts w:asciiTheme="minorHAnsi" w:eastAsia="Arial Unicode MS" w:hAnsiTheme="minorHAnsi" w:cstheme="minorHAnsi"/>
          <w:szCs w:val="20"/>
          <w:lang w:val="en-US" w:eastAsia="ko-KR" w:bidi="en-US"/>
        </w:rPr>
        <w:t>Service providers</w:t>
      </w:r>
      <w:r w:rsidR="0093508E" w:rsidRPr="00630F39">
        <w:rPr>
          <w:rFonts w:asciiTheme="minorHAnsi" w:eastAsia="Arial Unicode MS" w:hAnsiTheme="minorHAnsi" w:cstheme="minorHAnsi"/>
          <w:szCs w:val="20"/>
          <w:lang w:val="en-US" w:eastAsia="ko-KR" w:bidi="en-US"/>
        </w:rPr>
        <w:t xml:space="preserve"> submit RFP response </w:t>
      </w:r>
      <w:r w:rsidR="00467575" w:rsidRPr="00630F39">
        <w:rPr>
          <w:rFonts w:asciiTheme="minorHAnsi" w:eastAsia="Arial Unicode MS" w:hAnsiTheme="minorHAnsi" w:cstheme="minorHAnsi"/>
          <w:szCs w:val="20"/>
          <w:lang w:val="en-US" w:eastAsia="ko-KR" w:bidi="en-US"/>
        </w:rPr>
        <w:t xml:space="preserve">(TWO separated </w:t>
      </w:r>
      <w:r w:rsidR="00BC6FEF">
        <w:rPr>
          <w:rFonts w:asciiTheme="minorHAnsi" w:eastAsia="Arial Unicode MS" w:hAnsiTheme="minorHAnsi" w:cstheme="minorHAnsi"/>
          <w:szCs w:val="20"/>
          <w:lang w:val="en-US" w:eastAsia="ko-KR" w:bidi="en-US"/>
        </w:rPr>
        <w:t>documents</w:t>
      </w:r>
      <w:r w:rsidR="00BC6FEF" w:rsidRPr="00630F39">
        <w:rPr>
          <w:rFonts w:asciiTheme="minorHAnsi" w:eastAsia="Arial Unicode MS" w:hAnsiTheme="minorHAnsi" w:cstheme="minorHAnsi"/>
          <w:szCs w:val="20"/>
          <w:lang w:val="en-US" w:eastAsia="ko-KR" w:bidi="en-US"/>
        </w:rPr>
        <w:t xml:space="preserve"> </w:t>
      </w:r>
      <w:r w:rsidR="00467575" w:rsidRPr="00630F39">
        <w:rPr>
          <w:rFonts w:asciiTheme="minorHAnsi" w:eastAsia="Arial Unicode MS" w:hAnsiTheme="minorHAnsi" w:cstheme="minorHAnsi"/>
          <w:szCs w:val="20"/>
          <w:lang w:val="en-US" w:eastAsia="ko-KR" w:bidi="en-US"/>
        </w:rPr>
        <w:t xml:space="preserve">on technical proposal &amp; </w:t>
      </w:r>
      <w:r w:rsidR="00046EC4">
        <w:rPr>
          <w:rFonts w:asciiTheme="minorHAnsi" w:eastAsia="Arial Unicode MS" w:hAnsiTheme="minorHAnsi" w:cstheme="minorHAnsi"/>
          <w:szCs w:val="20"/>
          <w:lang w:val="en-US" w:eastAsia="ko-KR" w:bidi="en-US"/>
        </w:rPr>
        <w:t>finan</w:t>
      </w:r>
      <w:r w:rsidR="002B3BD5">
        <w:rPr>
          <w:rFonts w:asciiTheme="minorHAnsi" w:eastAsia="Arial Unicode MS" w:hAnsiTheme="minorHAnsi" w:cstheme="minorHAnsi"/>
          <w:szCs w:val="20"/>
          <w:lang w:val="en-US" w:eastAsia="ko-KR" w:bidi="en-US"/>
        </w:rPr>
        <w:t>c</w:t>
      </w:r>
      <w:r w:rsidR="00046EC4">
        <w:rPr>
          <w:rFonts w:asciiTheme="minorHAnsi" w:eastAsia="Arial Unicode MS" w:hAnsiTheme="minorHAnsi" w:cstheme="minorHAnsi"/>
          <w:szCs w:val="20"/>
          <w:lang w:val="en-US" w:eastAsia="ko-KR" w:bidi="en-US"/>
        </w:rPr>
        <w:t>i</w:t>
      </w:r>
      <w:r w:rsidR="002B3BD5">
        <w:rPr>
          <w:rFonts w:asciiTheme="minorHAnsi" w:eastAsia="Arial Unicode MS" w:hAnsiTheme="minorHAnsi" w:cstheme="minorHAnsi"/>
          <w:szCs w:val="20"/>
          <w:lang w:val="en-US" w:eastAsia="ko-KR" w:bidi="en-US"/>
        </w:rPr>
        <w:t>al proposal</w:t>
      </w:r>
      <w:r w:rsidR="00467575" w:rsidRPr="00630F39">
        <w:rPr>
          <w:rFonts w:asciiTheme="minorHAnsi" w:eastAsia="Arial Unicode MS" w:hAnsiTheme="minorHAnsi" w:cstheme="minorHAnsi"/>
          <w:szCs w:val="20"/>
          <w:lang w:val="en-US" w:eastAsia="ko-KR" w:bidi="en-US"/>
        </w:rPr>
        <w:t xml:space="preserve">) </w:t>
      </w:r>
      <w:r w:rsidR="0093508E" w:rsidRPr="00630F39">
        <w:rPr>
          <w:rFonts w:asciiTheme="minorHAnsi" w:eastAsia="Arial Unicode MS" w:hAnsiTheme="minorHAnsi" w:cstheme="minorHAnsi"/>
          <w:szCs w:val="20"/>
          <w:lang w:val="en-US" w:eastAsia="ko-KR" w:bidi="en-US"/>
        </w:rPr>
        <w:t xml:space="preserve">to </w:t>
      </w:r>
      <w:proofErr w:type="spellStart"/>
      <w:r w:rsidR="00151519" w:rsidRPr="00630F39">
        <w:rPr>
          <w:rFonts w:asciiTheme="minorHAnsi" w:eastAsia="Arial Unicode MS" w:hAnsiTheme="minorHAnsi" w:cstheme="minorHAnsi"/>
          <w:szCs w:val="20"/>
          <w:lang w:val="en-US" w:eastAsia="zh-HK" w:bidi="en-US"/>
        </w:rPr>
        <w:t>FTLife</w:t>
      </w:r>
      <w:proofErr w:type="spellEnd"/>
      <w:r w:rsidR="009F67A0" w:rsidRPr="00630F39">
        <w:rPr>
          <w:rFonts w:asciiTheme="minorHAnsi" w:eastAsia="Arial Unicode MS" w:hAnsiTheme="minorHAnsi" w:cstheme="minorHAnsi"/>
          <w:szCs w:val="20"/>
          <w:lang w:val="en-US" w:eastAsia="zh-HK" w:bidi="en-US"/>
        </w:rPr>
        <w:t xml:space="preserve"> </w:t>
      </w:r>
      <w:r w:rsidR="00BC6FEF">
        <w:rPr>
          <w:rFonts w:asciiTheme="minorHAnsi" w:eastAsia="Arial Unicode MS" w:hAnsiTheme="minorHAnsi" w:cstheme="minorHAnsi"/>
          <w:szCs w:val="20"/>
          <w:lang w:val="en-US" w:eastAsia="zh-HK" w:bidi="en-US"/>
        </w:rPr>
        <w:t xml:space="preserve">via </w:t>
      </w:r>
      <w:proofErr w:type="spellStart"/>
      <w:r w:rsidR="00BC6FEF">
        <w:rPr>
          <w:rFonts w:asciiTheme="minorHAnsi" w:eastAsia="Arial Unicode MS" w:hAnsiTheme="minorHAnsi" w:cstheme="minorHAnsi"/>
          <w:szCs w:val="20"/>
          <w:lang w:val="en-US" w:eastAsia="zh-HK" w:bidi="en-US"/>
        </w:rPr>
        <w:t>FTShare</w:t>
      </w:r>
      <w:proofErr w:type="spellEnd"/>
      <w:r w:rsidR="00BC6FEF">
        <w:rPr>
          <w:rFonts w:asciiTheme="minorHAnsi" w:eastAsia="Arial Unicode MS" w:hAnsiTheme="minorHAnsi" w:cstheme="minorHAnsi"/>
          <w:szCs w:val="20"/>
          <w:lang w:val="en-US" w:eastAsia="zh-HK" w:bidi="en-US"/>
        </w:rPr>
        <w:t xml:space="preserve"> platform</w:t>
      </w:r>
      <w:r w:rsidR="009F67A0" w:rsidRPr="00630F39">
        <w:rPr>
          <w:rFonts w:asciiTheme="minorHAnsi" w:eastAsia="Arial Unicode MS" w:hAnsiTheme="minorHAnsi" w:cstheme="minorHAnsi"/>
          <w:szCs w:val="20"/>
          <w:lang w:val="en-US" w:eastAsia="zh-HK" w:bidi="en-US"/>
        </w:rPr>
        <w:t xml:space="preserve"> – </w:t>
      </w:r>
      <w:r w:rsidR="00844478" w:rsidRPr="00630F39">
        <w:rPr>
          <w:rFonts w:asciiTheme="minorHAnsi" w:eastAsia="Arial Unicode MS" w:hAnsiTheme="minorHAnsi" w:cstheme="minorHAnsi"/>
          <w:szCs w:val="20"/>
          <w:u w:val="single"/>
          <w:lang w:val="en-US" w:eastAsia="zh-HK" w:bidi="en-US"/>
        </w:rPr>
        <w:t xml:space="preserve">Late submission will </w:t>
      </w:r>
      <w:r w:rsidR="002B3BD5">
        <w:rPr>
          <w:rFonts w:asciiTheme="minorHAnsi" w:eastAsia="Arial Unicode MS" w:hAnsiTheme="minorHAnsi" w:cstheme="minorHAnsi"/>
          <w:szCs w:val="20"/>
          <w:u w:val="single"/>
          <w:lang w:val="en-US" w:eastAsia="zh-HK" w:bidi="en-US"/>
        </w:rPr>
        <w:t xml:space="preserve">not </w:t>
      </w:r>
      <w:r w:rsidR="00844478" w:rsidRPr="00630F39">
        <w:rPr>
          <w:rFonts w:asciiTheme="minorHAnsi" w:eastAsia="Arial Unicode MS" w:hAnsiTheme="minorHAnsi" w:cstheme="minorHAnsi"/>
          <w:szCs w:val="20"/>
          <w:u w:val="single"/>
          <w:lang w:val="en-US" w:eastAsia="zh-HK" w:bidi="en-US"/>
        </w:rPr>
        <w:t xml:space="preserve">be </w:t>
      </w:r>
      <w:r w:rsidR="002B3BD5">
        <w:rPr>
          <w:rFonts w:asciiTheme="minorHAnsi" w:eastAsia="Arial Unicode MS" w:hAnsiTheme="minorHAnsi" w:cstheme="minorHAnsi"/>
          <w:szCs w:val="20"/>
          <w:u w:val="single"/>
          <w:lang w:val="en-US" w:eastAsia="zh-HK" w:bidi="en-US"/>
        </w:rPr>
        <w:t>considered</w:t>
      </w:r>
    </w:p>
    <w:p w14:paraId="6BCEF0AF" w14:textId="7306498A" w:rsidR="0093508E" w:rsidRPr="00630F39" w:rsidRDefault="00151519" w:rsidP="00DB47D5">
      <w:pPr>
        <w:numPr>
          <w:ilvl w:val="0"/>
          <w:numId w:val="6"/>
        </w:numPr>
        <w:jc w:val="both"/>
        <w:rPr>
          <w:rFonts w:asciiTheme="minorHAnsi" w:eastAsia="Arial Unicode MS" w:hAnsiTheme="minorHAnsi" w:cstheme="minorHAnsi"/>
          <w:szCs w:val="20"/>
          <w:lang w:val="en-US" w:eastAsia="ko-KR" w:bidi="en-US"/>
        </w:rPr>
      </w:pPr>
      <w:proofErr w:type="spellStart"/>
      <w:r w:rsidRPr="00630F39">
        <w:rPr>
          <w:rFonts w:asciiTheme="minorHAnsi" w:eastAsia="Arial Unicode MS" w:hAnsiTheme="minorHAnsi" w:cstheme="minorHAnsi"/>
          <w:szCs w:val="20"/>
          <w:lang w:val="en-US" w:eastAsia="zh-HK" w:bidi="en-US"/>
        </w:rPr>
        <w:t>FTLife</w:t>
      </w:r>
      <w:proofErr w:type="spellEnd"/>
      <w:r w:rsidR="0093508E" w:rsidRPr="00630F39">
        <w:rPr>
          <w:rFonts w:asciiTheme="minorHAnsi" w:eastAsia="Arial Unicode MS" w:hAnsiTheme="minorHAnsi" w:cstheme="minorHAnsi"/>
          <w:szCs w:val="20"/>
          <w:lang w:val="en-US" w:eastAsia="ko-KR" w:bidi="en-US"/>
        </w:rPr>
        <w:t xml:space="preserve"> review</w:t>
      </w:r>
      <w:r w:rsidR="009F67A0" w:rsidRPr="00630F39">
        <w:rPr>
          <w:rFonts w:asciiTheme="minorHAnsi" w:eastAsia="Arial Unicode MS" w:hAnsiTheme="minorHAnsi" w:cstheme="minorHAnsi"/>
          <w:szCs w:val="20"/>
          <w:lang w:val="en-US" w:eastAsia="ko-KR" w:bidi="en-US"/>
        </w:rPr>
        <w:t xml:space="preserve"> the received proposals </w:t>
      </w:r>
    </w:p>
    <w:p w14:paraId="7CF45611" w14:textId="77777777" w:rsidR="0093508E" w:rsidRPr="00630F39" w:rsidRDefault="00151519" w:rsidP="00DB47D5">
      <w:pPr>
        <w:numPr>
          <w:ilvl w:val="0"/>
          <w:numId w:val="6"/>
        </w:numPr>
        <w:jc w:val="both"/>
        <w:rPr>
          <w:rFonts w:asciiTheme="minorHAnsi" w:eastAsia="Arial Unicode MS" w:hAnsiTheme="minorHAnsi" w:cstheme="minorHAnsi"/>
          <w:szCs w:val="20"/>
          <w:lang w:val="en-US" w:eastAsia="ko-KR" w:bidi="en-US"/>
        </w:rPr>
      </w:pPr>
      <w:proofErr w:type="spellStart"/>
      <w:r w:rsidRPr="00630F39">
        <w:rPr>
          <w:rFonts w:asciiTheme="minorHAnsi" w:eastAsia="Arial Unicode MS" w:hAnsiTheme="minorHAnsi" w:cstheme="minorHAnsi"/>
          <w:szCs w:val="20"/>
          <w:lang w:val="en-US" w:eastAsia="zh-HK" w:bidi="en-US"/>
        </w:rPr>
        <w:t>FTLife</w:t>
      </w:r>
      <w:proofErr w:type="spellEnd"/>
      <w:r w:rsidR="0093508E" w:rsidRPr="00630F39">
        <w:rPr>
          <w:rFonts w:asciiTheme="minorHAnsi" w:eastAsia="Arial Unicode MS" w:hAnsiTheme="minorHAnsi" w:cstheme="minorHAnsi"/>
          <w:szCs w:val="20"/>
          <w:lang w:val="en-US" w:eastAsia="ko-KR" w:bidi="en-US"/>
        </w:rPr>
        <w:t xml:space="preserve"> follow up and clarify responses with </w:t>
      </w:r>
      <w:r w:rsidR="005F6550" w:rsidRPr="00630F39">
        <w:rPr>
          <w:rFonts w:asciiTheme="minorHAnsi" w:eastAsia="Arial Unicode MS" w:hAnsiTheme="minorHAnsi" w:cstheme="minorHAnsi"/>
          <w:szCs w:val="20"/>
          <w:lang w:val="en-US" w:eastAsia="ko-KR" w:bidi="en-US"/>
        </w:rPr>
        <w:t>service providers</w:t>
      </w:r>
    </w:p>
    <w:p w14:paraId="4496CAFA" w14:textId="5A467F1E" w:rsidR="0093508E" w:rsidRPr="00630F39" w:rsidRDefault="002B3BD5" w:rsidP="00DB47D5">
      <w:pPr>
        <w:numPr>
          <w:ilvl w:val="0"/>
          <w:numId w:val="6"/>
        </w:numPr>
        <w:jc w:val="both"/>
        <w:rPr>
          <w:rFonts w:asciiTheme="minorHAnsi" w:eastAsia="Arial Unicode MS" w:hAnsiTheme="minorHAnsi" w:cstheme="minorHAnsi"/>
          <w:szCs w:val="20"/>
          <w:lang w:val="en-US" w:eastAsia="ko-KR" w:bidi="en-US"/>
        </w:rPr>
      </w:pPr>
      <w:r>
        <w:rPr>
          <w:rFonts w:asciiTheme="minorHAnsi" w:eastAsia="Arial Unicode MS" w:hAnsiTheme="minorHAnsi" w:cstheme="minorHAnsi"/>
          <w:szCs w:val="20"/>
          <w:lang w:val="en-US" w:eastAsia="ko-KR" w:bidi="en-US"/>
        </w:rPr>
        <w:t>Shortlisted s</w:t>
      </w:r>
      <w:r w:rsidR="005F6550" w:rsidRPr="00630F39">
        <w:rPr>
          <w:rFonts w:asciiTheme="minorHAnsi" w:eastAsia="Arial Unicode MS" w:hAnsiTheme="minorHAnsi" w:cstheme="minorHAnsi"/>
          <w:szCs w:val="20"/>
          <w:lang w:val="en-US" w:eastAsia="ko-KR" w:bidi="en-US"/>
        </w:rPr>
        <w:t>ervice providers</w:t>
      </w:r>
      <w:r w:rsidR="0093508E" w:rsidRPr="00630F39">
        <w:rPr>
          <w:rFonts w:asciiTheme="minorHAnsi" w:eastAsia="Arial Unicode MS" w:hAnsiTheme="minorHAnsi" w:cstheme="minorHAnsi"/>
          <w:szCs w:val="20"/>
          <w:lang w:val="en-US" w:eastAsia="ko-KR" w:bidi="en-US"/>
        </w:rPr>
        <w:t xml:space="preserve"> arrange </w:t>
      </w:r>
      <w:r w:rsidR="00331B9A" w:rsidRPr="00630F39">
        <w:rPr>
          <w:rFonts w:asciiTheme="minorHAnsi" w:eastAsia="Arial Unicode MS" w:hAnsiTheme="minorHAnsi" w:cstheme="minorHAnsi"/>
          <w:szCs w:val="20"/>
          <w:lang w:val="en-US" w:eastAsia="ko-KR" w:bidi="en-US"/>
        </w:rPr>
        <w:t>presentation</w:t>
      </w:r>
      <w:r w:rsidR="0093508E" w:rsidRPr="00630F39">
        <w:rPr>
          <w:rFonts w:asciiTheme="minorHAnsi" w:eastAsia="Arial Unicode MS" w:hAnsiTheme="minorHAnsi" w:cstheme="minorHAnsi"/>
          <w:szCs w:val="20"/>
          <w:lang w:val="en-US" w:eastAsia="ko-KR" w:bidi="en-US"/>
        </w:rPr>
        <w:t xml:space="preserve"> after RFP submission</w:t>
      </w:r>
    </w:p>
    <w:p w14:paraId="67F5BBF3" w14:textId="323B2C7B" w:rsidR="0093508E" w:rsidRPr="00630F39" w:rsidRDefault="00151519" w:rsidP="00DB47D5">
      <w:pPr>
        <w:numPr>
          <w:ilvl w:val="0"/>
          <w:numId w:val="6"/>
        </w:numPr>
        <w:jc w:val="both"/>
        <w:rPr>
          <w:rFonts w:asciiTheme="minorHAnsi" w:eastAsia="Arial Unicode MS" w:hAnsiTheme="minorHAnsi" w:cstheme="minorHAnsi"/>
          <w:szCs w:val="20"/>
          <w:lang w:val="en-US" w:eastAsia="ko-KR" w:bidi="en-US"/>
        </w:rPr>
      </w:pPr>
      <w:proofErr w:type="spellStart"/>
      <w:r w:rsidRPr="00630F39">
        <w:rPr>
          <w:rFonts w:asciiTheme="minorHAnsi" w:eastAsia="Arial Unicode MS" w:hAnsiTheme="minorHAnsi" w:cstheme="minorHAnsi"/>
          <w:szCs w:val="20"/>
          <w:lang w:val="en-US" w:eastAsia="zh-HK" w:bidi="en-US"/>
        </w:rPr>
        <w:t>FTLife</w:t>
      </w:r>
      <w:proofErr w:type="spellEnd"/>
      <w:r w:rsidR="0093508E" w:rsidRPr="00630F39">
        <w:rPr>
          <w:rFonts w:asciiTheme="minorHAnsi" w:eastAsia="Arial Unicode MS" w:hAnsiTheme="minorHAnsi" w:cstheme="minorHAnsi"/>
          <w:szCs w:val="20"/>
          <w:lang w:val="en-US" w:eastAsia="ko-KR" w:bidi="en-US"/>
        </w:rPr>
        <w:t xml:space="preserve"> rank </w:t>
      </w:r>
      <w:r w:rsidR="00BC6FEF">
        <w:rPr>
          <w:rFonts w:asciiTheme="minorHAnsi" w:eastAsia="Arial Unicode MS" w:hAnsiTheme="minorHAnsi" w:cstheme="minorHAnsi"/>
          <w:szCs w:val="20"/>
          <w:lang w:val="en-US" w:eastAsia="ko-KR" w:bidi="en-US"/>
        </w:rPr>
        <w:t>service provider</w:t>
      </w:r>
      <w:r w:rsidR="0093508E" w:rsidRPr="00630F39">
        <w:rPr>
          <w:rFonts w:asciiTheme="minorHAnsi" w:eastAsia="Arial Unicode MS" w:hAnsiTheme="minorHAnsi" w:cstheme="minorHAnsi"/>
          <w:szCs w:val="20"/>
          <w:lang w:val="en-US" w:eastAsia="ko-KR" w:bidi="en-US"/>
        </w:rPr>
        <w:t xml:space="preserve"> responses based on a </w:t>
      </w:r>
      <w:proofErr w:type="spellStart"/>
      <w:r w:rsidR="009F67A0" w:rsidRPr="00630F39">
        <w:rPr>
          <w:rFonts w:asciiTheme="minorHAnsi" w:eastAsia="Arial Unicode MS" w:hAnsiTheme="minorHAnsi" w:cstheme="minorHAnsi"/>
          <w:szCs w:val="20"/>
          <w:lang w:val="en-US" w:eastAsia="ko-KR" w:bidi="en-US"/>
        </w:rPr>
        <w:t>FTLife</w:t>
      </w:r>
      <w:proofErr w:type="spellEnd"/>
      <w:r w:rsidR="009F67A0" w:rsidRPr="00630F39">
        <w:rPr>
          <w:rFonts w:asciiTheme="minorHAnsi" w:eastAsia="Arial Unicode MS" w:hAnsiTheme="minorHAnsi" w:cstheme="minorHAnsi"/>
          <w:szCs w:val="20"/>
          <w:lang w:val="en-US" w:eastAsia="ko-KR" w:bidi="en-US"/>
        </w:rPr>
        <w:t xml:space="preserve"> </w:t>
      </w:r>
      <w:r w:rsidR="0093508E" w:rsidRPr="00630F39">
        <w:rPr>
          <w:rFonts w:asciiTheme="minorHAnsi" w:eastAsia="Arial Unicode MS" w:hAnsiTheme="minorHAnsi" w:cstheme="minorHAnsi"/>
          <w:szCs w:val="20"/>
          <w:lang w:val="en-US" w:eastAsia="ko-KR" w:bidi="en-US"/>
        </w:rPr>
        <w:t>scoring model</w:t>
      </w:r>
    </w:p>
    <w:p w14:paraId="59383F07" w14:textId="77777777" w:rsidR="0093508E" w:rsidRPr="00630F39" w:rsidRDefault="0093508E" w:rsidP="00DB47D5">
      <w:pPr>
        <w:numPr>
          <w:ilvl w:val="0"/>
          <w:numId w:val="6"/>
        </w:numPr>
        <w:jc w:val="both"/>
        <w:rPr>
          <w:rFonts w:asciiTheme="minorHAnsi" w:eastAsia="Arial Unicode MS" w:hAnsiTheme="minorHAnsi" w:cstheme="minorHAnsi"/>
          <w:szCs w:val="20"/>
          <w:lang w:val="en-US" w:eastAsia="ko-KR" w:bidi="en-US"/>
        </w:rPr>
      </w:pPr>
      <w:r w:rsidRPr="00630F39">
        <w:rPr>
          <w:rFonts w:asciiTheme="minorHAnsi" w:eastAsia="Arial Unicode MS" w:hAnsiTheme="minorHAnsi" w:cstheme="minorHAnsi"/>
          <w:szCs w:val="20"/>
          <w:lang w:val="en-US" w:eastAsia="ko-KR" w:bidi="en-US"/>
        </w:rPr>
        <w:t>Short list of potential solutions:</w:t>
      </w:r>
    </w:p>
    <w:p w14:paraId="5DD6E302" w14:textId="77777777" w:rsidR="0093508E" w:rsidRPr="00630F39" w:rsidRDefault="0093508E" w:rsidP="00532880">
      <w:pPr>
        <w:numPr>
          <w:ilvl w:val="0"/>
          <w:numId w:val="9"/>
        </w:numPr>
        <w:jc w:val="both"/>
        <w:rPr>
          <w:rFonts w:asciiTheme="minorHAnsi" w:eastAsia="Arial Unicode MS" w:hAnsiTheme="minorHAnsi" w:cstheme="minorHAnsi"/>
          <w:szCs w:val="20"/>
          <w:lang w:val="en-AU" w:eastAsia="ko-KR" w:bidi="en-US"/>
        </w:rPr>
      </w:pPr>
      <w:r w:rsidRPr="00630F39">
        <w:rPr>
          <w:rFonts w:asciiTheme="minorHAnsi" w:eastAsia="Arial Unicode MS" w:hAnsiTheme="minorHAnsi" w:cstheme="minorHAnsi"/>
          <w:szCs w:val="20"/>
          <w:lang w:val="en-AU" w:eastAsia="ko-KR" w:bidi="en-US"/>
        </w:rPr>
        <w:t>Reference checks</w:t>
      </w:r>
    </w:p>
    <w:p w14:paraId="17CF9A0C" w14:textId="77777777" w:rsidR="0093508E" w:rsidRPr="00630F39" w:rsidRDefault="0093508E" w:rsidP="00532880">
      <w:pPr>
        <w:numPr>
          <w:ilvl w:val="0"/>
          <w:numId w:val="9"/>
        </w:numPr>
        <w:jc w:val="both"/>
        <w:rPr>
          <w:rFonts w:asciiTheme="minorHAnsi" w:eastAsia="Arial Unicode MS" w:hAnsiTheme="minorHAnsi" w:cstheme="minorHAnsi"/>
          <w:szCs w:val="20"/>
          <w:lang w:val="en-AU" w:eastAsia="ko-KR" w:bidi="en-US"/>
        </w:rPr>
      </w:pPr>
      <w:r w:rsidRPr="00630F39">
        <w:rPr>
          <w:rFonts w:asciiTheme="minorHAnsi" w:eastAsia="Arial Unicode MS" w:hAnsiTheme="minorHAnsi" w:cstheme="minorHAnsi"/>
          <w:szCs w:val="20"/>
          <w:lang w:val="en-AU" w:eastAsia="ko-KR" w:bidi="en-US"/>
        </w:rPr>
        <w:t>Contract negotiation</w:t>
      </w:r>
    </w:p>
    <w:p w14:paraId="12557B6E" w14:textId="77777777" w:rsidR="0093508E" w:rsidRPr="00630F39" w:rsidRDefault="0093508E" w:rsidP="00532880">
      <w:pPr>
        <w:numPr>
          <w:ilvl w:val="0"/>
          <w:numId w:val="9"/>
        </w:numPr>
        <w:jc w:val="both"/>
        <w:rPr>
          <w:rFonts w:asciiTheme="minorHAnsi" w:eastAsia="Arial Unicode MS" w:hAnsiTheme="minorHAnsi" w:cstheme="minorHAnsi"/>
          <w:szCs w:val="20"/>
          <w:lang w:val="en-AU" w:eastAsia="ko-KR" w:bidi="en-US"/>
        </w:rPr>
      </w:pPr>
      <w:r w:rsidRPr="00630F39">
        <w:rPr>
          <w:rFonts w:asciiTheme="minorHAnsi" w:eastAsia="Arial Unicode MS" w:hAnsiTheme="minorHAnsi" w:cstheme="minorHAnsi"/>
          <w:szCs w:val="20"/>
          <w:lang w:val="en-AU" w:eastAsia="ko-KR" w:bidi="en-US"/>
        </w:rPr>
        <w:t>Selection of the preferred solution and vendor</w:t>
      </w:r>
    </w:p>
    <w:p w14:paraId="746CDFDC" w14:textId="77777777" w:rsidR="0093508E" w:rsidRPr="00630F39" w:rsidRDefault="0093508E" w:rsidP="00532880">
      <w:pPr>
        <w:numPr>
          <w:ilvl w:val="0"/>
          <w:numId w:val="9"/>
        </w:numPr>
        <w:jc w:val="both"/>
        <w:rPr>
          <w:rFonts w:asciiTheme="minorHAnsi" w:eastAsia="Arial Unicode MS" w:hAnsiTheme="minorHAnsi" w:cstheme="minorHAnsi"/>
          <w:szCs w:val="20"/>
          <w:lang w:val="en-AU" w:eastAsia="ko-KR" w:bidi="en-US"/>
        </w:rPr>
      </w:pPr>
      <w:r w:rsidRPr="00630F39">
        <w:rPr>
          <w:rFonts w:asciiTheme="minorHAnsi" w:eastAsia="Arial Unicode MS" w:hAnsiTheme="minorHAnsi" w:cstheme="minorHAnsi"/>
          <w:szCs w:val="20"/>
          <w:lang w:val="en-AU" w:eastAsia="ko-KR" w:bidi="en-US"/>
        </w:rPr>
        <w:t>Contracting</w:t>
      </w:r>
    </w:p>
    <w:p w14:paraId="0FD4DDE8" w14:textId="77777777" w:rsidR="0093508E" w:rsidRPr="00630F39" w:rsidRDefault="0093508E" w:rsidP="00814F9B">
      <w:pPr>
        <w:jc w:val="both"/>
        <w:rPr>
          <w:rFonts w:asciiTheme="minorHAnsi" w:eastAsia="SimSun" w:hAnsiTheme="minorHAnsi" w:cstheme="minorHAnsi"/>
          <w:szCs w:val="20"/>
          <w:lang w:val="en-US" w:eastAsia="en-US" w:bidi="en-US"/>
        </w:rPr>
      </w:pPr>
    </w:p>
    <w:p w14:paraId="7451BECE" w14:textId="77777777" w:rsidR="0093508E" w:rsidRPr="00630F39" w:rsidRDefault="0093508E" w:rsidP="00814F9B">
      <w:pPr>
        <w:jc w:val="both"/>
        <w:rPr>
          <w:rFonts w:asciiTheme="minorHAnsi" w:eastAsia="SimSun" w:hAnsiTheme="minorHAnsi" w:cstheme="minorHAnsi"/>
          <w:szCs w:val="20"/>
          <w:lang w:val="en-US" w:eastAsia="en-US" w:bidi="en-US"/>
        </w:rPr>
      </w:pPr>
      <w:r w:rsidRPr="00630F39">
        <w:rPr>
          <w:rFonts w:asciiTheme="minorHAnsi" w:eastAsia="SimSun" w:hAnsiTheme="minorHAnsi" w:cstheme="minorHAnsi"/>
          <w:szCs w:val="20"/>
          <w:lang w:val="en-US" w:eastAsia="en-US" w:bidi="en-US"/>
        </w:rPr>
        <w:t xml:space="preserve">We will select a </w:t>
      </w:r>
      <w:r w:rsidR="005F6550" w:rsidRPr="00630F39">
        <w:rPr>
          <w:rFonts w:asciiTheme="minorHAnsi" w:eastAsia="Arial Unicode MS" w:hAnsiTheme="minorHAnsi" w:cstheme="minorHAnsi"/>
          <w:szCs w:val="20"/>
          <w:lang w:val="en-US" w:eastAsia="ko-KR" w:bidi="en-US"/>
        </w:rPr>
        <w:t>service provider</w:t>
      </w:r>
      <w:r w:rsidRPr="00630F39">
        <w:rPr>
          <w:rFonts w:asciiTheme="minorHAnsi" w:eastAsia="SimSun" w:hAnsiTheme="minorHAnsi" w:cstheme="minorHAnsi"/>
          <w:szCs w:val="20"/>
          <w:lang w:val="en-US" w:eastAsia="en-US" w:bidi="en-US"/>
        </w:rPr>
        <w:t xml:space="preserve"> based on a combination of the ability </w:t>
      </w:r>
      <w:r w:rsidR="00125B0B" w:rsidRPr="00630F39">
        <w:rPr>
          <w:rFonts w:asciiTheme="minorHAnsi" w:eastAsia="SimSun" w:hAnsiTheme="minorHAnsi" w:cstheme="minorHAnsi"/>
          <w:szCs w:val="20"/>
          <w:lang w:val="en-US" w:eastAsia="en-US" w:bidi="en-US"/>
        </w:rPr>
        <w:t xml:space="preserve">and experience </w:t>
      </w:r>
      <w:r w:rsidRPr="00630F39">
        <w:rPr>
          <w:rFonts w:asciiTheme="minorHAnsi" w:eastAsia="SimSun" w:hAnsiTheme="minorHAnsi" w:cstheme="minorHAnsi"/>
          <w:szCs w:val="20"/>
          <w:lang w:val="en-US" w:eastAsia="en-US" w:bidi="en-US"/>
        </w:rPr>
        <w:t xml:space="preserve">to meet specified requirements, the </w:t>
      </w:r>
      <w:r w:rsidR="00125B0B" w:rsidRPr="00630F39">
        <w:rPr>
          <w:rFonts w:asciiTheme="minorHAnsi" w:eastAsia="SimSun" w:hAnsiTheme="minorHAnsi" w:cstheme="minorHAnsi"/>
          <w:szCs w:val="20"/>
          <w:lang w:val="en-US" w:eastAsia="en-US" w:bidi="en-US"/>
        </w:rPr>
        <w:t>approach and deliverables</w:t>
      </w:r>
      <w:r w:rsidRPr="00630F39">
        <w:rPr>
          <w:rFonts w:asciiTheme="minorHAnsi" w:eastAsia="SimSun" w:hAnsiTheme="minorHAnsi" w:cstheme="minorHAnsi"/>
          <w:szCs w:val="20"/>
          <w:lang w:val="en-US" w:eastAsia="en-US" w:bidi="en-US"/>
        </w:rPr>
        <w:t>, the ability to provide support during implementation and ongoing operation</w:t>
      </w:r>
      <w:r w:rsidR="00125B0B" w:rsidRPr="00630F39">
        <w:rPr>
          <w:rFonts w:asciiTheme="minorHAnsi" w:eastAsia="SimSun" w:hAnsiTheme="minorHAnsi" w:cstheme="minorHAnsi"/>
          <w:szCs w:val="20"/>
          <w:lang w:val="en-US" w:eastAsia="en-US" w:bidi="en-US"/>
        </w:rPr>
        <w:t>,</w:t>
      </w:r>
      <w:r w:rsidRPr="00630F39">
        <w:rPr>
          <w:rFonts w:asciiTheme="minorHAnsi" w:eastAsia="SimSun" w:hAnsiTheme="minorHAnsi" w:cstheme="minorHAnsi"/>
          <w:szCs w:val="20"/>
          <w:lang w:val="en-US" w:eastAsia="en-US" w:bidi="en-US"/>
        </w:rPr>
        <w:t xml:space="preserve"> </w:t>
      </w:r>
      <w:r w:rsidR="00125B0B" w:rsidRPr="00630F39">
        <w:rPr>
          <w:rFonts w:asciiTheme="minorHAnsi" w:eastAsia="SimSun" w:hAnsiTheme="minorHAnsi" w:cstheme="minorHAnsi"/>
          <w:szCs w:val="20"/>
          <w:lang w:val="en-US" w:eastAsia="en-US" w:bidi="en-US"/>
        </w:rPr>
        <w:t>a</w:t>
      </w:r>
      <w:r w:rsidRPr="00630F39">
        <w:rPr>
          <w:rFonts w:asciiTheme="minorHAnsi" w:eastAsia="SimSun" w:hAnsiTheme="minorHAnsi" w:cstheme="minorHAnsi"/>
          <w:szCs w:val="20"/>
          <w:lang w:val="en-US" w:eastAsia="en-US" w:bidi="en-US"/>
        </w:rPr>
        <w:t>nd the full cost of ownership of the proposed solution.</w:t>
      </w:r>
    </w:p>
    <w:p w14:paraId="7F11E782" w14:textId="77777777" w:rsidR="00760E0E" w:rsidRPr="00630F39" w:rsidRDefault="00760E0E" w:rsidP="00814F9B">
      <w:pPr>
        <w:jc w:val="both"/>
        <w:rPr>
          <w:rFonts w:asciiTheme="minorHAnsi" w:eastAsia="SimSun" w:hAnsiTheme="minorHAnsi" w:cstheme="minorHAnsi"/>
          <w:szCs w:val="20"/>
          <w:lang w:val="en-US" w:eastAsia="en-US" w:bidi="en-US"/>
        </w:rPr>
      </w:pPr>
    </w:p>
    <w:p w14:paraId="6CEB5E09" w14:textId="2326297A" w:rsidR="0093508E" w:rsidRPr="00630F39" w:rsidRDefault="0093508E" w:rsidP="00814F9B">
      <w:pPr>
        <w:jc w:val="both"/>
        <w:rPr>
          <w:rFonts w:asciiTheme="minorHAnsi" w:eastAsia="SimSun" w:hAnsiTheme="minorHAnsi" w:cstheme="minorHAnsi"/>
          <w:szCs w:val="20"/>
          <w:lang w:val="en-US" w:eastAsia="en-US" w:bidi="en-US"/>
        </w:rPr>
      </w:pPr>
      <w:r w:rsidRPr="00630F39">
        <w:rPr>
          <w:rFonts w:asciiTheme="minorHAnsi" w:eastAsia="SimSun" w:hAnsiTheme="minorHAnsi" w:cstheme="minorHAnsi"/>
          <w:szCs w:val="20"/>
          <w:lang w:val="en-US" w:eastAsia="en-US" w:bidi="en-US"/>
        </w:rPr>
        <w:t xml:space="preserve">The response to this RFP and any statements of capability made by the </w:t>
      </w:r>
      <w:r w:rsidR="00BC6FEF">
        <w:rPr>
          <w:rFonts w:asciiTheme="minorHAnsi" w:eastAsia="SimSun" w:hAnsiTheme="minorHAnsi" w:cstheme="minorHAnsi"/>
          <w:szCs w:val="20"/>
          <w:lang w:val="en-US" w:eastAsia="en-US" w:bidi="en-US"/>
        </w:rPr>
        <w:t>service provider</w:t>
      </w:r>
      <w:r w:rsidRPr="00630F39">
        <w:rPr>
          <w:rFonts w:asciiTheme="minorHAnsi" w:eastAsia="SimSun" w:hAnsiTheme="minorHAnsi" w:cstheme="minorHAnsi"/>
          <w:szCs w:val="20"/>
          <w:lang w:val="en-US" w:eastAsia="en-US" w:bidi="en-US"/>
        </w:rPr>
        <w:t xml:space="preserve"> during the evaluation process will be attached to and will form part of the final contract.</w:t>
      </w:r>
    </w:p>
    <w:p w14:paraId="369C5AE1" w14:textId="2757459A" w:rsidR="00844478" w:rsidRPr="00630F39" w:rsidRDefault="00844478" w:rsidP="00814F9B">
      <w:pPr>
        <w:jc w:val="both"/>
        <w:rPr>
          <w:rFonts w:asciiTheme="minorHAnsi" w:eastAsia="SimSun" w:hAnsiTheme="minorHAnsi" w:cstheme="minorHAnsi"/>
          <w:szCs w:val="20"/>
          <w:lang w:val="en-US" w:eastAsia="en-US" w:bidi="en-US"/>
        </w:rPr>
      </w:pPr>
    </w:p>
    <w:p w14:paraId="17160B21" w14:textId="00AB1198" w:rsidR="00844478" w:rsidRPr="00630F39" w:rsidRDefault="00844478" w:rsidP="00844478">
      <w:pPr>
        <w:jc w:val="both"/>
        <w:rPr>
          <w:rFonts w:asciiTheme="minorHAnsi" w:hAnsiTheme="minorHAnsi" w:cstheme="minorHAnsi"/>
        </w:rPr>
      </w:pPr>
      <w:r w:rsidRPr="00630F39">
        <w:rPr>
          <w:rFonts w:asciiTheme="minorHAnsi" w:hAnsiTheme="minorHAnsi" w:cstheme="minorHAnsi"/>
        </w:rPr>
        <w:t xml:space="preserve">This section is included for information purposes only, to indicate the basic considerations of assessing proposals. It must not be assumed to be complete, final or ordered, and is subject to change without notice at the discretion of </w:t>
      </w:r>
      <w:proofErr w:type="spellStart"/>
      <w:r w:rsidRPr="00630F39">
        <w:rPr>
          <w:rFonts w:asciiTheme="minorHAnsi" w:hAnsiTheme="minorHAnsi" w:cstheme="minorHAnsi"/>
        </w:rPr>
        <w:t>FTLife</w:t>
      </w:r>
      <w:proofErr w:type="spellEnd"/>
      <w:r w:rsidR="002B3BD5">
        <w:rPr>
          <w:rFonts w:asciiTheme="minorHAnsi" w:hAnsiTheme="minorHAnsi" w:cstheme="minorHAnsi"/>
        </w:rPr>
        <w:t>.</w:t>
      </w:r>
    </w:p>
    <w:p w14:paraId="43B5A2F7" w14:textId="77777777" w:rsidR="00844478" w:rsidRPr="00630F39" w:rsidRDefault="00844478" w:rsidP="00844478">
      <w:pPr>
        <w:jc w:val="both"/>
        <w:rPr>
          <w:rFonts w:asciiTheme="minorHAnsi" w:hAnsiTheme="minorHAnsi" w:cstheme="minorHAnsi"/>
        </w:rPr>
      </w:pPr>
    </w:p>
    <w:p w14:paraId="2A39BD7E" w14:textId="77777777" w:rsidR="00844478" w:rsidRPr="00630F39" w:rsidRDefault="00844478" w:rsidP="00844478">
      <w:pPr>
        <w:jc w:val="both"/>
        <w:rPr>
          <w:rFonts w:asciiTheme="minorHAnsi" w:hAnsiTheme="minorHAnsi" w:cstheme="minorHAnsi"/>
        </w:rPr>
      </w:pPr>
      <w:r w:rsidRPr="00630F39">
        <w:rPr>
          <w:rFonts w:asciiTheme="minorHAnsi" w:hAnsiTheme="minorHAnsi" w:cstheme="minorHAnsi"/>
        </w:rPr>
        <w:t>The general criteria by which proposals will be assessed include:</w:t>
      </w:r>
    </w:p>
    <w:p w14:paraId="04274380" w14:textId="77777777" w:rsidR="00844478" w:rsidRPr="00630F39" w:rsidRDefault="00844478" w:rsidP="00844478">
      <w:pPr>
        <w:jc w:val="both"/>
        <w:rPr>
          <w:rFonts w:asciiTheme="minorHAnsi" w:hAnsiTheme="minorHAnsi" w:cstheme="minorHAnsi"/>
        </w:rPr>
      </w:pPr>
      <w:r w:rsidRPr="00630F39">
        <w:rPr>
          <w:rFonts w:asciiTheme="minorHAnsi" w:hAnsiTheme="minorHAnsi" w:cstheme="minorHAnsi"/>
        </w:rPr>
        <w:t>Evaluation Criteria</w:t>
      </w:r>
    </w:p>
    <w:p w14:paraId="715525DE" w14:textId="77777777" w:rsidR="00844478" w:rsidRPr="00630F39" w:rsidRDefault="00844478" w:rsidP="00844478">
      <w:pPr>
        <w:pStyle w:val="ListParagraph"/>
        <w:numPr>
          <w:ilvl w:val="0"/>
          <w:numId w:val="22"/>
        </w:numPr>
        <w:spacing w:after="160" w:line="259" w:lineRule="auto"/>
        <w:contextualSpacing/>
        <w:jc w:val="both"/>
        <w:rPr>
          <w:rFonts w:asciiTheme="minorHAnsi" w:hAnsiTheme="minorHAnsi" w:cstheme="minorHAnsi"/>
        </w:rPr>
      </w:pPr>
      <w:r w:rsidRPr="00630F39">
        <w:rPr>
          <w:rFonts w:asciiTheme="minorHAnsi" w:hAnsiTheme="minorHAnsi" w:cstheme="minorHAnsi"/>
        </w:rPr>
        <w:t>Company profile, experience and management capability</w:t>
      </w:r>
    </w:p>
    <w:p w14:paraId="6A9AA178" w14:textId="77777777" w:rsidR="00844478" w:rsidRPr="00630F39" w:rsidRDefault="00844478" w:rsidP="00844478">
      <w:pPr>
        <w:pStyle w:val="ListParagraph"/>
        <w:numPr>
          <w:ilvl w:val="0"/>
          <w:numId w:val="22"/>
        </w:numPr>
        <w:spacing w:after="160" w:line="259" w:lineRule="auto"/>
        <w:contextualSpacing/>
        <w:jc w:val="both"/>
        <w:rPr>
          <w:rFonts w:asciiTheme="minorHAnsi" w:hAnsiTheme="minorHAnsi" w:cstheme="minorHAnsi"/>
        </w:rPr>
      </w:pPr>
      <w:r w:rsidRPr="00630F39">
        <w:rPr>
          <w:rFonts w:asciiTheme="minorHAnsi" w:hAnsiTheme="minorHAnsi" w:cstheme="minorHAnsi"/>
        </w:rPr>
        <w:t xml:space="preserve">Operational competence; Experience in providing similar services; Team structure; Quality assurance program; Service level commitments, etc. </w:t>
      </w:r>
    </w:p>
    <w:p w14:paraId="4931611E" w14:textId="77777777" w:rsidR="00844478" w:rsidRPr="00630F39" w:rsidRDefault="00844478" w:rsidP="00844478">
      <w:pPr>
        <w:pStyle w:val="ListParagraph"/>
        <w:numPr>
          <w:ilvl w:val="0"/>
          <w:numId w:val="22"/>
        </w:numPr>
        <w:spacing w:after="160" w:line="259" w:lineRule="auto"/>
        <w:contextualSpacing/>
        <w:jc w:val="both"/>
        <w:rPr>
          <w:rFonts w:asciiTheme="minorHAnsi" w:hAnsiTheme="minorHAnsi" w:cstheme="minorHAnsi"/>
        </w:rPr>
      </w:pPr>
      <w:r w:rsidRPr="00630F39">
        <w:rPr>
          <w:rFonts w:asciiTheme="minorHAnsi" w:hAnsiTheme="minorHAnsi" w:cstheme="minorHAnsi"/>
        </w:rPr>
        <w:t xml:space="preserve">Provision of value-added service </w:t>
      </w:r>
    </w:p>
    <w:p w14:paraId="0667A4A7" w14:textId="77777777" w:rsidR="00844478" w:rsidRPr="00630F39" w:rsidRDefault="00844478" w:rsidP="00844478">
      <w:pPr>
        <w:pStyle w:val="ListParagraph"/>
        <w:numPr>
          <w:ilvl w:val="0"/>
          <w:numId w:val="22"/>
        </w:numPr>
        <w:spacing w:after="160" w:line="259" w:lineRule="auto"/>
        <w:contextualSpacing/>
        <w:jc w:val="both"/>
        <w:rPr>
          <w:rFonts w:asciiTheme="minorHAnsi" w:hAnsiTheme="minorHAnsi" w:cstheme="minorHAnsi"/>
        </w:rPr>
      </w:pPr>
      <w:r w:rsidRPr="00630F39">
        <w:rPr>
          <w:rFonts w:asciiTheme="minorHAnsi" w:hAnsiTheme="minorHAnsi" w:cstheme="minorHAnsi"/>
        </w:rPr>
        <w:t xml:space="preserve">Understanding </w:t>
      </w:r>
      <w:proofErr w:type="spellStart"/>
      <w:r w:rsidRPr="00630F39">
        <w:rPr>
          <w:rFonts w:asciiTheme="minorHAnsi" w:hAnsiTheme="minorHAnsi" w:cstheme="minorHAnsi"/>
        </w:rPr>
        <w:t>FTLife</w:t>
      </w:r>
      <w:proofErr w:type="spellEnd"/>
      <w:r w:rsidRPr="00630F39">
        <w:rPr>
          <w:rFonts w:asciiTheme="minorHAnsi" w:hAnsiTheme="minorHAnsi" w:cstheme="minorHAnsi"/>
        </w:rPr>
        <w:t xml:space="preserve"> requirements</w:t>
      </w:r>
    </w:p>
    <w:p w14:paraId="51244B98" w14:textId="77777777" w:rsidR="00844478" w:rsidRPr="00630F39" w:rsidRDefault="00844478" w:rsidP="00844478">
      <w:pPr>
        <w:pStyle w:val="ListParagraph"/>
        <w:numPr>
          <w:ilvl w:val="0"/>
          <w:numId w:val="22"/>
        </w:numPr>
        <w:spacing w:after="160" w:line="259" w:lineRule="auto"/>
        <w:contextualSpacing/>
        <w:jc w:val="both"/>
        <w:rPr>
          <w:rFonts w:asciiTheme="minorHAnsi" w:hAnsiTheme="minorHAnsi" w:cstheme="minorHAnsi"/>
        </w:rPr>
      </w:pPr>
      <w:r w:rsidRPr="00630F39">
        <w:rPr>
          <w:rFonts w:asciiTheme="minorHAnsi" w:hAnsiTheme="minorHAnsi" w:cstheme="minorHAnsi"/>
        </w:rPr>
        <w:t>Service quality</w:t>
      </w:r>
    </w:p>
    <w:p w14:paraId="7874F782" w14:textId="77777777" w:rsidR="00844478" w:rsidRPr="00630F39" w:rsidRDefault="00844478" w:rsidP="00844478">
      <w:pPr>
        <w:pStyle w:val="ListParagraph"/>
        <w:numPr>
          <w:ilvl w:val="0"/>
          <w:numId w:val="22"/>
        </w:numPr>
        <w:spacing w:after="160" w:line="259" w:lineRule="auto"/>
        <w:contextualSpacing/>
        <w:jc w:val="both"/>
        <w:rPr>
          <w:rFonts w:asciiTheme="minorHAnsi" w:hAnsiTheme="minorHAnsi" w:cstheme="minorHAnsi"/>
        </w:rPr>
      </w:pPr>
      <w:r w:rsidRPr="00630F39">
        <w:rPr>
          <w:rFonts w:asciiTheme="minorHAnsi" w:hAnsiTheme="minorHAnsi" w:cstheme="minorHAnsi"/>
        </w:rPr>
        <w:t>Price competitiveness</w:t>
      </w:r>
    </w:p>
    <w:p w14:paraId="5A15F2F2" w14:textId="77777777" w:rsidR="00844478" w:rsidRPr="00630F39" w:rsidRDefault="00844478" w:rsidP="00814F9B">
      <w:pPr>
        <w:jc w:val="both"/>
        <w:rPr>
          <w:rFonts w:asciiTheme="minorHAnsi" w:eastAsia="SimSun" w:hAnsiTheme="minorHAnsi" w:cstheme="minorHAnsi"/>
          <w:szCs w:val="20"/>
          <w:lang w:val="en-US" w:eastAsia="en-US" w:bidi="en-US"/>
        </w:rPr>
      </w:pPr>
    </w:p>
    <w:p w14:paraId="1C836A32" w14:textId="77777777" w:rsidR="0093508E" w:rsidRPr="00630F39" w:rsidRDefault="0093508E" w:rsidP="0093508E">
      <w:pPr>
        <w:rPr>
          <w:rFonts w:asciiTheme="minorHAnsi" w:eastAsia="SimSun" w:hAnsiTheme="minorHAnsi" w:cstheme="minorHAnsi"/>
          <w:sz w:val="22"/>
          <w:szCs w:val="22"/>
          <w:lang w:val="en-US" w:eastAsia="zh-HK" w:bidi="en-US"/>
        </w:rPr>
      </w:pPr>
      <w:r w:rsidRPr="00630F39">
        <w:rPr>
          <w:rFonts w:asciiTheme="minorHAnsi" w:eastAsia="SimSun" w:hAnsiTheme="minorHAnsi" w:cstheme="minorHAnsi"/>
          <w:sz w:val="22"/>
          <w:szCs w:val="22"/>
          <w:lang w:val="en-US" w:eastAsia="zh-HK" w:bidi="en-US"/>
        </w:rPr>
        <w:br w:type="page"/>
      </w:r>
    </w:p>
    <w:p w14:paraId="788DBB6E" w14:textId="77777777" w:rsidR="0093508E" w:rsidRPr="00630F39" w:rsidRDefault="007F5F6D" w:rsidP="00DF41F1">
      <w:pPr>
        <w:pStyle w:val="Heading1"/>
        <w:rPr>
          <w:rFonts w:asciiTheme="minorHAnsi" w:hAnsiTheme="minorHAnsi" w:cstheme="minorHAnsi"/>
        </w:rPr>
      </w:pPr>
      <w:bookmarkStart w:id="683" w:name="_Toc423955262"/>
      <w:bookmarkStart w:id="684" w:name="_Toc426561336"/>
      <w:bookmarkStart w:id="685" w:name="_Toc122524198"/>
      <w:r w:rsidRPr="00630F39">
        <w:rPr>
          <w:rFonts w:asciiTheme="minorHAnsi" w:hAnsiTheme="minorHAnsi" w:cstheme="minorHAnsi"/>
        </w:rPr>
        <w:lastRenderedPageBreak/>
        <w:t>4</w:t>
      </w:r>
      <w:r w:rsidR="00760E0E" w:rsidRPr="00630F39">
        <w:rPr>
          <w:rFonts w:asciiTheme="minorHAnsi" w:hAnsiTheme="minorHAnsi" w:cstheme="minorHAnsi"/>
        </w:rPr>
        <w:t>. R</w:t>
      </w:r>
      <w:r w:rsidR="0093508E" w:rsidRPr="00630F39">
        <w:rPr>
          <w:rFonts w:asciiTheme="minorHAnsi" w:hAnsiTheme="minorHAnsi" w:cstheme="minorHAnsi"/>
        </w:rPr>
        <w:t xml:space="preserve">esponse Format &amp; </w:t>
      </w:r>
      <w:bookmarkEnd w:id="683"/>
      <w:r w:rsidR="0093508E" w:rsidRPr="00630F39">
        <w:rPr>
          <w:rFonts w:asciiTheme="minorHAnsi" w:hAnsiTheme="minorHAnsi" w:cstheme="minorHAnsi"/>
        </w:rPr>
        <w:t>Guidelines</w:t>
      </w:r>
      <w:bookmarkEnd w:id="684"/>
      <w:bookmarkEnd w:id="685"/>
    </w:p>
    <w:p w14:paraId="705C5ECC" w14:textId="77777777" w:rsidR="0093508E" w:rsidRPr="00630F39" w:rsidRDefault="0093508E" w:rsidP="00DF41F1">
      <w:pPr>
        <w:spacing w:line="276" w:lineRule="auto"/>
        <w:rPr>
          <w:rFonts w:asciiTheme="minorHAnsi" w:hAnsiTheme="minorHAnsi" w:cstheme="minorHAnsi"/>
          <w:sz w:val="22"/>
          <w:szCs w:val="22"/>
          <w:lang w:eastAsia="zh-HK" w:bidi="en-US"/>
        </w:rPr>
      </w:pPr>
    </w:p>
    <w:p w14:paraId="22ADB16C" w14:textId="77777777" w:rsidR="0093508E" w:rsidRPr="00630F39" w:rsidRDefault="007F5F6D" w:rsidP="0081022F">
      <w:pPr>
        <w:pStyle w:val="Heading2"/>
        <w:rPr>
          <w:rFonts w:asciiTheme="minorHAnsi" w:hAnsiTheme="minorHAnsi" w:cstheme="minorHAnsi"/>
        </w:rPr>
      </w:pPr>
      <w:bookmarkStart w:id="686" w:name="_Toc423955263"/>
      <w:bookmarkStart w:id="687" w:name="_Toc426561337"/>
      <w:bookmarkStart w:id="688" w:name="_Toc122524199"/>
      <w:r w:rsidRPr="00630F39">
        <w:rPr>
          <w:rFonts w:asciiTheme="minorHAnsi" w:hAnsiTheme="minorHAnsi" w:cstheme="minorHAnsi"/>
        </w:rPr>
        <w:t>4</w:t>
      </w:r>
      <w:r w:rsidR="00DF41F1" w:rsidRPr="00630F39">
        <w:rPr>
          <w:rFonts w:asciiTheme="minorHAnsi" w:hAnsiTheme="minorHAnsi" w:cstheme="minorHAnsi"/>
        </w:rPr>
        <w:t xml:space="preserve">.1 </w:t>
      </w:r>
      <w:r w:rsidR="0093508E" w:rsidRPr="00630F39">
        <w:rPr>
          <w:rFonts w:asciiTheme="minorHAnsi" w:hAnsiTheme="minorHAnsi" w:cstheme="minorHAnsi"/>
        </w:rPr>
        <w:t>Response Requirements</w:t>
      </w:r>
      <w:bookmarkEnd w:id="686"/>
      <w:bookmarkEnd w:id="687"/>
      <w:bookmarkEnd w:id="688"/>
    </w:p>
    <w:p w14:paraId="7C7C32B4" w14:textId="77777777" w:rsidR="0093508E" w:rsidRPr="00630F39" w:rsidRDefault="0093508E" w:rsidP="00DF41F1">
      <w:pPr>
        <w:jc w:val="both"/>
        <w:rPr>
          <w:rFonts w:asciiTheme="minorHAnsi" w:eastAsia="SimSun" w:hAnsiTheme="minorHAnsi" w:cstheme="minorHAnsi"/>
          <w:szCs w:val="20"/>
          <w:lang w:val="en-US" w:eastAsia="en-US" w:bidi="en-US"/>
        </w:rPr>
      </w:pPr>
      <w:r w:rsidRPr="00630F39">
        <w:rPr>
          <w:rFonts w:asciiTheme="minorHAnsi" w:eastAsia="SimSun" w:hAnsiTheme="minorHAnsi" w:cstheme="minorHAnsi"/>
          <w:szCs w:val="20"/>
          <w:lang w:val="en-US" w:eastAsia="en-US" w:bidi="en-US"/>
        </w:rPr>
        <w:t xml:space="preserve">Responses to this RFP are to be in the form of a proposal </w:t>
      </w:r>
      <w:r w:rsidR="004B0B1D" w:rsidRPr="00630F39">
        <w:rPr>
          <w:rFonts w:asciiTheme="minorHAnsi" w:eastAsia="SimSun" w:hAnsiTheme="minorHAnsi" w:cstheme="minorHAnsi"/>
          <w:szCs w:val="20"/>
          <w:lang w:val="en-US" w:eastAsia="en-US" w:bidi="en-US"/>
        </w:rPr>
        <w:t xml:space="preserve">submitted </w:t>
      </w:r>
      <w:r w:rsidRPr="00630F39">
        <w:rPr>
          <w:rFonts w:asciiTheme="minorHAnsi" w:eastAsia="SimSun" w:hAnsiTheme="minorHAnsi" w:cstheme="minorHAnsi"/>
          <w:szCs w:val="20"/>
          <w:lang w:val="en-US" w:eastAsia="en-US" w:bidi="en-US"/>
        </w:rPr>
        <w:t xml:space="preserve">to </w:t>
      </w:r>
      <w:proofErr w:type="spellStart"/>
      <w:r w:rsidR="00151519" w:rsidRPr="00630F39">
        <w:rPr>
          <w:rFonts w:asciiTheme="minorHAnsi" w:eastAsia="SimSun" w:hAnsiTheme="minorHAnsi" w:cstheme="minorHAnsi"/>
          <w:szCs w:val="20"/>
          <w:lang w:val="en-US" w:eastAsia="zh-HK" w:bidi="en-US"/>
        </w:rPr>
        <w:t>FTLife</w:t>
      </w:r>
      <w:proofErr w:type="spellEnd"/>
      <w:r w:rsidR="00E501FA" w:rsidRPr="00630F39">
        <w:rPr>
          <w:rFonts w:asciiTheme="minorHAnsi" w:eastAsia="SimSun" w:hAnsiTheme="minorHAnsi" w:cstheme="minorHAnsi"/>
          <w:szCs w:val="20"/>
          <w:lang w:val="en-US" w:eastAsia="zh-HK" w:bidi="en-US"/>
        </w:rPr>
        <w:t xml:space="preserve"> in required format</w:t>
      </w:r>
      <w:r w:rsidRPr="00630F39">
        <w:rPr>
          <w:rFonts w:asciiTheme="minorHAnsi" w:eastAsia="SimSun" w:hAnsiTheme="minorHAnsi" w:cstheme="minorHAnsi"/>
          <w:szCs w:val="20"/>
          <w:lang w:val="en-US" w:eastAsia="en-US" w:bidi="en-US"/>
        </w:rPr>
        <w:t xml:space="preserve"> no later than </w:t>
      </w:r>
      <w:r w:rsidR="00C81FF7" w:rsidRPr="00630F39">
        <w:rPr>
          <w:rFonts w:asciiTheme="minorHAnsi" w:eastAsia="SimSun" w:hAnsiTheme="minorHAnsi" w:cstheme="minorHAnsi"/>
          <w:szCs w:val="20"/>
          <w:lang w:val="en-US" w:eastAsia="en-US" w:bidi="en-US"/>
        </w:rPr>
        <w:t xml:space="preserve">the time specified in the email to the </w:t>
      </w:r>
      <w:r w:rsidR="004B0B1D" w:rsidRPr="00630F39">
        <w:rPr>
          <w:rFonts w:asciiTheme="minorHAnsi" w:eastAsia="SimSun" w:hAnsiTheme="minorHAnsi" w:cstheme="minorHAnsi"/>
          <w:szCs w:val="20"/>
          <w:lang w:val="en-US" w:eastAsia="en-US" w:bidi="en-US"/>
        </w:rPr>
        <w:t>service provider</w:t>
      </w:r>
      <w:r w:rsidRPr="00630F39">
        <w:rPr>
          <w:rFonts w:asciiTheme="minorHAnsi" w:eastAsia="SimSun" w:hAnsiTheme="minorHAnsi" w:cstheme="minorHAnsi"/>
          <w:szCs w:val="20"/>
          <w:lang w:val="en-US" w:eastAsia="en-US" w:bidi="en-US"/>
        </w:rPr>
        <w:t xml:space="preserve">.  Failure to respond by the specified deadline or </w:t>
      </w:r>
      <w:r w:rsidR="00E501FA" w:rsidRPr="00630F39">
        <w:rPr>
          <w:rFonts w:asciiTheme="minorHAnsi" w:eastAsia="SimSun" w:hAnsiTheme="minorHAnsi" w:cstheme="minorHAnsi"/>
          <w:szCs w:val="20"/>
          <w:lang w:val="en-US" w:eastAsia="en-US" w:bidi="en-US"/>
        </w:rPr>
        <w:t xml:space="preserve">not conforming </w:t>
      </w:r>
      <w:r w:rsidRPr="00630F39">
        <w:rPr>
          <w:rFonts w:asciiTheme="minorHAnsi" w:eastAsia="SimSun" w:hAnsiTheme="minorHAnsi" w:cstheme="minorHAnsi"/>
          <w:szCs w:val="20"/>
          <w:lang w:val="en-US" w:eastAsia="en-US" w:bidi="en-US"/>
        </w:rPr>
        <w:t>the required format will result in the respondent being excluded from the evaluation.</w:t>
      </w:r>
    </w:p>
    <w:p w14:paraId="43B2259E" w14:textId="77777777" w:rsidR="00E501FA" w:rsidRPr="00630F39" w:rsidRDefault="00E501FA" w:rsidP="00DF41F1">
      <w:pPr>
        <w:jc w:val="both"/>
        <w:rPr>
          <w:rFonts w:asciiTheme="minorHAnsi" w:hAnsiTheme="minorHAnsi" w:cstheme="minorHAnsi"/>
          <w:szCs w:val="20"/>
          <w:lang w:val="en-US" w:bidi="en-US"/>
        </w:rPr>
      </w:pPr>
    </w:p>
    <w:p w14:paraId="2459EC8D" w14:textId="77777777" w:rsidR="0093508E" w:rsidRPr="00630F39" w:rsidRDefault="0093508E" w:rsidP="00DF41F1">
      <w:pPr>
        <w:jc w:val="both"/>
        <w:rPr>
          <w:rFonts w:asciiTheme="minorHAnsi" w:hAnsiTheme="minorHAnsi" w:cstheme="minorHAnsi"/>
          <w:szCs w:val="20"/>
          <w:lang w:val="en-US" w:bidi="en-US"/>
        </w:rPr>
      </w:pPr>
      <w:r w:rsidRPr="00630F39">
        <w:rPr>
          <w:rFonts w:asciiTheme="minorHAnsi" w:hAnsiTheme="minorHAnsi" w:cstheme="minorHAnsi"/>
          <w:szCs w:val="20"/>
          <w:lang w:val="en-US" w:bidi="en-US"/>
        </w:rPr>
        <w:t xml:space="preserve">Responses should include a signed covering document summarizing key elements of the proposal such as the solution offered, </w:t>
      </w:r>
      <w:r w:rsidR="00E501FA" w:rsidRPr="00630F39">
        <w:rPr>
          <w:rFonts w:asciiTheme="minorHAnsi" w:hAnsiTheme="minorHAnsi" w:cstheme="minorHAnsi"/>
          <w:szCs w:val="20"/>
          <w:lang w:val="en-US" w:bidi="en-US"/>
        </w:rPr>
        <w:t xml:space="preserve">timeframe, </w:t>
      </w:r>
      <w:r w:rsidRPr="00630F39">
        <w:rPr>
          <w:rFonts w:asciiTheme="minorHAnsi" w:hAnsiTheme="minorHAnsi" w:cstheme="minorHAnsi"/>
          <w:szCs w:val="20"/>
          <w:lang w:val="en-US" w:bidi="en-US"/>
        </w:rPr>
        <w:t>purchase price / license fees, on-going maintenance fees, costs of modification,</w:t>
      </w:r>
      <w:r w:rsidRPr="00630F39">
        <w:rPr>
          <w:rFonts w:asciiTheme="minorHAnsi" w:eastAsia="Times New Roman" w:hAnsiTheme="minorHAnsi" w:cstheme="minorHAnsi"/>
          <w:szCs w:val="20"/>
          <w:lang w:val="en-US" w:eastAsia="en-US" w:bidi="en-US"/>
        </w:rPr>
        <w:t xml:space="preserve"> implementation cost, </w:t>
      </w:r>
      <w:r w:rsidR="00E501FA" w:rsidRPr="00630F39">
        <w:rPr>
          <w:rFonts w:asciiTheme="minorHAnsi" w:eastAsia="Times New Roman" w:hAnsiTheme="minorHAnsi" w:cstheme="minorHAnsi"/>
          <w:szCs w:val="20"/>
          <w:lang w:val="en-US" w:eastAsia="en-US" w:bidi="en-US"/>
        </w:rPr>
        <w:t xml:space="preserve">and </w:t>
      </w:r>
      <w:r w:rsidRPr="00630F39">
        <w:rPr>
          <w:rFonts w:asciiTheme="minorHAnsi" w:hAnsiTheme="minorHAnsi" w:cstheme="minorHAnsi"/>
          <w:szCs w:val="20"/>
          <w:lang w:val="en-US" w:bidi="en-US"/>
        </w:rPr>
        <w:t>resources proposed to support implementation</w:t>
      </w:r>
      <w:r w:rsidR="00E501FA" w:rsidRPr="00630F39">
        <w:rPr>
          <w:rFonts w:asciiTheme="minorHAnsi" w:hAnsiTheme="minorHAnsi" w:cstheme="minorHAnsi"/>
          <w:szCs w:val="20"/>
          <w:lang w:val="en-US" w:bidi="en-US"/>
        </w:rPr>
        <w:t xml:space="preserve"> etc</w:t>
      </w:r>
      <w:r w:rsidRPr="00630F39">
        <w:rPr>
          <w:rFonts w:asciiTheme="minorHAnsi" w:hAnsiTheme="minorHAnsi" w:cstheme="minorHAnsi"/>
          <w:szCs w:val="20"/>
          <w:lang w:val="en-US" w:bidi="en-US"/>
        </w:rPr>
        <w:t>.</w:t>
      </w:r>
    </w:p>
    <w:p w14:paraId="28D4A202" w14:textId="77777777" w:rsidR="0093508E" w:rsidRPr="00630F39" w:rsidRDefault="0093508E" w:rsidP="00DF41F1">
      <w:pPr>
        <w:rPr>
          <w:rFonts w:asciiTheme="minorHAnsi" w:eastAsia="SimSun" w:hAnsiTheme="minorHAnsi" w:cstheme="minorHAnsi"/>
          <w:szCs w:val="20"/>
          <w:lang w:val="en-US" w:eastAsia="en-US" w:bidi="en-US"/>
        </w:rPr>
      </w:pPr>
    </w:p>
    <w:p w14:paraId="0057F6D4" w14:textId="77777777" w:rsidR="0093508E" w:rsidRPr="00630F39" w:rsidRDefault="0093508E" w:rsidP="00DF41F1">
      <w:pPr>
        <w:rPr>
          <w:rFonts w:asciiTheme="minorHAnsi" w:eastAsia="SimSun" w:hAnsiTheme="minorHAnsi" w:cstheme="minorHAnsi"/>
          <w:szCs w:val="20"/>
          <w:lang w:val="en-US" w:eastAsia="en-US" w:bidi="en-US"/>
        </w:rPr>
      </w:pPr>
      <w:r w:rsidRPr="00630F39">
        <w:rPr>
          <w:rFonts w:asciiTheme="minorHAnsi" w:eastAsia="SimSun" w:hAnsiTheme="minorHAnsi" w:cstheme="minorHAnsi"/>
          <w:szCs w:val="20"/>
          <w:lang w:val="en-US" w:eastAsia="en-US" w:bidi="en-US"/>
        </w:rPr>
        <w:t xml:space="preserve">The </w:t>
      </w:r>
      <w:r w:rsidR="00CE199D" w:rsidRPr="00630F39">
        <w:rPr>
          <w:rFonts w:asciiTheme="minorHAnsi" w:eastAsia="SimSun" w:hAnsiTheme="minorHAnsi" w:cstheme="minorHAnsi"/>
          <w:szCs w:val="20"/>
          <w:lang w:val="en-US" w:eastAsia="en-US" w:bidi="en-US"/>
        </w:rPr>
        <w:t>Pr</w:t>
      </w:r>
      <w:r w:rsidRPr="00630F39">
        <w:rPr>
          <w:rFonts w:asciiTheme="minorHAnsi" w:eastAsia="SimSun" w:hAnsiTheme="minorHAnsi" w:cstheme="minorHAnsi"/>
          <w:szCs w:val="20"/>
          <w:lang w:val="en-US" w:eastAsia="en-US" w:bidi="en-US"/>
        </w:rPr>
        <w:t>oposal should contain:</w:t>
      </w:r>
    </w:p>
    <w:p w14:paraId="6F9488DF" w14:textId="074A2906" w:rsidR="00046EC4" w:rsidRDefault="0093508E" w:rsidP="00DB47D5">
      <w:pPr>
        <w:numPr>
          <w:ilvl w:val="0"/>
          <w:numId w:val="7"/>
        </w:numPr>
        <w:jc w:val="both"/>
        <w:rPr>
          <w:rFonts w:asciiTheme="minorHAnsi" w:eastAsia="Arial Unicode MS" w:hAnsiTheme="minorHAnsi" w:cstheme="minorHAnsi"/>
          <w:szCs w:val="20"/>
          <w:lang w:val="en-US" w:eastAsia="ko-KR" w:bidi="en-US"/>
        </w:rPr>
      </w:pPr>
      <w:r w:rsidRPr="00630F39">
        <w:rPr>
          <w:rFonts w:asciiTheme="minorHAnsi" w:eastAsia="Arial Unicode MS" w:hAnsiTheme="minorHAnsi" w:cstheme="minorHAnsi"/>
          <w:szCs w:val="20"/>
          <w:lang w:val="en-US" w:eastAsia="ko-KR" w:bidi="en-US"/>
        </w:rPr>
        <w:t xml:space="preserve">A signed </w:t>
      </w:r>
      <w:r w:rsidR="00046EC4">
        <w:rPr>
          <w:rFonts w:asciiTheme="minorHAnsi" w:eastAsia="Arial Unicode MS" w:hAnsiTheme="minorHAnsi" w:cstheme="minorHAnsi"/>
          <w:szCs w:val="20"/>
          <w:lang w:val="en-US" w:eastAsia="ko-KR" w:bidi="en-US"/>
        </w:rPr>
        <w:t xml:space="preserve">with company chop of </w:t>
      </w:r>
    </w:p>
    <w:p w14:paraId="390DFD7C" w14:textId="77777777" w:rsidR="00046EC4" w:rsidRDefault="00046EC4" w:rsidP="00046EC4">
      <w:pPr>
        <w:numPr>
          <w:ilvl w:val="1"/>
          <w:numId w:val="7"/>
        </w:numPr>
        <w:ind w:left="1339" w:hanging="360"/>
        <w:jc w:val="both"/>
        <w:rPr>
          <w:rFonts w:asciiTheme="minorHAnsi" w:eastAsia="Arial Unicode MS" w:hAnsiTheme="minorHAnsi" w:cstheme="minorHAnsi"/>
          <w:szCs w:val="20"/>
          <w:lang w:val="en-US" w:eastAsia="ko-KR" w:bidi="en-US"/>
        </w:rPr>
      </w:pPr>
      <w:r>
        <w:rPr>
          <w:rFonts w:asciiTheme="minorHAnsi" w:eastAsia="Arial Unicode MS" w:hAnsiTheme="minorHAnsi" w:cstheme="minorHAnsi"/>
          <w:szCs w:val="20"/>
          <w:lang w:val="en-US" w:eastAsia="ko-KR" w:bidi="en-US"/>
        </w:rPr>
        <w:t>Form of Reply</w:t>
      </w:r>
    </w:p>
    <w:p w14:paraId="40615B2F" w14:textId="77777777" w:rsidR="00046EC4" w:rsidRDefault="00046EC4" w:rsidP="00046EC4">
      <w:pPr>
        <w:numPr>
          <w:ilvl w:val="1"/>
          <w:numId w:val="7"/>
        </w:numPr>
        <w:ind w:left="1339" w:hanging="360"/>
        <w:jc w:val="both"/>
        <w:rPr>
          <w:rFonts w:asciiTheme="minorHAnsi" w:eastAsia="Arial Unicode MS" w:hAnsiTheme="minorHAnsi" w:cstheme="minorHAnsi"/>
          <w:szCs w:val="20"/>
          <w:lang w:val="en-US" w:eastAsia="ko-KR" w:bidi="en-US"/>
        </w:rPr>
      </w:pPr>
      <w:r>
        <w:rPr>
          <w:rFonts w:asciiTheme="minorHAnsi" w:eastAsia="Arial Unicode MS" w:hAnsiTheme="minorHAnsi" w:cstheme="minorHAnsi"/>
          <w:szCs w:val="20"/>
          <w:lang w:val="en-US" w:eastAsia="ko-KR" w:bidi="en-US"/>
        </w:rPr>
        <w:t>Confirmation Letter for Anti-Collusion</w:t>
      </w:r>
    </w:p>
    <w:p w14:paraId="1EF85E9B" w14:textId="77777777" w:rsidR="00046EC4" w:rsidRDefault="00046EC4" w:rsidP="00046EC4">
      <w:pPr>
        <w:numPr>
          <w:ilvl w:val="1"/>
          <w:numId w:val="7"/>
        </w:numPr>
        <w:ind w:left="1339" w:hanging="360"/>
        <w:jc w:val="both"/>
        <w:rPr>
          <w:rFonts w:asciiTheme="minorHAnsi" w:eastAsia="Arial Unicode MS" w:hAnsiTheme="minorHAnsi" w:cstheme="minorHAnsi"/>
          <w:szCs w:val="20"/>
          <w:lang w:val="en-US" w:eastAsia="ko-KR" w:bidi="en-US"/>
        </w:rPr>
      </w:pPr>
      <w:r>
        <w:rPr>
          <w:rFonts w:asciiTheme="minorHAnsi" w:eastAsia="Arial Unicode MS" w:hAnsiTheme="minorHAnsi" w:cstheme="minorHAnsi"/>
          <w:szCs w:val="20"/>
          <w:lang w:val="en-US" w:eastAsia="ko-KR" w:bidi="en-US"/>
        </w:rPr>
        <w:t xml:space="preserve">Due </w:t>
      </w:r>
      <w:proofErr w:type="spellStart"/>
      <w:r>
        <w:rPr>
          <w:rFonts w:asciiTheme="minorHAnsi" w:eastAsia="Arial Unicode MS" w:hAnsiTheme="minorHAnsi" w:cstheme="minorHAnsi"/>
          <w:szCs w:val="20"/>
          <w:lang w:val="en-US" w:eastAsia="ko-KR" w:bidi="en-US"/>
        </w:rPr>
        <w:t>Dilligence</w:t>
      </w:r>
      <w:proofErr w:type="spellEnd"/>
      <w:r>
        <w:rPr>
          <w:rFonts w:asciiTheme="minorHAnsi" w:eastAsia="Arial Unicode MS" w:hAnsiTheme="minorHAnsi" w:cstheme="minorHAnsi"/>
          <w:szCs w:val="20"/>
          <w:lang w:val="en-US" w:eastAsia="ko-KR" w:bidi="en-US"/>
        </w:rPr>
        <w:t xml:space="preserve"> Questionnaire for Supplier</w:t>
      </w:r>
    </w:p>
    <w:p w14:paraId="49A4DD29" w14:textId="5F46174A" w:rsidR="0093508E" w:rsidRPr="00630F39" w:rsidRDefault="00046EC4" w:rsidP="006F164F">
      <w:pPr>
        <w:numPr>
          <w:ilvl w:val="1"/>
          <w:numId w:val="7"/>
        </w:numPr>
        <w:ind w:left="1339" w:hanging="360"/>
        <w:jc w:val="both"/>
        <w:rPr>
          <w:rFonts w:asciiTheme="minorHAnsi" w:eastAsia="Arial Unicode MS" w:hAnsiTheme="minorHAnsi" w:cstheme="minorHAnsi"/>
          <w:szCs w:val="20"/>
          <w:lang w:val="en-US" w:eastAsia="ko-KR" w:bidi="en-US"/>
        </w:rPr>
      </w:pPr>
      <w:r>
        <w:rPr>
          <w:rFonts w:asciiTheme="minorHAnsi" w:eastAsia="Arial Unicode MS" w:hAnsiTheme="minorHAnsi" w:cstheme="minorHAnsi"/>
          <w:szCs w:val="20"/>
          <w:lang w:val="en-US" w:eastAsia="ko-KR" w:bidi="en-US"/>
        </w:rPr>
        <w:t>Supplier Sustainability Questionnaire</w:t>
      </w:r>
    </w:p>
    <w:p w14:paraId="4659F886" w14:textId="5830A354" w:rsidR="00B81E81" w:rsidRPr="00630F39" w:rsidRDefault="0093508E" w:rsidP="00AB198F">
      <w:pPr>
        <w:numPr>
          <w:ilvl w:val="0"/>
          <w:numId w:val="7"/>
        </w:numPr>
        <w:jc w:val="both"/>
        <w:rPr>
          <w:rFonts w:asciiTheme="minorHAnsi" w:eastAsia="Arial Unicode MS" w:hAnsiTheme="minorHAnsi" w:cstheme="minorHAnsi"/>
          <w:szCs w:val="20"/>
          <w:lang w:val="en-US" w:eastAsia="ko-KR" w:bidi="en-US"/>
        </w:rPr>
      </w:pPr>
      <w:r w:rsidRPr="00630F39">
        <w:rPr>
          <w:rFonts w:asciiTheme="minorHAnsi" w:eastAsia="Arial Unicode MS" w:hAnsiTheme="minorHAnsi" w:cstheme="minorHAnsi"/>
          <w:szCs w:val="20"/>
          <w:lang w:val="en-US" w:eastAsia="ko-KR" w:bidi="en-US"/>
        </w:rPr>
        <w:t xml:space="preserve">A fully completed RFP </w:t>
      </w:r>
      <w:r w:rsidR="00E501FA" w:rsidRPr="00630F39">
        <w:rPr>
          <w:rFonts w:asciiTheme="minorHAnsi" w:eastAsia="Arial Unicode MS" w:hAnsiTheme="minorHAnsi" w:cstheme="minorHAnsi"/>
          <w:szCs w:val="20"/>
          <w:lang w:val="en-US" w:eastAsia="ko-KR" w:bidi="en-US"/>
        </w:rPr>
        <w:t>W</w:t>
      </w:r>
      <w:r w:rsidRPr="00630F39">
        <w:rPr>
          <w:rFonts w:asciiTheme="minorHAnsi" w:eastAsia="Arial Unicode MS" w:hAnsiTheme="minorHAnsi" w:cstheme="minorHAnsi"/>
          <w:szCs w:val="20"/>
          <w:lang w:val="en-US" w:bidi="en-US"/>
        </w:rPr>
        <w:t xml:space="preserve">ritten </w:t>
      </w:r>
      <w:r w:rsidR="00E501FA" w:rsidRPr="00630F39">
        <w:rPr>
          <w:rFonts w:asciiTheme="minorHAnsi" w:eastAsia="Arial Unicode MS" w:hAnsiTheme="minorHAnsi" w:cstheme="minorHAnsi"/>
          <w:szCs w:val="20"/>
          <w:lang w:val="en-US" w:bidi="en-US"/>
        </w:rPr>
        <w:t>R</w:t>
      </w:r>
      <w:r w:rsidRPr="00630F39">
        <w:rPr>
          <w:rFonts w:asciiTheme="minorHAnsi" w:eastAsia="Arial Unicode MS" w:hAnsiTheme="minorHAnsi" w:cstheme="minorHAnsi"/>
          <w:szCs w:val="20"/>
          <w:lang w:val="en-US" w:eastAsia="ko-KR" w:bidi="en-US"/>
        </w:rPr>
        <w:t>esponse</w:t>
      </w:r>
      <w:r w:rsidR="00AB198F" w:rsidRPr="00630F39">
        <w:rPr>
          <w:rFonts w:asciiTheme="minorHAnsi" w:eastAsia="Arial Unicode MS" w:hAnsiTheme="minorHAnsi" w:cstheme="minorHAnsi"/>
          <w:szCs w:val="20"/>
          <w:lang w:val="en-US" w:eastAsia="ko-KR" w:bidi="en-US"/>
        </w:rPr>
        <w:t xml:space="preserve"> </w:t>
      </w:r>
      <w:r w:rsidR="00B81E81" w:rsidRPr="00630F39">
        <w:rPr>
          <w:rFonts w:asciiTheme="minorHAnsi" w:eastAsia="Arial Unicode MS" w:hAnsiTheme="minorHAnsi" w:cstheme="minorHAnsi"/>
          <w:szCs w:val="20"/>
          <w:lang w:val="en-US" w:eastAsia="ko-KR" w:bidi="en-US"/>
        </w:rPr>
        <w:t>(please refer to section 5</w:t>
      </w:r>
      <w:r w:rsidR="001A1149" w:rsidRPr="00630F39">
        <w:rPr>
          <w:rFonts w:asciiTheme="minorHAnsi" w:eastAsia="Arial Unicode MS" w:hAnsiTheme="minorHAnsi" w:cstheme="minorHAnsi"/>
          <w:szCs w:val="20"/>
          <w:lang w:val="en-US" w:eastAsia="ko-KR" w:bidi="en-US"/>
        </w:rPr>
        <w:t xml:space="preserve"> in this document</w:t>
      </w:r>
      <w:r w:rsidR="00B81E81" w:rsidRPr="00630F39">
        <w:rPr>
          <w:rFonts w:asciiTheme="minorHAnsi" w:eastAsia="Arial Unicode MS" w:hAnsiTheme="minorHAnsi" w:cstheme="minorHAnsi"/>
          <w:szCs w:val="20"/>
          <w:lang w:val="en-US" w:eastAsia="ko-KR" w:bidi="en-US"/>
        </w:rPr>
        <w:t>, and directly provide input under that section) should include</w:t>
      </w:r>
      <w:r w:rsidR="00AB198F" w:rsidRPr="00630F39">
        <w:rPr>
          <w:rFonts w:asciiTheme="minorHAnsi" w:eastAsia="Arial Unicode MS" w:hAnsiTheme="minorHAnsi" w:cstheme="minorHAnsi"/>
          <w:szCs w:val="20"/>
          <w:lang w:val="en-US" w:eastAsia="ko-KR" w:bidi="en-US"/>
        </w:rPr>
        <w:t>:</w:t>
      </w:r>
    </w:p>
    <w:p w14:paraId="049FFD9B" w14:textId="4DA1F8C8" w:rsidR="00B81E81" w:rsidRPr="00630F39" w:rsidRDefault="00B81E81" w:rsidP="0067229D">
      <w:pPr>
        <w:ind w:left="1440" w:hanging="600"/>
        <w:jc w:val="both"/>
        <w:rPr>
          <w:rFonts w:asciiTheme="minorHAnsi" w:eastAsia="Arial Unicode MS" w:hAnsiTheme="minorHAnsi" w:cstheme="minorHAnsi"/>
          <w:szCs w:val="20"/>
          <w:lang w:val="en-US" w:eastAsia="ko-KR" w:bidi="en-US"/>
        </w:rPr>
      </w:pPr>
      <w:r w:rsidRPr="00630F39">
        <w:rPr>
          <w:rFonts w:asciiTheme="minorHAnsi" w:eastAsia="Arial Unicode MS" w:hAnsiTheme="minorHAnsi" w:cstheme="minorHAnsi"/>
          <w:szCs w:val="20"/>
          <w:lang w:val="en-US" w:eastAsia="ko-KR" w:bidi="en-US"/>
        </w:rPr>
        <w:t>-</w:t>
      </w:r>
      <w:r w:rsidRPr="00630F39">
        <w:rPr>
          <w:rFonts w:asciiTheme="minorHAnsi" w:eastAsia="Arial Unicode MS" w:hAnsiTheme="minorHAnsi" w:cstheme="minorHAnsi"/>
          <w:szCs w:val="20"/>
          <w:lang w:val="en-US" w:eastAsia="ko-KR" w:bidi="en-US"/>
        </w:rPr>
        <w:tab/>
        <w:t xml:space="preserve">Response sections clearly divided into </w:t>
      </w:r>
      <w:r w:rsidR="00261B62" w:rsidRPr="00630F39">
        <w:rPr>
          <w:rFonts w:asciiTheme="minorHAnsi" w:eastAsia="Arial Unicode MS" w:hAnsiTheme="minorHAnsi" w:cstheme="minorHAnsi"/>
          <w:szCs w:val="20"/>
          <w:lang w:val="en-US" w:eastAsia="ko-KR" w:bidi="en-US"/>
        </w:rPr>
        <w:t>the sections</w:t>
      </w:r>
      <w:r w:rsidRPr="00630F39">
        <w:rPr>
          <w:rFonts w:asciiTheme="minorHAnsi" w:eastAsia="Arial Unicode MS" w:hAnsiTheme="minorHAnsi" w:cstheme="minorHAnsi"/>
          <w:szCs w:val="20"/>
          <w:lang w:val="en-US" w:eastAsia="ko-KR" w:bidi="en-US"/>
        </w:rPr>
        <w:t xml:space="preserve"> corresponding to the RFP Requirements</w:t>
      </w:r>
    </w:p>
    <w:p w14:paraId="08D0DD62" w14:textId="77777777" w:rsidR="00B81E81" w:rsidRPr="00630F39" w:rsidRDefault="00B81E81" w:rsidP="0067229D">
      <w:pPr>
        <w:ind w:left="1440" w:hanging="600"/>
        <w:jc w:val="both"/>
        <w:rPr>
          <w:rFonts w:asciiTheme="minorHAnsi" w:eastAsia="Arial Unicode MS" w:hAnsiTheme="minorHAnsi" w:cstheme="minorHAnsi"/>
          <w:szCs w:val="20"/>
          <w:lang w:val="en-US" w:eastAsia="ko-KR" w:bidi="en-US"/>
        </w:rPr>
      </w:pPr>
      <w:r w:rsidRPr="00630F39">
        <w:rPr>
          <w:rFonts w:asciiTheme="minorHAnsi" w:eastAsia="Arial Unicode MS" w:hAnsiTheme="minorHAnsi" w:cstheme="minorHAnsi"/>
          <w:szCs w:val="20"/>
          <w:lang w:val="en-US" w:eastAsia="ko-KR" w:bidi="en-US"/>
        </w:rPr>
        <w:t>-</w:t>
      </w:r>
      <w:r w:rsidRPr="00630F39">
        <w:rPr>
          <w:rFonts w:asciiTheme="minorHAnsi" w:eastAsia="Arial Unicode MS" w:hAnsiTheme="minorHAnsi" w:cstheme="minorHAnsi"/>
          <w:szCs w:val="20"/>
          <w:lang w:val="en-US" w:eastAsia="ko-KR" w:bidi="en-US"/>
        </w:rPr>
        <w:tab/>
        <w:t>Proposal information should address each numbered requirement items and deliverables</w:t>
      </w:r>
    </w:p>
    <w:p w14:paraId="4FC9A34F" w14:textId="2FCA847F" w:rsidR="00B81E81" w:rsidRPr="00630F39" w:rsidRDefault="00B81E81" w:rsidP="0067229D">
      <w:pPr>
        <w:ind w:left="1440" w:hanging="600"/>
        <w:jc w:val="both"/>
        <w:rPr>
          <w:rFonts w:asciiTheme="minorHAnsi" w:eastAsia="Arial Unicode MS" w:hAnsiTheme="minorHAnsi" w:cstheme="minorHAnsi"/>
          <w:szCs w:val="20"/>
          <w:lang w:val="en-US" w:eastAsia="ko-KR" w:bidi="en-US"/>
        </w:rPr>
      </w:pPr>
      <w:r w:rsidRPr="00630F39">
        <w:rPr>
          <w:rFonts w:asciiTheme="minorHAnsi" w:eastAsia="Arial Unicode MS" w:hAnsiTheme="minorHAnsi" w:cstheme="minorHAnsi"/>
          <w:szCs w:val="20"/>
          <w:lang w:val="en-US" w:eastAsia="ko-KR" w:bidi="en-US"/>
        </w:rPr>
        <w:t>-</w:t>
      </w:r>
      <w:r w:rsidRPr="00630F39">
        <w:rPr>
          <w:rFonts w:asciiTheme="minorHAnsi" w:eastAsia="Arial Unicode MS" w:hAnsiTheme="minorHAnsi" w:cstheme="minorHAnsi"/>
          <w:szCs w:val="20"/>
          <w:lang w:val="en-US" w:eastAsia="ko-KR" w:bidi="en-US"/>
        </w:rPr>
        <w:tab/>
        <w:t>Divide into technical proposal section and financial proposal section</w:t>
      </w:r>
      <w:r w:rsidR="00046EC4">
        <w:rPr>
          <w:rFonts w:asciiTheme="minorHAnsi" w:eastAsia="Arial Unicode MS" w:hAnsiTheme="minorHAnsi" w:cstheme="minorHAnsi"/>
          <w:szCs w:val="20"/>
          <w:lang w:val="en-US" w:eastAsia="ko-KR" w:bidi="en-US"/>
        </w:rPr>
        <w:t xml:space="preserve"> (Please be reminded that there is no pricing information should be stated in the technical proposal)</w:t>
      </w:r>
    </w:p>
    <w:p w14:paraId="058AFC13" w14:textId="77777777" w:rsidR="00B81E81" w:rsidRPr="00630F39" w:rsidRDefault="00B81E81" w:rsidP="0067229D">
      <w:pPr>
        <w:ind w:left="1440" w:hanging="600"/>
        <w:jc w:val="both"/>
        <w:rPr>
          <w:rFonts w:asciiTheme="minorHAnsi" w:eastAsia="Arial Unicode MS" w:hAnsiTheme="minorHAnsi" w:cstheme="minorHAnsi"/>
          <w:szCs w:val="20"/>
          <w:lang w:val="en-US" w:eastAsia="ko-KR" w:bidi="en-US"/>
        </w:rPr>
      </w:pPr>
      <w:r w:rsidRPr="00630F39">
        <w:rPr>
          <w:rFonts w:asciiTheme="minorHAnsi" w:eastAsia="Arial Unicode MS" w:hAnsiTheme="minorHAnsi" w:cstheme="minorHAnsi"/>
          <w:szCs w:val="20"/>
          <w:lang w:val="en-US" w:eastAsia="ko-KR" w:bidi="en-US"/>
        </w:rPr>
        <w:t>-</w:t>
      </w:r>
      <w:r w:rsidRPr="00630F39">
        <w:rPr>
          <w:rFonts w:asciiTheme="minorHAnsi" w:eastAsia="Arial Unicode MS" w:hAnsiTheme="minorHAnsi" w:cstheme="minorHAnsi"/>
          <w:szCs w:val="20"/>
          <w:lang w:val="en-US" w:eastAsia="ko-KR" w:bidi="en-US"/>
        </w:rPr>
        <w:tab/>
        <w:t>Study Approach and methodology</w:t>
      </w:r>
    </w:p>
    <w:p w14:paraId="3FF5075F" w14:textId="4215DB79" w:rsidR="00B81E81" w:rsidRPr="00630F39" w:rsidRDefault="00B81E81" w:rsidP="0067229D">
      <w:pPr>
        <w:ind w:left="1440" w:hanging="600"/>
        <w:jc w:val="both"/>
        <w:rPr>
          <w:rFonts w:asciiTheme="minorHAnsi" w:eastAsia="Arial Unicode MS" w:hAnsiTheme="minorHAnsi" w:cstheme="minorHAnsi"/>
          <w:szCs w:val="20"/>
          <w:lang w:val="en-US" w:eastAsia="ko-KR" w:bidi="en-US"/>
        </w:rPr>
      </w:pPr>
      <w:r w:rsidRPr="00630F39">
        <w:rPr>
          <w:rFonts w:asciiTheme="minorHAnsi" w:eastAsia="Arial Unicode MS" w:hAnsiTheme="minorHAnsi" w:cstheme="minorHAnsi"/>
          <w:szCs w:val="20"/>
          <w:lang w:val="en-US" w:eastAsia="ko-KR" w:bidi="en-US"/>
        </w:rPr>
        <w:t>-</w:t>
      </w:r>
      <w:r w:rsidRPr="00630F39">
        <w:rPr>
          <w:rFonts w:asciiTheme="minorHAnsi" w:eastAsia="Arial Unicode MS" w:hAnsiTheme="minorHAnsi" w:cstheme="minorHAnsi"/>
          <w:szCs w:val="20"/>
          <w:lang w:val="en-US" w:eastAsia="ko-KR" w:bidi="en-US"/>
        </w:rPr>
        <w:tab/>
        <w:t xml:space="preserve">Proposed </w:t>
      </w:r>
      <w:r w:rsidR="00261B62" w:rsidRPr="00630F39">
        <w:rPr>
          <w:rFonts w:asciiTheme="minorHAnsi" w:eastAsia="Arial Unicode MS" w:hAnsiTheme="minorHAnsi" w:cstheme="minorHAnsi"/>
          <w:szCs w:val="20"/>
          <w:lang w:val="en-US" w:eastAsia="ko-KR" w:bidi="en-US"/>
        </w:rPr>
        <w:t>solution</w:t>
      </w:r>
    </w:p>
    <w:p w14:paraId="36289045" w14:textId="77777777" w:rsidR="00B81E81" w:rsidRPr="00630F39" w:rsidRDefault="00B81E81" w:rsidP="0067229D">
      <w:pPr>
        <w:ind w:left="1440" w:hanging="600"/>
        <w:jc w:val="both"/>
        <w:rPr>
          <w:rFonts w:asciiTheme="minorHAnsi" w:eastAsia="Arial Unicode MS" w:hAnsiTheme="minorHAnsi" w:cstheme="minorHAnsi"/>
          <w:szCs w:val="20"/>
          <w:lang w:val="en-US" w:eastAsia="ko-KR" w:bidi="en-US"/>
        </w:rPr>
      </w:pPr>
      <w:r w:rsidRPr="00630F39">
        <w:rPr>
          <w:rFonts w:asciiTheme="minorHAnsi" w:eastAsia="Arial Unicode MS" w:hAnsiTheme="minorHAnsi" w:cstheme="minorHAnsi"/>
          <w:szCs w:val="20"/>
          <w:lang w:val="en-US" w:eastAsia="ko-KR" w:bidi="en-US"/>
        </w:rPr>
        <w:t>-</w:t>
      </w:r>
      <w:r w:rsidRPr="00630F39">
        <w:rPr>
          <w:rFonts w:asciiTheme="minorHAnsi" w:eastAsia="Arial Unicode MS" w:hAnsiTheme="minorHAnsi" w:cstheme="minorHAnsi"/>
          <w:szCs w:val="20"/>
          <w:lang w:val="en-US" w:eastAsia="ko-KR" w:bidi="en-US"/>
        </w:rPr>
        <w:tab/>
        <w:t>Implementation approach</w:t>
      </w:r>
    </w:p>
    <w:p w14:paraId="4D3368DA" w14:textId="77777777" w:rsidR="00B81E81" w:rsidRPr="00630F39" w:rsidRDefault="00B81E81" w:rsidP="0067229D">
      <w:pPr>
        <w:ind w:left="1440" w:hanging="600"/>
        <w:jc w:val="both"/>
        <w:rPr>
          <w:rFonts w:asciiTheme="minorHAnsi" w:eastAsia="Arial Unicode MS" w:hAnsiTheme="minorHAnsi" w:cstheme="minorHAnsi"/>
          <w:szCs w:val="20"/>
          <w:lang w:val="en-US" w:eastAsia="ko-KR" w:bidi="en-US"/>
        </w:rPr>
      </w:pPr>
      <w:r w:rsidRPr="00630F39">
        <w:rPr>
          <w:rFonts w:asciiTheme="minorHAnsi" w:eastAsia="Arial Unicode MS" w:hAnsiTheme="minorHAnsi" w:cstheme="minorHAnsi"/>
          <w:szCs w:val="20"/>
          <w:lang w:val="en-US" w:eastAsia="ko-KR" w:bidi="en-US"/>
        </w:rPr>
        <w:t>-</w:t>
      </w:r>
      <w:r w:rsidRPr="00630F39">
        <w:rPr>
          <w:rFonts w:asciiTheme="minorHAnsi" w:eastAsia="Arial Unicode MS" w:hAnsiTheme="minorHAnsi" w:cstheme="minorHAnsi"/>
          <w:szCs w:val="20"/>
          <w:lang w:val="en-US" w:eastAsia="ko-KR" w:bidi="en-US"/>
        </w:rPr>
        <w:tab/>
        <w:t>Time schedule, milestones, major tasks breakdown and allocated resources</w:t>
      </w:r>
    </w:p>
    <w:p w14:paraId="484A5F77" w14:textId="784FD76C" w:rsidR="00B81E81" w:rsidRPr="00630F39" w:rsidRDefault="00B81E81" w:rsidP="0067229D">
      <w:pPr>
        <w:ind w:left="1440" w:hanging="600"/>
        <w:jc w:val="both"/>
        <w:rPr>
          <w:rFonts w:asciiTheme="minorHAnsi" w:eastAsia="Arial Unicode MS" w:hAnsiTheme="minorHAnsi" w:cstheme="minorHAnsi"/>
          <w:szCs w:val="20"/>
          <w:lang w:val="en-US" w:eastAsia="ko-KR" w:bidi="en-US"/>
        </w:rPr>
      </w:pPr>
      <w:r w:rsidRPr="00630F39">
        <w:rPr>
          <w:rFonts w:asciiTheme="minorHAnsi" w:eastAsia="Arial Unicode MS" w:hAnsiTheme="minorHAnsi" w:cstheme="minorHAnsi"/>
          <w:szCs w:val="20"/>
          <w:lang w:val="en-US" w:eastAsia="ko-KR" w:bidi="en-US"/>
        </w:rPr>
        <w:t>-</w:t>
      </w:r>
      <w:r w:rsidRPr="00630F39">
        <w:rPr>
          <w:rFonts w:asciiTheme="minorHAnsi" w:eastAsia="Arial Unicode MS" w:hAnsiTheme="minorHAnsi" w:cstheme="minorHAnsi"/>
          <w:szCs w:val="20"/>
          <w:lang w:val="en-US" w:eastAsia="ko-KR" w:bidi="en-US"/>
        </w:rPr>
        <w:tab/>
        <w:t xml:space="preserve">Price quotation on fixed cost basis, and yearly </w:t>
      </w:r>
      <w:r w:rsidR="005A6C54" w:rsidRPr="00630F39">
        <w:rPr>
          <w:rFonts w:asciiTheme="minorHAnsi" w:eastAsia="Arial Unicode MS" w:hAnsiTheme="minorHAnsi" w:cstheme="minorHAnsi"/>
          <w:szCs w:val="20"/>
          <w:lang w:val="en-US" w:eastAsia="ko-KR" w:bidi="en-US"/>
        </w:rPr>
        <w:t>recurring</w:t>
      </w:r>
      <w:r w:rsidRPr="00630F39">
        <w:rPr>
          <w:rFonts w:asciiTheme="minorHAnsi" w:eastAsia="Arial Unicode MS" w:hAnsiTheme="minorHAnsi" w:cstheme="minorHAnsi"/>
          <w:szCs w:val="20"/>
          <w:lang w:val="en-US" w:eastAsia="ko-KR" w:bidi="en-US"/>
        </w:rPr>
        <w:t xml:space="preserve"> cost for support and maintenance (if </w:t>
      </w:r>
      <w:proofErr w:type="gramStart"/>
      <w:r w:rsidRPr="00630F39">
        <w:rPr>
          <w:rFonts w:asciiTheme="minorHAnsi" w:eastAsia="Arial Unicode MS" w:hAnsiTheme="minorHAnsi" w:cstheme="minorHAnsi"/>
          <w:szCs w:val="20"/>
          <w:lang w:val="en-US" w:eastAsia="ko-KR" w:bidi="en-US"/>
        </w:rPr>
        <w:t>open source</w:t>
      </w:r>
      <w:proofErr w:type="gramEnd"/>
      <w:r w:rsidRPr="00630F39">
        <w:rPr>
          <w:rFonts w:asciiTheme="minorHAnsi" w:eastAsia="Arial Unicode MS" w:hAnsiTheme="minorHAnsi" w:cstheme="minorHAnsi"/>
          <w:szCs w:val="20"/>
          <w:lang w:val="en-US" w:eastAsia="ko-KR" w:bidi="en-US"/>
        </w:rPr>
        <w:t xml:space="preserve"> components are used, include free upgrade per quarter). Supplement sufficient details of cost breakdown</w:t>
      </w:r>
    </w:p>
    <w:p w14:paraId="683D4420" w14:textId="2A0844E5" w:rsidR="00B81E81" w:rsidRPr="00630F39" w:rsidRDefault="00B81E81" w:rsidP="0067229D">
      <w:pPr>
        <w:ind w:left="1440" w:hanging="600"/>
        <w:jc w:val="both"/>
        <w:rPr>
          <w:rFonts w:asciiTheme="minorHAnsi" w:eastAsia="Arial Unicode MS" w:hAnsiTheme="minorHAnsi" w:cstheme="minorHAnsi"/>
          <w:szCs w:val="20"/>
          <w:lang w:val="en-US" w:eastAsia="ko-KR" w:bidi="en-US"/>
        </w:rPr>
      </w:pPr>
      <w:r w:rsidRPr="00630F39">
        <w:rPr>
          <w:rFonts w:asciiTheme="minorHAnsi" w:eastAsia="Arial Unicode MS" w:hAnsiTheme="minorHAnsi" w:cstheme="minorHAnsi"/>
          <w:szCs w:val="20"/>
          <w:lang w:val="en-US" w:eastAsia="ko-KR" w:bidi="en-US"/>
        </w:rPr>
        <w:t>-</w:t>
      </w:r>
      <w:r w:rsidRPr="00630F39">
        <w:rPr>
          <w:rFonts w:asciiTheme="minorHAnsi" w:eastAsia="Arial Unicode MS" w:hAnsiTheme="minorHAnsi" w:cstheme="minorHAnsi"/>
          <w:szCs w:val="20"/>
          <w:lang w:val="en-US" w:eastAsia="ko-KR" w:bidi="en-US"/>
        </w:rPr>
        <w:tab/>
        <w:t>Qualifications, relevant experience profiles and roles of involved key personnel</w:t>
      </w:r>
    </w:p>
    <w:p w14:paraId="1A47C602" w14:textId="6B135F7B" w:rsidR="00261B62" w:rsidRPr="00630F39" w:rsidRDefault="00261B62" w:rsidP="0067229D">
      <w:pPr>
        <w:ind w:left="1440" w:hanging="600"/>
        <w:jc w:val="both"/>
        <w:rPr>
          <w:rFonts w:asciiTheme="minorHAnsi" w:eastAsia="Arial Unicode MS" w:hAnsiTheme="minorHAnsi" w:cstheme="minorHAnsi"/>
          <w:szCs w:val="20"/>
          <w:lang w:val="en-US" w:eastAsia="ko-KR" w:bidi="en-US"/>
        </w:rPr>
      </w:pPr>
      <w:r w:rsidRPr="00630F39">
        <w:rPr>
          <w:rFonts w:asciiTheme="minorHAnsi" w:eastAsia="Arial Unicode MS" w:hAnsiTheme="minorHAnsi" w:cstheme="minorHAnsi"/>
          <w:szCs w:val="20"/>
          <w:lang w:val="en-US" w:eastAsia="ko-KR" w:bidi="en-US"/>
        </w:rPr>
        <w:t xml:space="preserve">- </w:t>
      </w:r>
      <w:r w:rsidRPr="00630F39">
        <w:rPr>
          <w:rFonts w:asciiTheme="minorHAnsi" w:eastAsia="Arial Unicode MS" w:hAnsiTheme="minorHAnsi" w:cstheme="minorHAnsi"/>
          <w:szCs w:val="20"/>
          <w:lang w:val="en-US" w:eastAsia="ko-KR" w:bidi="en-US"/>
        </w:rPr>
        <w:tab/>
        <w:t>Proposed onsite and offshore ratio</w:t>
      </w:r>
    </w:p>
    <w:p w14:paraId="2471FE1A" w14:textId="116B6F0C" w:rsidR="00B81E81" w:rsidRPr="00630F39" w:rsidRDefault="00B81E81" w:rsidP="0067229D">
      <w:pPr>
        <w:ind w:left="1440" w:hanging="600"/>
        <w:jc w:val="both"/>
        <w:rPr>
          <w:rFonts w:asciiTheme="minorHAnsi" w:eastAsia="Arial Unicode MS" w:hAnsiTheme="minorHAnsi" w:cstheme="minorHAnsi"/>
          <w:szCs w:val="20"/>
          <w:lang w:val="en-US" w:eastAsia="ko-KR" w:bidi="en-US"/>
        </w:rPr>
      </w:pPr>
      <w:r w:rsidRPr="00630F39">
        <w:rPr>
          <w:rFonts w:asciiTheme="minorHAnsi" w:eastAsia="Arial Unicode MS" w:hAnsiTheme="minorHAnsi" w:cstheme="minorHAnsi"/>
          <w:szCs w:val="20"/>
          <w:lang w:val="en-US" w:eastAsia="ko-KR" w:bidi="en-US"/>
        </w:rPr>
        <w:t>-</w:t>
      </w:r>
      <w:r w:rsidRPr="00630F39">
        <w:rPr>
          <w:rFonts w:asciiTheme="minorHAnsi" w:eastAsia="Arial Unicode MS" w:hAnsiTheme="minorHAnsi" w:cstheme="minorHAnsi"/>
          <w:szCs w:val="20"/>
          <w:lang w:val="en-US" w:eastAsia="ko-KR" w:bidi="en-US"/>
        </w:rPr>
        <w:tab/>
        <w:t>Previous client’s reference of similar engagement and comments</w:t>
      </w:r>
    </w:p>
    <w:p w14:paraId="2F18DA76" w14:textId="77777777" w:rsidR="0093508E" w:rsidRPr="00630F39" w:rsidRDefault="00A31952" w:rsidP="00DB47D5">
      <w:pPr>
        <w:numPr>
          <w:ilvl w:val="0"/>
          <w:numId w:val="7"/>
        </w:numPr>
        <w:jc w:val="both"/>
        <w:rPr>
          <w:rFonts w:asciiTheme="minorHAnsi" w:eastAsia="Arial Unicode MS" w:hAnsiTheme="minorHAnsi" w:cstheme="minorHAnsi"/>
          <w:szCs w:val="20"/>
          <w:lang w:val="en-US" w:eastAsia="ko-KR" w:bidi="en-US"/>
        </w:rPr>
      </w:pPr>
      <w:r w:rsidRPr="00630F39">
        <w:rPr>
          <w:rFonts w:asciiTheme="minorHAnsi" w:eastAsia="Arial Unicode MS" w:hAnsiTheme="minorHAnsi" w:cstheme="minorHAnsi"/>
          <w:szCs w:val="20"/>
          <w:lang w:val="en-US" w:eastAsia="ko-KR" w:bidi="en-US"/>
        </w:rPr>
        <w:t>Samples of deliverables and s</w:t>
      </w:r>
      <w:r w:rsidR="0093508E" w:rsidRPr="00630F39">
        <w:rPr>
          <w:rFonts w:asciiTheme="minorHAnsi" w:eastAsia="Arial Unicode MS" w:hAnsiTheme="minorHAnsi" w:cstheme="minorHAnsi"/>
          <w:szCs w:val="20"/>
          <w:lang w:val="en-US" w:eastAsia="ko-KR" w:bidi="en-US"/>
        </w:rPr>
        <w:t>upporting documents</w:t>
      </w:r>
    </w:p>
    <w:p w14:paraId="21835522" w14:textId="77777777" w:rsidR="00A31952" w:rsidRPr="00630F39" w:rsidRDefault="00A31952" w:rsidP="0093508E">
      <w:pPr>
        <w:jc w:val="both"/>
        <w:rPr>
          <w:rFonts w:asciiTheme="minorHAnsi" w:eastAsia="Arial Unicode MS" w:hAnsiTheme="minorHAnsi" w:cstheme="minorHAnsi"/>
          <w:szCs w:val="20"/>
          <w:lang w:val="en-US" w:eastAsia="ko-KR" w:bidi="en-US"/>
        </w:rPr>
      </w:pPr>
    </w:p>
    <w:p w14:paraId="4665CBC6" w14:textId="77777777" w:rsidR="004226E7" w:rsidRPr="00630F39" w:rsidRDefault="004226E7" w:rsidP="004226E7">
      <w:pPr>
        <w:spacing w:line="276" w:lineRule="auto"/>
        <w:rPr>
          <w:rFonts w:asciiTheme="minorHAnsi" w:eastAsia="SimSun" w:hAnsiTheme="minorHAnsi" w:cstheme="minorHAnsi"/>
          <w:szCs w:val="20"/>
          <w:lang w:val="en-US" w:eastAsia="zh-HK" w:bidi="en-US"/>
        </w:rPr>
      </w:pPr>
    </w:p>
    <w:p w14:paraId="4A473D47" w14:textId="77777777" w:rsidR="0093508E" w:rsidRPr="00630F39" w:rsidRDefault="007F5F6D" w:rsidP="0081022F">
      <w:pPr>
        <w:pStyle w:val="Heading2"/>
        <w:rPr>
          <w:rFonts w:asciiTheme="minorHAnsi" w:hAnsiTheme="minorHAnsi" w:cstheme="minorHAnsi"/>
        </w:rPr>
      </w:pPr>
      <w:bookmarkStart w:id="689" w:name="_Toc423955269"/>
      <w:bookmarkStart w:id="690" w:name="_Toc426561343"/>
      <w:bookmarkStart w:id="691" w:name="_Toc122524200"/>
      <w:r w:rsidRPr="00630F39">
        <w:rPr>
          <w:rFonts w:asciiTheme="minorHAnsi" w:hAnsiTheme="minorHAnsi" w:cstheme="minorHAnsi"/>
        </w:rPr>
        <w:t>4</w:t>
      </w:r>
      <w:r w:rsidR="004226E7" w:rsidRPr="00630F39">
        <w:rPr>
          <w:rFonts w:asciiTheme="minorHAnsi" w:hAnsiTheme="minorHAnsi" w:cstheme="minorHAnsi"/>
        </w:rPr>
        <w:t>.</w:t>
      </w:r>
      <w:r w:rsidR="00E501FA" w:rsidRPr="00630F39">
        <w:rPr>
          <w:rFonts w:asciiTheme="minorHAnsi" w:hAnsiTheme="minorHAnsi" w:cstheme="minorHAnsi"/>
        </w:rPr>
        <w:t>2</w:t>
      </w:r>
      <w:r w:rsidR="004226E7" w:rsidRPr="00630F39">
        <w:rPr>
          <w:rFonts w:asciiTheme="minorHAnsi" w:hAnsiTheme="minorHAnsi" w:cstheme="minorHAnsi"/>
        </w:rPr>
        <w:t xml:space="preserve"> </w:t>
      </w:r>
      <w:r w:rsidR="0093508E" w:rsidRPr="00630F39">
        <w:rPr>
          <w:rFonts w:asciiTheme="minorHAnsi" w:hAnsiTheme="minorHAnsi" w:cstheme="minorHAnsi"/>
        </w:rPr>
        <w:t>Additional Information</w:t>
      </w:r>
      <w:bookmarkEnd w:id="689"/>
      <w:bookmarkEnd w:id="690"/>
      <w:bookmarkEnd w:id="691"/>
    </w:p>
    <w:p w14:paraId="2A06982C" w14:textId="431475F7" w:rsidR="0093508E" w:rsidRPr="00630F39" w:rsidRDefault="00151519" w:rsidP="0093508E">
      <w:pPr>
        <w:jc w:val="both"/>
        <w:rPr>
          <w:rFonts w:asciiTheme="minorHAnsi" w:eastAsia="SimSun" w:hAnsiTheme="minorHAnsi" w:cstheme="minorHAnsi"/>
          <w:szCs w:val="20"/>
          <w:lang w:val="en-US" w:eastAsia="en-US" w:bidi="en-US"/>
        </w:rPr>
      </w:pPr>
      <w:proofErr w:type="spellStart"/>
      <w:r w:rsidRPr="00630F39">
        <w:rPr>
          <w:rFonts w:asciiTheme="minorHAnsi" w:eastAsia="SimSun" w:hAnsiTheme="minorHAnsi" w:cstheme="minorHAnsi"/>
          <w:szCs w:val="20"/>
          <w:lang w:val="en-US" w:eastAsia="en-US" w:bidi="en-US"/>
        </w:rPr>
        <w:t>FTLife</w:t>
      </w:r>
      <w:proofErr w:type="spellEnd"/>
      <w:r w:rsidR="0093508E" w:rsidRPr="00630F39">
        <w:rPr>
          <w:rFonts w:asciiTheme="minorHAnsi" w:eastAsia="SimSun" w:hAnsiTheme="minorHAnsi" w:cstheme="minorHAnsi"/>
          <w:szCs w:val="20"/>
          <w:lang w:val="en-US" w:eastAsia="en-US" w:bidi="en-US"/>
        </w:rPr>
        <w:t xml:space="preserve"> is prepared to accept additional information as part of the overall response. </w:t>
      </w:r>
      <w:r w:rsidR="00901779" w:rsidRPr="00630F39">
        <w:rPr>
          <w:rFonts w:asciiTheme="minorHAnsi" w:eastAsia="SimSun" w:hAnsiTheme="minorHAnsi" w:cstheme="minorHAnsi"/>
          <w:szCs w:val="20"/>
          <w:lang w:val="en-US" w:eastAsia="en-US" w:bidi="en-US"/>
        </w:rPr>
        <w:t>However</w:t>
      </w:r>
      <w:r w:rsidR="00046EC4">
        <w:rPr>
          <w:rFonts w:asciiTheme="minorHAnsi" w:eastAsia="SimSun" w:hAnsiTheme="minorHAnsi" w:cstheme="minorHAnsi"/>
          <w:szCs w:val="20"/>
          <w:lang w:val="en-US" w:eastAsia="en-US" w:bidi="en-US"/>
        </w:rPr>
        <w:t>,</w:t>
      </w:r>
      <w:r w:rsidR="0093508E" w:rsidRPr="00630F39">
        <w:rPr>
          <w:rFonts w:asciiTheme="minorHAnsi" w:eastAsia="SimSun" w:hAnsiTheme="minorHAnsi" w:cstheme="minorHAnsi"/>
          <w:szCs w:val="20"/>
          <w:lang w:val="en-US" w:eastAsia="en-US" w:bidi="en-US"/>
        </w:rPr>
        <w:t xml:space="preserve"> a response that does not include a fully completed RFP </w:t>
      </w:r>
      <w:r w:rsidR="00901779" w:rsidRPr="00630F39">
        <w:rPr>
          <w:rFonts w:asciiTheme="minorHAnsi" w:eastAsia="SimSun" w:hAnsiTheme="minorHAnsi" w:cstheme="minorHAnsi"/>
          <w:szCs w:val="20"/>
          <w:lang w:val="en-US" w:eastAsia="en-US" w:bidi="en-US"/>
        </w:rPr>
        <w:t>W</w:t>
      </w:r>
      <w:r w:rsidR="0093508E" w:rsidRPr="00630F39">
        <w:rPr>
          <w:rFonts w:asciiTheme="minorHAnsi" w:eastAsia="SimSun" w:hAnsiTheme="minorHAnsi" w:cstheme="minorHAnsi"/>
          <w:szCs w:val="20"/>
          <w:lang w:val="en-US" w:eastAsia="en-US" w:bidi="en-US"/>
        </w:rPr>
        <w:t xml:space="preserve">ritten </w:t>
      </w:r>
      <w:r w:rsidR="00901779" w:rsidRPr="00630F39">
        <w:rPr>
          <w:rFonts w:asciiTheme="minorHAnsi" w:eastAsia="SimSun" w:hAnsiTheme="minorHAnsi" w:cstheme="minorHAnsi"/>
          <w:szCs w:val="20"/>
          <w:lang w:val="en-US" w:eastAsia="en-US" w:bidi="en-US"/>
        </w:rPr>
        <w:t>R</w:t>
      </w:r>
      <w:r w:rsidR="0093508E" w:rsidRPr="00630F39">
        <w:rPr>
          <w:rFonts w:asciiTheme="minorHAnsi" w:eastAsia="SimSun" w:hAnsiTheme="minorHAnsi" w:cstheme="minorHAnsi"/>
          <w:szCs w:val="20"/>
          <w:lang w:val="en-US" w:eastAsia="en-US" w:bidi="en-US"/>
        </w:rPr>
        <w:t xml:space="preserve">esponse </w:t>
      </w:r>
      <w:r w:rsidR="00901779" w:rsidRPr="00630F39">
        <w:rPr>
          <w:rFonts w:asciiTheme="minorHAnsi" w:eastAsia="SimSun" w:hAnsiTheme="minorHAnsi" w:cstheme="minorHAnsi"/>
          <w:szCs w:val="20"/>
          <w:lang w:val="en-US" w:eastAsia="en-US" w:bidi="en-US"/>
        </w:rPr>
        <w:t>D</w:t>
      </w:r>
      <w:r w:rsidR="0093508E" w:rsidRPr="00630F39">
        <w:rPr>
          <w:rFonts w:asciiTheme="minorHAnsi" w:eastAsia="SimSun" w:hAnsiTheme="minorHAnsi" w:cstheme="minorHAnsi"/>
          <w:szCs w:val="20"/>
          <w:lang w:val="en-US" w:eastAsia="en-US" w:bidi="en-US"/>
        </w:rPr>
        <w:t xml:space="preserve">ocument </w:t>
      </w:r>
      <w:r w:rsidR="00901779" w:rsidRPr="00630F39">
        <w:rPr>
          <w:rFonts w:asciiTheme="minorHAnsi" w:eastAsia="SimSun" w:hAnsiTheme="minorHAnsi" w:cstheme="minorHAnsi"/>
          <w:szCs w:val="20"/>
          <w:lang w:val="en-US" w:eastAsia="en-US" w:bidi="en-US"/>
        </w:rPr>
        <w:t>is</w:t>
      </w:r>
      <w:r w:rsidR="0093508E" w:rsidRPr="00630F39">
        <w:rPr>
          <w:rFonts w:asciiTheme="minorHAnsi" w:eastAsia="SimSun" w:hAnsiTheme="minorHAnsi" w:cstheme="minorHAnsi"/>
          <w:szCs w:val="20"/>
          <w:lang w:val="en-US" w:eastAsia="en-US" w:bidi="en-US"/>
        </w:rPr>
        <w:t xml:space="preserve"> deemed to be non-</w:t>
      </w:r>
      <w:r w:rsidR="00CE199D" w:rsidRPr="00630F39">
        <w:rPr>
          <w:rFonts w:asciiTheme="minorHAnsi" w:eastAsia="SimSun" w:hAnsiTheme="minorHAnsi" w:cstheme="minorHAnsi"/>
          <w:szCs w:val="20"/>
          <w:lang w:val="en-US" w:eastAsia="en-US" w:bidi="en-US"/>
        </w:rPr>
        <w:t>complying and</w:t>
      </w:r>
      <w:r w:rsidR="0093508E" w:rsidRPr="00630F39">
        <w:rPr>
          <w:rFonts w:asciiTheme="minorHAnsi" w:eastAsia="SimSun" w:hAnsiTheme="minorHAnsi" w:cstheme="minorHAnsi"/>
          <w:szCs w:val="20"/>
          <w:lang w:val="en-US" w:eastAsia="en-US" w:bidi="en-US"/>
        </w:rPr>
        <w:t xml:space="preserve"> will be excluded from the evaluation.</w:t>
      </w:r>
    </w:p>
    <w:p w14:paraId="134E1F49" w14:textId="3712FF93" w:rsidR="00844478" w:rsidRPr="00630F39" w:rsidRDefault="00844478" w:rsidP="0093508E">
      <w:pPr>
        <w:jc w:val="both"/>
        <w:rPr>
          <w:rFonts w:asciiTheme="minorHAnsi" w:eastAsia="SimSun" w:hAnsiTheme="minorHAnsi" w:cstheme="minorHAnsi"/>
          <w:szCs w:val="20"/>
          <w:lang w:val="en-US" w:eastAsia="en-US" w:bidi="en-US"/>
        </w:rPr>
      </w:pPr>
    </w:p>
    <w:p w14:paraId="25AEDA3A" w14:textId="77777777" w:rsidR="00844478" w:rsidRPr="00630F39" w:rsidRDefault="00844478" w:rsidP="00844478">
      <w:pPr>
        <w:jc w:val="both"/>
        <w:rPr>
          <w:rFonts w:asciiTheme="minorHAnsi" w:eastAsia="SimSun" w:hAnsiTheme="minorHAnsi" w:cstheme="minorHAnsi"/>
          <w:szCs w:val="20"/>
          <w:lang w:val="en-US" w:eastAsia="en-US" w:bidi="en-US"/>
        </w:rPr>
      </w:pPr>
      <w:proofErr w:type="spellStart"/>
      <w:r w:rsidRPr="00630F39">
        <w:rPr>
          <w:rFonts w:asciiTheme="minorHAnsi" w:eastAsia="SimSun" w:hAnsiTheme="minorHAnsi" w:cstheme="minorHAnsi"/>
          <w:szCs w:val="20"/>
          <w:lang w:val="en-US" w:eastAsia="en-US" w:bidi="en-US"/>
        </w:rPr>
        <w:t>FTLife</w:t>
      </w:r>
      <w:proofErr w:type="spellEnd"/>
      <w:r w:rsidRPr="00630F39">
        <w:rPr>
          <w:rFonts w:asciiTheme="minorHAnsi" w:eastAsia="SimSun" w:hAnsiTheme="minorHAnsi" w:cstheme="minorHAnsi"/>
          <w:szCs w:val="20"/>
          <w:lang w:val="en-US" w:eastAsia="en-US" w:bidi="en-US"/>
        </w:rPr>
        <w:t xml:space="preserve"> is not liable for any costs incurred by proposer in the preparation to this RFP and the subsequent evaluation tests.</w:t>
      </w:r>
    </w:p>
    <w:p w14:paraId="3FF6B92A" w14:textId="77777777" w:rsidR="00844478" w:rsidRPr="00630F39" w:rsidRDefault="00844478" w:rsidP="00844478">
      <w:pPr>
        <w:jc w:val="both"/>
        <w:rPr>
          <w:rFonts w:asciiTheme="minorHAnsi" w:eastAsia="SimSun" w:hAnsiTheme="minorHAnsi" w:cstheme="minorHAnsi"/>
          <w:szCs w:val="20"/>
          <w:lang w:val="en-US" w:eastAsia="en-US" w:bidi="en-US"/>
        </w:rPr>
      </w:pPr>
    </w:p>
    <w:p w14:paraId="772A4EC8" w14:textId="3BEE4F83" w:rsidR="00844478" w:rsidRPr="00630F39" w:rsidRDefault="00844478" w:rsidP="00844478">
      <w:pPr>
        <w:jc w:val="both"/>
        <w:rPr>
          <w:rFonts w:asciiTheme="minorHAnsi" w:eastAsia="SimSun" w:hAnsiTheme="minorHAnsi" w:cstheme="minorHAnsi"/>
          <w:szCs w:val="20"/>
          <w:lang w:val="en-US" w:eastAsia="en-US" w:bidi="en-US"/>
        </w:rPr>
      </w:pPr>
      <w:r w:rsidRPr="00630F39">
        <w:rPr>
          <w:rFonts w:asciiTheme="minorHAnsi" w:eastAsia="SimSun" w:hAnsiTheme="minorHAnsi" w:cstheme="minorHAnsi"/>
          <w:szCs w:val="20"/>
          <w:lang w:val="en-US" w:eastAsia="en-US" w:bidi="en-US"/>
        </w:rPr>
        <w:t xml:space="preserve">Proposer should prepare the proposal independently without consultation, communication, agreement or arrangement with any competitors who had been requested by </w:t>
      </w:r>
      <w:proofErr w:type="spellStart"/>
      <w:r w:rsidRPr="00630F39">
        <w:rPr>
          <w:rFonts w:asciiTheme="minorHAnsi" w:eastAsia="SimSun" w:hAnsiTheme="minorHAnsi" w:cstheme="minorHAnsi"/>
          <w:szCs w:val="20"/>
          <w:lang w:val="en-US" w:eastAsia="en-US" w:bidi="en-US"/>
        </w:rPr>
        <w:t>FTLife</w:t>
      </w:r>
      <w:proofErr w:type="spellEnd"/>
      <w:r w:rsidRPr="00630F39">
        <w:rPr>
          <w:rFonts w:asciiTheme="minorHAnsi" w:eastAsia="SimSun" w:hAnsiTheme="minorHAnsi" w:cstheme="minorHAnsi"/>
          <w:szCs w:val="20"/>
          <w:lang w:val="en-US" w:eastAsia="en-US" w:bidi="en-US"/>
        </w:rPr>
        <w:t xml:space="preserve"> to submit this proposal. Proposer should understand that the accompanying proposal would be disqualified.</w:t>
      </w:r>
    </w:p>
    <w:p w14:paraId="2D1D3649" w14:textId="77777777" w:rsidR="00844478" w:rsidRPr="00630F39" w:rsidRDefault="00844478" w:rsidP="00844478">
      <w:pPr>
        <w:jc w:val="both"/>
        <w:rPr>
          <w:rFonts w:asciiTheme="minorHAnsi" w:eastAsia="SimSun" w:hAnsiTheme="minorHAnsi" w:cstheme="minorHAnsi"/>
          <w:szCs w:val="20"/>
          <w:lang w:val="en-US" w:eastAsia="en-US" w:bidi="en-US"/>
        </w:rPr>
      </w:pPr>
    </w:p>
    <w:p w14:paraId="54B84A16" w14:textId="77777777" w:rsidR="00844478" w:rsidRPr="00630F39" w:rsidRDefault="00844478" w:rsidP="00844478">
      <w:pPr>
        <w:jc w:val="both"/>
        <w:rPr>
          <w:rFonts w:asciiTheme="minorHAnsi" w:eastAsia="SimSun" w:hAnsiTheme="minorHAnsi" w:cstheme="minorHAnsi"/>
          <w:szCs w:val="20"/>
          <w:lang w:val="en-US" w:eastAsia="en-US" w:bidi="en-US"/>
        </w:rPr>
      </w:pPr>
      <w:r w:rsidRPr="00630F39">
        <w:rPr>
          <w:rFonts w:asciiTheme="minorHAnsi" w:eastAsia="SimSun" w:hAnsiTheme="minorHAnsi" w:cstheme="minorHAnsi"/>
          <w:szCs w:val="20"/>
          <w:lang w:val="en-US" w:eastAsia="en-US" w:bidi="en-US"/>
        </w:rPr>
        <w:t>Quotations must be firm without escalation clauses. Proposers who are not prepared to offer a firm quotation must give full details of escalation clause they proposed and must provide such information as necessary to carry out an independent verification of increase requested under such a clause.</w:t>
      </w:r>
    </w:p>
    <w:p w14:paraId="3CFF1758" w14:textId="77777777" w:rsidR="00844478" w:rsidRPr="00630F39" w:rsidRDefault="00844478" w:rsidP="00844478">
      <w:pPr>
        <w:jc w:val="both"/>
        <w:rPr>
          <w:rFonts w:asciiTheme="minorHAnsi" w:eastAsia="SimSun" w:hAnsiTheme="minorHAnsi" w:cstheme="minorHAnsi"/>
          <w:szCs w:val="20"/>
          <w:lang w:val="en-US" w:eastAsia="en-US" w:bidi="en-US"/>
        </w:rPr>
      </w:pPr>
    </w:p>
    <w:p w14:paraId="212F4D48" w14:textId="77777777" w:rsidR="00844478" w:rsidRPr="00630F39" w:rsidRDefault="00844478" w:rsidP="00844478">
      <w:pPr>
        <w:jc w:val="both"/>
        <w:rPr>
          <w:rFonts w:asciiTheme="minorHAnsi" w:eastAsia="SimSun" w:hAnsiTheme="minorHAnsi" w:cstheme="minorHAnsi"/>
          <w:szCs w:val="20"/>
          <w:lang w:val="en-US" w:eastAsia="en-US" w:bidi="en-US"/>
        </w:rPr>
      </w:pPr>
      <w:r w:rsidRPr="00630F39">
        <w:rPr>
          <w:rFonts w:asciiTheme="minorHAnsi" w:eastAsia="SimSun" w:hAnsiTheme="minorHAnsi" w:cstheme="minorHAnsi"/>
          <w:szCs w:val="20"/>
          <w:lang w:val="en-US" w:eastAsia="en-US" w:bidi="en-US"/>
        </w:rPr>
        <w:lastRenderedPageBreak/>
        <w:t>Proposer must itemize their proposal to provide individual pricing of all proposed services and components.</w:t>
      </w:r>
    </w:p>
    <w:p w14:paraId="2EB4937B" w14:textId="77777777" w:rsidR="00844478" w:rsidRPr="00630F39" w:rsidRDefault="00844478" w:rsidP="00844478">
      <w:pPr>
        <w:jc w:val="both"/>
        <w:rPr>
          <w:rFonts w:asciiTheme="minorHAnsi" w:eastAsia="SimSun" w:hAnsiTheme="minorHAnsi" w:cstheme="minorHAnsi"/>
          <w:szCs w:val="20"/>
          <w:lang w:val="en-US" w:eastAsia="en-US" w:bidi="en-US"/>
        </w:rPr>
      </w:pPr>
    </w:p>
    <w:p w14:paraId="608AA4BB" w14:textId="54E39091" w:rsidR="00844478" w:rsidRPr="00630F39" w:rsidRDefault="00844478" w:rsidP="00844478">
      <w:pPr>
        <w:pStyle w:val="Heading2"/>
        <w:rPr>
          <w:rFonts w:asciiTheme="minorHAnsi" w:hAnsiTheme="minorHAnsi" w:cstheme="minorHAnsi"/>
        </w:rPr>
      </w:pPr>
      <w:bookmarkStart w:id="692" w:name="_Toc122524201"/>
      <w:r w:rsidRPr="00630F39">
        <w:rPr>
          <w:rFonts w:asciiTheme="minorHAnsi" w:hAnsiTheme="minorHAnsi" w:cstheme="minorHAnsi"/>
        </w:rPr>
        <w:t>4.3 Timeline</w:t>
      </w:r>
      <w:bookmarkEnd w:id="692"/>
      <w:r w:rsidRPr="00630F39">
        <w:rPr>
          <w:rFonts w:asciiTheme="minorHAnsi" w:hAnsiTheme="minorHAnsi" w:cstheme="minorHAnsi"/>
        </w:rPr>
        <w:t xml:space="preserve"> </w:t>
      </w:r>
    </w:p>
    <w:tbl>
      <w:tblPr>
        <w:tblStyle w:val="TableGrid"/>
        <w:tblW w:w="0" w:type="auto"/>
        <w:tblInd w:w="445" w:type="dxa"/>
        <w:tblLook w:val="04A0" w:firstRow="1" w:lastRow="0" w:firstColumn="1" w:lastColumn="0" w:noHBand="0" w:noVBand="1"/>
      </w:tblPr>
      <w:tblGrid>
        <w:gridCol w:w="5215"/>
        <w:gridCol w:w="3415"/>
      </w:tblGrid>
      <w:tr w:rsidR="00844478" w:rsidRPr="00630F39" w14:paraId="2A883C05" w14:textId="77777777" w:rsidTr="006D3954">
        <w:tc>
          <w:tcPr>
            <w:tcW w:w="5215" w:type="dxa"/>
          </w:tcPr>
          <w:p w14:paraId="41DE8BFA" w14:textId="77777777" w:rsidR="00844478" w:rsidRPr="00630F39" w:rsidRDefault="00844478" w:rsidP="006D3954">
            <w:pPr>
              <w:rPr>
                <w:rFonts w:asciiTheme="minorHAnsi" w:hAnsiTheme="minorHAnsi" w:cstheme="minorHAnsi"/>
                <w:b/>
                <w:bCs/>
                <w:lang w:val="en-US"/>
              </w:rPr>
            </w:pPr>
            <w:r w:rsidRPr="00630F39">
              <w:rPr>
                <w:rFonts w:asciiTheme="minorHAnsi" w:hAnsiTheme="minorHAnsi" w:cstheme="minorHAnsi"/>
                <w:b/>
                <w:bCs/>
                <w:lang w:val="en-US"/>
              </w:rPr>
              <w:t>Item</w:t>
            </w:r>
          </w:p>
        </w:tc>
        <w:tc>
          <w:tcPr>
            <w:tcW w:w="3415" w:type="dxa"/>
          </w:tcPr>
          <w:p w14:paraId="11ACBAD5" w14:textId="77777777" w:rsidR="00844478" w:rsidRPr="00630F39" w:rsidRDefault="00844478" w:rsidP="006D3954">
            <w:pPr>
              <w:rPr>
                <w:rFonts w:asciiTheme="minorHAnsi" w:hAnsiTheme="minorHAnsi" w:cstheme="minorHAnsi"/>
                <w:b/>
                <w:bCs/>
                <w:lang w:val="en-US"/>
              </w:rPr>
            </w:pPr>
            <w:r w:rsidRPr="00630F39">
              <w:rPr>
                <w:rFonts w:asciiTheme="minorHAnsi" w:hAnsiTheme="minorHAnsi" w:cstheme="minorHAnsi"/>
                <w:b/>
                <w:bCs/>
                <w:lang w:val="en-US"/>
              </w:rPr>
              <w:t>Tentative Date</w:t>
            </w:r>
          </w:p>
        </w:tc>
      </w:tr>
      <w:tr w:rsidR="00844478" w:rsidRPr="00630F39" w14:paraId="04ECF618" w14:textId="77777777" w:rsidTr="006D3954">
        <w:tc>
          <w:tcPr>
            <w:tcW w:w="5215" w:type="dxa"/>
          </w:tcPr>
          <w:p w14:paraId="47735FF6" w14:textId="77777777" w:rsidR="00844478" w:rsidRPr="00630F39" w:rsidRDefault="00844478" w:rsidP="006D3954">
            <w:pPr>
              <w:rPr>
                <w:rFonts w:asciiTheme="minorHAnsi" w:hAnsiTheme="minorHAnsi" w:cstheme="minorHAnsi"/>
                <w:szCs w:val="20"/>
                <w:lang w:val="en-US"/>
              </w:rPr>
            </w:pPr>
            <w:r w:rsidRPr="00630F39">
              <w:rPr>
                <w:rFonts w:asciiTheme="minorHAnsi" w:hAnsiTheme="minorHAnsi" w:cstheme="minorHAnsi"/>
                <w:szCs w:val="20"/>
                <w:lang w:val="en-US"/>
              </w:rPr>
              <w:t xml:space="preserve">RFP issued by </w:t>
            </w:r>
            <w:proofErr w:type="spellStart"/>
            <w:r w:rsidRPr="00630F39">
              <w:rPr>
                <w:rFonts w:asciiTheme="minorHAnsi" w:hAnsiTheme="minorHAnsi" w:cstheme="minorHAnsi"/>
                <w:szCs w:val="20"/>
                <w:lang w:val="en-US"/>
              </w:rPr>
              <w:t>FTLife</w:t>
            </w:r>
            <w:proofErr w:type="spellEnd"/>
          </w:p>
        </w:tc>
        <w:tc>
          <w:tcPr>
            <w:tcW w:w="3415" w:type="dxa"/>
          </w:tcPr>
          <w:p w14:paraId="30353988" w14:textId="5F18F479" w:rsidR="00844478" w:rsidRPr="00630F39" w:rsidRDefault="00554ADE" w:rsidP="006D3954">
            <w:pPr>
              <w:rPr>
                <w:rFonts w:asciiTheme="minorHAnsi" w:hAnsiTheme="minorHAnsi" w:cstheme="minorHAnsi"/>
                <w:szCs w:val="20"/>
                <w:lang w:val="en-US"/>
              </w:rPr>
            </w:pPr>
            <w:r>
              <w:rPr>
                <w:rFonts w:asciiTheme="minorHAnsi" w:hAnsiTheme="minorHAnsi" w:cstheme="minorHAnsi"/>
                <w:szCs w:val="20"/>
                <w:lang w:val="en-US"/>
              </w:rPr>
              <w:t>2</w:t>
            </w:r>
            <w:r w:rsidR="00FC5561">
              <w:rPr>
                <w:rFonts w:asciiTheme="minorHAnsi" w:hAnsiTheme="minorHAnsi" w:cstheme="minorHAnsi"/>
                <w:szCs w:val="20"/>
                <w:lang w:val="en-US"/>
              </w:rPr>
              <w:t>8th</w:t>
            </w:r>
            <w:r w:rsidR="00844478" w:rsidRPr="00630F39">
              <w:rPr>
                <w:rFonts w:asciiTheme="minorHAnsi" w:hAnsiTheme="minorHAnsi" w:cstheme="minorHAnsi"/>
                <w:szCs w:val="20"/>
                <w:lang w:val="en-US"/>
              </w:rPr>
              <w:t xml:space="preserve"> </w:t>
            </w:r>
            <w:r w:rsidR="00D90A63">
              <w:rPr>
                <w:rFonts w:asciiTheme="minorHAnsi" w:hAnsiTheme="minorHAnsi" w:cstheme="minorHAnsi"/>
                <w:szCs w:val="20"/>
                <w:lang w:val="en-US"/>
              </w:rPr>
              <w:t>December</w:t>
            </w:r>
            <w:r w:rsidR="00844478" w:rsidRPr="00630F39">
              <w:rPr>
                <w:rFonts w:asciiTheme="minorHAnsi" w:hAnsiTheme="minorHAnsi" w:cstheme="minorHAnsi"/>
                <w:szCs w:val="20"/>
                <w:lang w:val="en-US"/>
              </w:rPr>
              <w:t xml:space="preserve"> 2022</w:t>
            </w:r>
          </w:p>
        </w:tc>
      </w:tr>
      <w:tr w:rsidR="00844478" w:rsidRPr="00630F39" w14:paraId="03AC94A7" w14:textId="77777777" w:rsidTr="006D3954">
        <w:tc>
          <w:tcPr>
            <w:tcW w:w="5215" w:type="dxa"/>
          </w:tcPr>
          <w:p w14:paraId="11A9A879" w14:textId="77777777" w:rsidR="00844478" w:rsidRPr="00630F39" w:rsidRDefault="00844478" w:rsidP="006D3954">
            <w:pPr>
              <w:rPr>
                <w:rFonts w:asciiTheme="minorHAnsi" w:hAnsiTheme="minorHAnsi" w:cstheme="minorHAnsi"/>
                <w:szCs w:val="20"/>
                <w:lang w:val="en-US"/>
              </w:rPr>
            </w:pPr>
            <w:r w:rsidRPr="00630F39">
              <w:rPr>
                <w:rFonts w:asciiTheme="minorHAnsi" w:hAnsiTheme="minorHAnsi" w:cstheme="minorHAnsi"/>
                <w:szCs w:val="20"/>
                <w:lang w:val="en-US"/>
              </w:rPr>
              <w:t>Supplier acknowledgement to bid</w:t>
            </w:r>
          </w:p>
        </w:tc>
        <w:tc>
          <w:tcPr>
            <w:tcW w:w="3415" w:type="dxa"/>
          </w:tcPr>
          <w:p w14:paraId="6B076268" w14:textId="355B1964" w:rsidR="00554ADE" w:rsidRDefault="00554ADE" w:rsidP="00554ADE">
            <w:pPr>
              <w:spacing w:after="0"/>
              <w:rPr>
                <w:rFonts w:asciiTheme="minorHAnsi" w:hAnsiTheme="minorHAnsi" w:cstheme="minorHAnsi"/>
                <w:szCs w:val="20"/>
                <w:lang w:val="en-US"/>
              </w:rPr>
            </w:pPr>
            <w:r>
              <w:rPr>
                <w:rFonts w:asciiTheme="minorHAnsi" w:hAnsiTheme="minorHAnsi" w:cstheme="minorHAnsi"/>
                <w:szCs w:val="20"/>
                <w:lang w:val="en-US"/>
              </w:rPr>
              <w:t>2</w:t>
            </w:r>
            <w:r w:rsidR="00FC5561">
              <w:rPr>
                <w:rFonts w:asciiTheme="minorHAnsi" w:hAnsiTheme="minorHAnsi" w:cstheme="minorHAnsi"/>
                <w:szCs w:val="20"/>
                <w:lang w:val="en-US"/>
              </w:rPr>
              <w:t>9</w:t>
            </w:r>
            <w:r w:rsidR="00D90A63">
              <w:rPr>
                <w:rFonts w:asciiTheme="minorHAnsi" w:hAnsiTheme="minorHAnsi" w:cstheme="minorHAnsi"/>
                <w:szCs w:val="20"/>
                <w:lang w:val="en-US"/>
              </w:rPr>
              <w:t>th</w:t>
            </w:r>
            <w:r w:rsidR="00844478" w:rsidRPr="00630F39">
              <w:rPr>
                <w:rFonts w:asciiTheme="minorHAnsi" w:hAnsiTheme="minorHAnsi" w:cstheme="minorHAnsi"/>
                <w:szCs w:val="20"/>
                <w:lang w:val="en-US"/>
              </w:rPr>
              <w:t xml:space="preserve"> </w:t>
            </w:r>
            <w:r w:rsidR="00D90A63">
              <w:rPr>
                <w:rFonts w:asciiTheme="minorHAnsi" w:hAnsiTheme="minorHAnsi" w:cstheme="minorHAnsi"/>
                <w:szCs w:val="20"/>
                <w:lang w:val="en-US"/>
              </w:rPr>
              <w:t>December</w:t>
            </w:r>
            <w:r w:rsidR="00D90A63" w:rsidRPr="00630F39">
              <w:rPr>
                <w:rFonts w:asciiTheme="minorHAnsi" w:hAnsiTheme="minorHAnsi" w:cstheme="minorHAnsi"/>
                <w:szCs w:val="20"/>
                <w:lang w:val="en-US"/>
              </w:rPr>
              <w:t xml:space="preserve"> </w:t>
            </w:r>
            <w:r w:rsidR="00844478" w:rsidRPr="00630F39">
              <w:rPr>
                <w:rFonts w:asciiTheme="minorHAnsi" w:hAnsiTheme="minorHAnsi" w:cstheme="minorHAnsi"/>
                <w:szCs w:val="20"/>
                <w:lang w:val="en-US"/>
              </w:rPr>
              <w:t>2022</w:t>
            </w:r>
          </w:p>
          <w:p w14:paraId="34B0F4D0" w14:textId="4A82AB0A" w:rsidR="00844478" w:rsidRPr="00630F39" w:rsidRDefault="00900534" w:rsidP="00554ADE">
            <w:pPr>
              <w:spacing w:after="0"/>
              <w:rPr>
                <w:rFonts w:asciiTheme="minorHAnsi" w:hAnsiTheme="minorHAnsi" w:cstheme="minorHAnsi"/>
                <w:szCs w:val="20"/>
                <w:lang w:val="en-US"/>
              </w:rPr>
            </w:pPr>
            <w:r>
              <w:rPr>
                <w:rFonts w:asciiTheme="minorHAnsi" w:hAnsiTheme="minorHAnsi" w:cstheme="minorHAnsi"/>
                <w:szCs w:val="20"/>
                <w:lang w:val="en-US"/>
              </w:rPr>
              <w:t>2</w:t>
            </w:r>
            <w:r w:rsidR="00554ADE">
              <w:rPr>
                <w:rFonts w:asciiTheme="minorHAnsi" w:hAnsiTheme="minorHAnsi" w:cstheme="minorHAnsi"/>
                <w:szCs w:val="20"/>
                <w:lang w:val="en-US"/>
              </w:rPr>
              <w:t>:00pm (UTC+8)</w:t>
            </w:r>
          </w:p>
        </w:tc>
      </w:tr>
      <w:tr w:rsidR="00844478" w:rsidRPr="00630F39" w14:paraId="2F373A72" w14:textId="77777777" w:rsidTr="006D3954">
        <w:tc>
          <w:tcPr>
            <w:tcW w:w="5215" w:type="dxa"/>
          </w:tcPr>
          <w:p w14:paraId="0ECF69EB" w14:textId="08E5F232" w:rsidR="00844478" w:rsidRPr="00630F39" w:rsidRDefault="00844478" w:rsidP="006D3954">
            <w:pPr>
              <w:rPr>
                <w:rFonts w:asciiTheme="minorHAnsi" w:hAnsiTheme="minorHAnsi" w:cstheme="minorHAnsi"/>
                <w:szCs w:val="20"/>
                <w:lang w:val="en-US"/>
              </w:rPr>
            </w:pPr>
            <w:r w:rsidRPr="00630F39">
              <w:rPr>
                <w:rFonts w:asciiTheme="minorHAnsi" w:hAnsiTheme="minorHAnsi" w:cstheme="minorHAnsi"/>
                <w:szCs w:val="20"/>
                <w:lang w:val="en-US"/>
              </w:rPr>
              <w:t xml:space="preserve">Technical enquiry </w:t>
            </w:r>
            <w:r w:rsidR="009C702B">
              <w:rPr>
                <w:rFonts w:asciiTheme="minorHAnsi" w:hAnsiTheme="minorHAnsi" w:cstheme="minorHAnsi"/>
                <w:szCs w:val="20"/>
                <w:lang w:val="en-US"/>
              </w:rPr>
              <w:t>by service provider</w:t>
            </w:r>
          </w:p>
        </w:tc>
        <w:tc>
          <w:tcPr>
            <w:tcW w:w="3415" w:type="dxa"/>
          </w:tcPr>
          <w:p w14:paraId="461F0608" w14:textId="56FBCEB8" w:rsidR="00844478" w:rsidRPr="00630F39" w:rsidRDefault="009C702B" w:rsidP="00554ADE">
            <w:pPr>
              <w:spacing w:after="0"/>
              <w:rPr>
                <w:rFonts w:asciiTheme="minorHAnsi" w:hAnsiTheme="minorHAnsi" w:cstheme="minorHAnsi"/>
                <w:szCs w:val="20"/>
                <w:lang w:val="en-US"/>
              </w:rPr>
            </w:pPr>
            <w:r>
              <w:rPr>
                <w:rFonts w:asciiTheme="minorHAnsi" w:hAnsiTheme="minorHAnsi" w:cstheme="minorHAnsi"/>
                <w:szCs w:val="20"/>
                <w:lang w:val="en-US"/>
              </w:rPr>
              <w:t>29</w:t>
            </w:r>
            <w:r w:rsidR="006F164F">
              <w:rPr>
                <w:rFonts w:asciiTheme="minorHAnsi" w:hAnsiTheme="minorHAnsi" w:cstheme="minorHAnsi"/>
                <w:szCs w:val="20"/>
                <w:lang w:val="en-US"/>
              </w:rPr>
              <w:t>th December</w:t>
            </w:r>
            <w:r w:rsidR="00844478" w:rsidRPr="00630F39">
              <w:rPr>
                <w:rFonts w:asciiTheme="minorHAnsi" w:hAnsiTheme="minorHAnsi" w:cstheme="minorHAnsi"/>
                <w:szCs w:val="20"/>
                <w:lang w:val="en-US"/>
              </w:rPr>
              <w:t xml:space="preserve"> 202</w:t>
            </w:r>
            <w:r w:rsidR="006F164F">
              <w:rPr>
                <w:rFonts w:asciiTheme="minorHAnsi" w:hAnsiTheme="minorHAnsi" w:cstheme="minorHAnsi"/>
                <w:szCs w:val="20"/>
                <w:lang w:val="en-US"/>
              </w:rPr>
              <w:t>2</w:t>
            </w:r>
            <w:r>
              <w:rPr>
                <w:rFonts w:asciiTheme="minorHAnsi" w:hAnsiTheme="minorHAnsi" w:cstheme="minorHAnsi"/>
                <w:szCs w:val="20"/>
                <w:lang w:val="en-US"/>
              </w:rPr>
              <w:t xml:space="preserve"> – 6th January 2023</w:t>
            </w:r>
          </w:p>
        </w:tc>
      </w:tr>
      <w:tr w:rsidR="00844478" w:rsidRPr="00630F39" w14:paraId="3A625898" w14:textId="77777777" w:rsidTr="006D3954">
        <w:tc>
          <w:tcPr>
            <w:tcW w:w="5215" w:type="dxa"/>
          </w:tcPr>
          <w:p w14:paraId="74CA0393" w14:textId="77777777" w:rsidR="00844478" w:rsidRPr="00630F39" w:rsidRDefault="00844478" w:rsidP="006D3954">
            <w:pPr>
              <w:rPr>
                <w:rFonts w:asciiTheme="minorHAnsi" w:hAnsiTheme="minorHAnsi" w:cstheme="minorHAnsi"/>
                <w:szCs w:val="20"/>
                <w:lang w:val="en-US"/>
              </w:rPr>
            </w:pPr>
            <w:r w:rsidRPr="00630F39">
              <w:rPr>
                <w:rFonts w:asciiTheme="minorHAnsi" w:hAnsiTheme="minorHAnsi" w:cstheme="minorHAnsi"/>
                <w:szCs w:val="20"/>
                <w:lang w:val="en-US"/>
              </w:rPr>
              <w:t>RFP closing date and time</w:t>
            </w:r>
          </w:p>
        </w:tc>
        <w:tc>
          <w:tcPr>
            <w:tcW w:w="3415" w:type="dxa"/>
          </w:tcPr>
          <w:p w14:paraId="3F773EC3" w14:textId="0B23CE22" w:rsidR="00554ADE" w:rsidRDefault="00064264" w:rsidP="00554ADE">
            <w:pPr>
              <w:spacing w:after="0"/>
              <w:rPr>
                <w:rFonts w:asciiTheme="minorHAnsi" w:hAnsiTheme="minorHAnsi" w:cstheme="minorHAnsi"/>
                <w:szCs w:val="20"/>
                <w:lang w:val="en-US"/>
              </w:rPr>
            </w:pPr>
            <w:r>
              <w:rPr>
                <w:rFonts w:asciiTheme="minorHAnsi" w:hAnsiTheme="minorHAnsi" w:cstheme="minorHAnsi"/>
                <w:szCs w:val="20"/>
                <w:lang w:val="en-US"/>
              </w:rPr>
              <w:t>3rd</w:t>
            </w:r>
            <w:r w:rsidR="00D90A63">
              <w:rPr>
                <w:rFonts w:asciiTheme="minorHAnsi" w:hAnsiTheme="minorHAnsi" w:cstheme="minorHAnsi"/>
                <w:szCs w:val="20"/>
                <w:lang w:val="en-US"/>
              </w:rPr>
              <w:t xml:space="preserve"> </w:t>
            </w:r>
            <w:r w:rsidR="00E032A3">
              <w:rPr>
                <w:rFonts w:asciiTheme="minorHAnsi" w:hAnsiTheme="minorHAnsi" w:cstheme="minorHAnsi"/>
                <w:szCs w:val="20"/>
                <w:lang w:val="en-US"/>
              </w:rPr>
              <w:t>February</w:t>
            </w:r>
            <w:r w:rsidR="00D90A63">
              <w:rPr>
                <w:rFonts w:asciiTheme="minorHAnsi" w:hAnsiTheme="minorHAnsi" w:cstheme="minorHAnsi"/>
                <w:szCs w:val="20"/>
                <w:lang w:val="en-US"/>
              </w:rPr>
              <w:t xml:space="preserve"> 2023</w:t>
            </w:r>
            <w:r w:rsidR="00844478" w:rsidRPr="00630F39">
              <w:rPr>
                <w:rFonts w:asciiTheme="minorHAnsi" w:hAnsiTheme="minorHAnsi" w:cstheme="minorHAnsi"/>
                <w:szCs w:val="20"/>
                <w:lang w:val="en-US"/>
              </w:rPr>
              <w:t xml:space="preserve"> </w:t>
            </w:r>
          </w:p>
          <w:p w14:paraId="04F80848" w14:textId="27C35590" w:rsidR="00844478" w:rsidRPr="00630F39" w:rsidRDefault="00761C2C" w:rsidP="00554ADE">
            <w:pPr>
              <w:spacing w:after="0"/>
              <w:rPr>
                <w:rFonts w:asciiTheme="minorHAnsi" w:hAnsiTheme="minorHAnsi" w:cstheme="minorHAnsi"/>
                <w:szCs w:val="20"/>
                <w:lang w:val="en-US"/>
              </w:rPr>
            </w:pPr>
            <w:r>
              <w:rPr>
                <w:rFonts w:asciiTheme="minorHAnsi" w:hAnsiTheme="minorHAnsi" w:cstheme="minorHAnsi"/>
                <w:szCs w:val="20"/>
                <w:lang w:val="en-US"/>
              </w:rPr>
              <w:t>2</w:t>
            </w:r>
            <w:r w:rsidR="00844478" w:rsidRPr="00630F39">
              <w:rPr>
                <w:rFonts w:asciiTheme="minorHAnsi" w:hAnsiTheme="minorHAnsi" w:cstheme="minorHAnsi"/>
                <w:szCs w:val="20"/>
                <w:lang w:val="en-US"/>
              </w:rPr>
              <w:t xml:space="preserve">:00pm </w:t>
            </w:r>
            <w:r w:rsidR="00554ADE">
              <w:rPr>
                <w:rFonts w:asciiTheme="minorHAnsi" w:hAnsiTheme="minorHAnsi" w:cstheme="minorHAnsi"/>
                <w:szCs w:val="20"/>
                <w:lang w:val="en-US"/>
              </w:rPr>
              <w:t>(UTC+8)</w:t>
            </w:r>
          </w:p>
        </w:tc>
      </w:tr>
      <w:tr w:rsidR="00844478" w:rsidRPr="00630F39" w14:paraId="2DB18A56" w14:textId="77777777" w:rsidTr="006D3954">
        <w:tc>
          <w:tcPr>
            <w:tcW w:w="5215" w:type="dxa"/>
          </w:tcPr>
          <w:p w14:paraId="69EDA006" w14:textId="77A79DA1" w:rsidR="00844478" w:rsidRPr="00630F39" w:rsidRDefault="00844478" w:rsidP="006D3954">
            <w:pPr>
              <w:rPr>
                <w:rFonts w:asciiTheme="minorHAnsi" w:hAnsiTheme="minorHAnsi" w:cstheme="minorHAnsi"/>
                <w:szCs w:val="20"/>
                <w:lang w:val="en-US"/>
              </w:rPr>
            </w:pPr>
            <w:r w:rsidRPr="00630F39">
              <w:rPr>
                <w:rFonts w:asciiTheme="minorHAnsi" w:hAnsiTheme="minorHAnsi" w:cstheme="minorHAnsi"/>
                <w:szCs w:val="20"/>
                <w:lang w:val="en-US"/>
              </w:rPr>
              <w:t xml:space="preserve">RFP presentation via Zoom by </w:t>
            </w:r>
            <w:r w:rsidR="00E032A3">
              <w:rPr>
                <w:rFonts w:asciiTheme="minorHAnsi" w:hAnsiTheme="minorHAnsi" w:cstheme="minorHAnsi"/>
                <w:szCs w:val="20"/>
                <w:lang w:val="en-US"/>
              </w:rPr>
              <w:t>service provider</w:t>
            </w:r>
          </w:p>
          <w:p w14:paraId="7827447B" w14:textId="77777777" w:rsidR="00844478" w:rsidRPr="00630F39" w:rsidRDefault="00844478" w:rsidP="006D3954">
            <w:pPr>
              <w:rPr>
                <w:rFonts w:asciiTheme="minorHAnsi" w:hAnsiTheme="minorHAnsi" w:cstheme="minorHAnsi"/>
                <w:szCs w:val="20"/>
                <w:lang w:val="en-US"/>
              </w:rPr>
            </w:pPr>
            <w:r w:rsidRPr="00630F39">
              <w:rPr>
                <w:rFonts w:asciiTheme="minorHAnsi" w:hAnsiTheme="minorHAnsi" w:cstheme="minorHAnsi"/>
                <w:szCs w:val="20"/>
                <w:lang w:val="en-US"/>
              </w:rPr>
              <w:t>(By invitation only)</w:t>
            </w:r>
          </w:p>
        </w:tc>
        <w:tc>
          <w:tcPr>
            <w:tcW w:w="3415" w:type="dxa"/>
          </w:tcPr>
          <w:p w14:paraId="157B13C1" w14:textId="74571AED" w:rsidR="00844478" w:rsidRPr="00630F39" w:rsidRDefault="00064264" w:rsidP="006D3954">
            <w:pPr>
              <w:rPr>
                <w:rFonts w:asciiTheme="minorHAnsi" w:hAnsiTheme="minorHAnsi" w:cstheme="minorHAnsi"/>
                <w:szCs w:val="20"/>
                <w:lang w:val="en-US"/>
              </w:rPr>
            </w:pPr>
            <w:r>
              <w:rPr>
                <w:rFonts w:asciiTheme="minorHAnsi" w:hAnsiTheme="minorHAnsi" w:cstheme="minorHAnsi"/>
                <w:szCs w:val="20"/>
                <w:lang w:val="en-US"/>
              </w:rPr>
              <w:t xml:space="preserve">6th </w:t>
            </w:r>
            <w:r w:rsidR="00E032A3">
              <w:rPr>
                <w:rFonts w:asciiTheme="minorHAnsi" w:hAnsiTheme="minorHAnsi" w:cstheme="minorHAnsi"/>
                <w:szCs w:val="20"/>
                <w:lang w:val="en-US"/>
              </w:rPr>
              <w:t>February</w:t>
            </w:r>
            <w:r w:rsidR="00D90A63">
              <w:rPr>
                <w:rFonts w:asciiTheme="minorHAnsi" w:hAnsiTheme="minorHAnsi" w:cstheme="minorHAnsi"/>
                <w:szCs w:val="20"/>
                <w:lang w:val="en-US"/>
              </w:rPr>
              <w:t xml:space="preserve"> 2023 – </w:t>
            </w:r>
            <w:r>
              <w:rPr>
                <w:rFonts w:asciiTheme="minorHAnsi" w:hAnsiTheme="minorHAnsi" w:cstheme="minorHAnsi"/>
                <w:szCs w:val="20"/>
                <w:lang w:val="en-US"/>
              </w:rPr>
              <w:t>24th</w:t>
            </w:r>
            <w:r w:rsidR="00D90A63">
              <w:rPr>
                <w:rFonts w:asciiTheme="minorHAnsi" w:hAnsiTheme="minorHAnsi" w:cstheme="minorHAnsi"/>
                <w:szCs w:val="20"/>
                <w:lang w:val="en-US"/>
              </w:rPr>
              <w:t xml:space="preserve"> Feb</w:t>
            </w:r>
            <w:r w:rsidR="00E032A3">
              <w:rPr>
                <w:rFonts w:asciiTheme="minorHAnsi" w:hAnsiTheme="minorHAnsi" w:cstheme="minorHAnsi"/>
                <w:szCs w:val="20"/>
                <w:lang w:val="en-US"/>
              </w:rPr>
              <w:t>ruary</w:t>
            </w:r>
            <w:r w:rsidR="00D90A63">
              <w:rPr>
                <w:rFonts w:asciiTheme="minorHAnsi" w:hAnsiTheme="minorHAnsi" w:cstheme="minorHAnsi"/>
                <w:szCs w:val="20"/>
                <w:lang w:val="en-US"/>
              </w:rPr>
              <w:t xml:space="preserve"> 2023</w:t>
            </w:r>
          </w:p>
        </w:tc>
      </w:tr>
      <w:tr w:rsidR="00844478" w:rsidRPr="00630F39" w14:paraId="13277EB1" w14:textId="77777777" w:rsidTr="006D3954">
        <w:tc>
          <w:tcPr>
            <w:tcW w:w="5215" w:type="dxa"/>
          </w:tcPr>
          <w:p w14:paraId="0F14DA10" w14:textId="63A07DCB" w:rsidR="00844478" w:rsidRPr="00630F39" w:rsidRDefault="00844478" w:rsidP="006D3954">
            <w:pPr>
              <w:rPr>
                <w:rFonts w:asciiTheme="minorHAnsi" w:hAnsiTheme="minorHAnsi" w:cstheme="minorHAnsi"/>
                <w:szCs w:val="20"/>
                <w:lang w:val="en-US"/>
              </w:rPr>
            </w:pPr>
            <w:r w:rsidRPr="00630F39">
              <w:rPr>
                <w:rFonts w:asciiTheme="minorHAnsi" w:hAnsiTheme="minorHAnsi" w:cstheme="minorHAnsi"/>
                <w:szCs w:val="20"/>
                <w:lang w:val="en-US"/>
              </w:rPr>
              <w:t xml:space="preserve">Contract award </w:t>
            </w:r>
          </w:p>
        </w:tc>
        <w:tc>
          <w:tcPr>
            <w:tcW w:w="3415" w:type="dxa"/>
          </w:tcPr>
          <w:p w14:paraId="2DFE62F8" w14:textId="09DF3417" w:rsidR="00844478" w:rsidRPr="00630F39" w:rsidRDefault="00D90A63" w:rsidP="006D3954">
            <w:pPr>
              <w:rPr>
                <w:rFonts w:asciiTheme="minorHAnsi" w:hAnsiTheme="minorHAnsi" w:cstheme="minorHAnsi"/>
                <w:szCs w:val="20"/>
                <w:lang w:val="en-US"/>
              </w:rPr>
            </w:pPr>
            <w:r>
              <w:rPr>
                <w:rFonts w:asciiTheme="minorHAnsi" w:hAnsiTheme="minorHAnsi" w:cstheme="minorHAnsi"/>
                <w:szCs w:val="20"/>
                <w:lang w:val="en-US"/>
              </w:rPr>
              <w:t>Mar</w:t>
            </w:r>
            <w:r w:rsidR="00E032A3">
              <w:rPr>
                <w:rFonts w:asciiTheme="minorHAnsi" w:hAnsiTheme="minorHAnsi" w:cstheme="minorHAnsi"/>
                <w:szCs w:val="20"/>
                <w:lang w:val="en-US"/>
              </w:rPr>
              <w:t>ch</w:t>
            </w:r>
            <w:r>
              <w:rPr>
                <w:rFonts w:asciiTheme="minorHAnsi" w:hAnsiTheme="minorHAnsi" w:cstheme="minorHAnsi"/>
                <w:szCs w:val="20"/>
                <w:lang w:val="en-US"/>
              </w:rPr>
              <w:t xml:space="preserve"> 2023</w:t>
            </w:r>
          </w:p>
        </w:tc>
      </w:tr>
    </w:tbl>
    <w:p w14:paraId="6EE36BE3" w14:textId="77777777" w:rsidR="00844478" w:rsidRPr="00630F39" w:rsidRDefault="00844478" w:rsidP="0093508E">
      <w:pPr>
        <w:jc w:val="both"/>
        <w:rPr>
          <w:rFonts w:asciiTheme="minorHAnsi" w:eastAsia="SimSun" w:hAnsiTheme="minorHAnsi" w:cstheme="minorHAnsi"/>
          <w:szCs w:val="20"/>
          <w:lang w:val="en-US" w:eastAsia="en-US" w:bidi="en-US"/>
        </w:rPr>
      </w:pPr>
    </w:p>
    <w:p w14:paraId="5A089F7B" w14:textId="77777777" w:rsidR="0093508E" w:rsidRPr="00630F39" w:rsidRDefault="0093508E" w:rsidP="0093508E">
      <w:pPr>
        <w:spacing w:after="200" w:line="276" w:lineRule="auto"/>
        <w:rPr>
          <w:rFonts w:asciiTheme="minorHAnsi" w:eastAsia="SimSun" w:hAnsiTheme="minorHAnsi" w:cstheme="minorHAnsi"/>
          <w:sz w:val="22"/>
          <w:szCs w:val="22"/>
          <w:lang w:val="en-US" w:eastAsia="zh-HK" w:bidi="en-US"/>
        </w:rPr>
      </w:pPr>
    </w:p>
    <w:p w14:paraId="17DB272D" w14:textId="0F7506C4" w:rsidR="0093508E" w:rsidRPr="00630F39" w:rsidRDefault="007F5F6D" w:rsidP="0081022F">
      <w:pPr>
        <w:pStyle w:val="Heading2"/>
        <w:rPr>
          <w:rFonts w:asciiTheme="minorHAnsi" w:hAnsiTheme="minorHAnsi" w:cstheme="minorHAnsi"/>
        </w:rPr>
      </w:pPr>
      <w:bookmarkStart w:id="693" w:name="_Toc423955270"/>
      <w:bookmarkStart w:id="694" w:name="_Toc426561344"/>
      <w:bookmarkStart w:id="695" w:name="_Toc122524202"/>
      <w:r w:rsidRPr="00630F39">
        <w:rPr>
          <w:rFonts w:asciiTheme="minorHAnsi" w:hAnsiTheme="minorHAnsi" w:cstheme="minorHAnsi"/>
        </w:rPr>
        <w:t>4</w:t>
      </w:r>
      <w:r w:rsidR="004226E7" w:rsidRPr="00630F39">
        <w:rPr>
          <w:rFonts w:asciiTheme="minorHAnsi" w:hAnsiTheme="minorHAnsi" w:cstheme="minorHAnsi"/>
        </w:rPr>
        <w:t>.</w:t>
      </w:r>
      <w:r w:rsidR="00844478" w:rsidRPr="00630F39">
        <w:rPr>
          <w:rFonts w:asciiTheme="minorHAnsi" w:hAnsiTheme="minorHAnsi" w:cstheme="minorHAnsi"/>
        </w:rPr>
        <w:t>4</w:t>
      </w:r>
      <w:r w:rsidR="004226E7" w:rsidRPr="00630F39">
        <w:rPr>
          <w:rFonts w:asciiTheme="minorHAnsi" w:hAnsiTheme="minorHAnsi" w:cstheme="minorHAnsi"/>
        </w:rPr>
        <w:t xml:space="preserve"> </w:t>
      </w:r>
      <w:r w:rsidR="0093508E" w:rsidRPr="00630F39">
        <w:rPr>
          <w:rFonts w:asciiTheme="minorHAnsi" w:hAnsiTheme="minorHAnsi" w:cstheme="minorHAnsi"/>
        </w:rPr>
        <w:t xml:space="preserve">Format &amp; Return of RFP Response to </w:t>
      </w:r>
      <w:bookmarkEnd w:id="693"/>
      <w:bookmarkEnd w:id="694"/>
      <w:proofErr w:type="spellStart"/>
      <w:r w:rsidR="00151519" w:rsidRPr="00630F39">
        <w:rPr>
          <w:rFonts w:asciiTheme="minorHAnsi" w:hAnsiTheme="minorHAnsi" w:cstheme="minorHAnsi"/>
        </w:rPr>
        <w:t>FTLife</w:t>
      </w:r>
      <w:bookmarkEnd w:id="695"/>
      <w:proofErr w:type="spellEnd"/>
    </w:p>
    <w:p w14:paraId="4D7A95A1" w14:textId="2B2F1BA0" w:rsidR="0093508E" w:rsidRPr="00630F39" w:rsidRDefault="0093508E" w:rsidP="0093508E">
      <w:pPr>
        <w:keepNext/>
        <w:keepLines/>
        <w:jc w:val="both"/>
        <w:rPr>
          <w:rFonts w:asciiTheme="minorHAnsi" w:hAnsiTheme="minorHAnsi" w:cstheme="minorHAnsi"/>
          <w:szCs w:val="20"/>
          <w:lang w:val="en-US" w:bidi="en-US"/>
        </w:rPr>
      </w:pPr>
      <w:r w:rsidRPr="00630F39">
        <w:rPr>
          <w:rFonts w:asciiTheme="minorHAnsi" w:hAnsiTheme="minorHAnsi" w:cstheme="minorHAnsi"/>
          <w:szCs w:val="20"/>
          <w:lang w:val="en-US" w:bidi="en-US"/>
        </w:rPr>
        <w:t xml:space="preserve">Completed </w:t>
      </w:r>
      <w:r w:rsidR="00D04348" w:rsidRPr="00630F39">
        <w:rPr>
          <w:rFonts w:asciiTheme="minorHAnsi" w:hAnsiTheme="minorHAnsi" w:cstheme="minorHAnsi"/>
          <w:szCs w:val="20"/>
          <w:lang w:val="en-US" w:bidi="en-US"/>
        </w:rPr>
        <w:t>p</w:t>
      </w:r>
      <w:r w:rsidR="00CE199D" w:rsidRPr="00630F39">
        <w:rPr>
          <w:rFonts w:asciiTheme="minorHAnsi" w:hAnsiTheme="minorHAnsi" w:cstheme="minorHAnsi"/>
          <w:szCs w:val="20"/>
          <w:lang w:val="en-US" w:bidi="en-US"/>
        </w:rPr>
        <w:t>roposal</w:t>
      </w:r>
      <w:r w:rsidRPr="00630F39">
        <w:rPr>
          <w:rFonts w:asciiTheme="minorHAnsi" w:hAnsiTheme="minorHAnsi" w:cstheme="minorHAnsi"/>
          <w:szCs w:val="20"/>
          <w:lang w:val="en-US" w:bidi="en-US"/>
        </w:rPr>
        <w:t xml:space="preserve"> </w:t>
      </w:r>
      <w:r w:rsidR="00E501FA" w:rsidRPr="00630F39">
        <w:rPr>
          <w:rFonts w:asciiTheme="minorHAnsi" w:hAnsiTheme="minorHAnsi" w:cstheme="minorHAnsi"/>
          <w:szCs w:val="20"/>
          <w:lang w:val="en-US" w:bidi="en-US"/>
        </w:rPr>
        <w:t xml:space="preserve">and supporting materials </w:t>
      </w:r>
      <w:r w:rsidRPr="00630F39">
        <w:rPr>
          <w:rFonts w:asciiTheme="minorHAnsi" w:hAnsiTheme="minorHAnsi" w:cstheme="minorHAnsi"/>
          <w:szCs w:val="20"/>
          <w:lang w:val="en-US" w:bidi="en-US"/>
        </w:rPr>
        <w:t xml:space="preserve">should be </w:t>
      </w:r>
      <w:r w:rsidR="00BE2B2D" w:rsidRPr="00630F39">
        <w:rPr>
          <w:rFonts w:asciiTheme="minorHAnsi" w:hAnsiTheme="minorHAnsi" w:cstheme="minorHAnsi"/>
          <w:szCs w:val="20"/>
          <w:lang w:val="en-US" w:bidi="en-US"/>
        </w:rPr>
        <w:t xml:space="preserve">in </w:t>
      </w:r>
      <w:r w:rsidR="00E032A3">
        <w:rPr>
          <w:rFonts w:asciiTheme="minorHAnsi" w:hAnsiTheme="minorHAnsi" w:cstheme="minorHAnsi"/>
          <w:szCs w:val="20"/>
          <w:u w:val="single"/>
          <w:lang w:val="en-US" w:bidi="en-US"/>
        </w:rPr>
        <w:t>soft</w:t>
      </w:r>
      <w:r w:rsidR="00EF593D" w:rsidRPr="00630F39">
        <w:rPr>
          <w:rFonts w:asciiTheme="minorHAnsi" w:hAnsiTheme="minorHAnsi" w:cstheme="minorHAnsi"/>
          <w:szCs w:val="20"/>
          <w:u w:val="single"/>
          <w:lang w:val="en-US" w:bidi="en-US"/>
        </w:rPr>
        <w:t>copy</w:t>
      </w:r>
      <w:r w:rsidR="00EF593D" w:rsidRPr="00630F39">
        <w:rPr>
          <w:rFonts w:asciiTheme="minorHAnsi" w:hAnsiTheme="minorHAnsi" w:cstheme="minorHAnsi"/>
          <w:szCs w:val="20"/>
          <w:lang w:val="en-US" w:bidi="en-US"/>
        </w:rPr>
        <w:t xml:space="preserve"> </w:t>
      </w:r>
      <w:r w:rsidR="00202E7B" w:rsidRPr="00630F39">
        <w:rPr>
          <w:rFonts w:asciiTheme="minorHAnsi" w:eastAsia="Arial Unicode MS" w:hAnsiTheme="minorHAnsi" w:cstheme="minorHAnsi"/>
          <w:szCs w:val="20"/>
          <w:lang w:val="en-US" w:eastAsia="ko-KR" w:bidi="en-US"/>
        </w:rPr>
        <w:t xml:space="preserve">(TWO </w:t>
      </w:r>
      <w:r w:rsidR="00202E7B" w:rsidRPr="00630F39">
        <w:rPr>
          <w:rFonts w:asciiTheme="minorHAnsi" w:eastAsia="Arial Unicode MS" w:hAnsiTheme="minorHAnsi" w:cstheme="minorHAnsi"/>
          <w:szCs w:val="20"/>
          <w:u w:val="single"/>
          <w:lang w:val="en-US" w:eastAsia="ko-KR" w:bidi="en-US"/>
        </w:rPr>
        <w:t>separated</w:t>
      </w:r>
      <w:r w:rsidR="00202E7B" w:rsidRPr="00630F39">
        <w:rPr>
          <w:rFonts w:asciiTheme="minorHAnsi" w:eastAsia="Arial Unicode MS" w:hAnsiTheme="minorHAnsi" w:cstheme="minorHAnsi"/>
          <w:szCs w:val="20"/>
          <w:lang w:val="en-US" w:eastAsia="ko-KR" w:bidi="en-US"/>
        </w:rPr>
        <w:t xml:space="preserve"> </w:t>
      </w:r>
      <w:r w:rsidR="00E032A3">
        <w:rPr>
          <w:rFonts w:asciiTheme="minorHAnsi" w:eastAsia="Arial Unicode MS" w:hAnsiTheme="minorHAnsi" w:cstheme="minorHAnsi"/>
          <w:szCs w:val="20"/>
          <w:lang w:val="en-US" w:eastAsia="ko-KR" w:bidi="en-US"/>
        </w:rPr>
        <w:t>documents</w:t>
      </w:r>
      <w:r w:rsidR="00E032A3" w:rsidRPr="00630F39">
        <w:rPr>
          <w:rFonts w:asciiTheme="minorHAnsi" w:eastAsia="Arial Unicode MS" w:hAnsiTheme="minorHAnsi" w:cstheme="minorHAnsi"/>
          <w:szCs w:val="20"/>
          <w:lang w:val="en-US" w:eastAsia="ko-KR" w:bidi="en-US"/>
        </w:rPr>
        <w:t xml:space="preserve"> </w:t>
      </w:r>
      <w:r w:rsidR="00202E7B" w:rsidRPr="00630F39">
        <w:rPr>
          <w:rFonts w:asciiTheme="minorHAnsi" w:eastAsia="Arial Unicode MS" w:hAnsiTheme="minorHAnsi" w:cstheme="minorHAnsi"/>
          <w:szCs w:val="20"/>
          <w:lang w:val="en-US" w:eastAsia="ko-KR" w:bidi="en-US"/>
        </w:rPr>
        <w:t xml:space="preserve">on technical proposal &amp; </w:t>
      </w:r>
      <w:r w:rsidR="00E032A3">
        <w:rPr>
          <w:rFonts w:asciiTheme="minorHAnsi" w:eastAsia="Arial Unicode MS" w:hAnsiTheme="minorHAnsi" w:cstheme="minorHAnsi"/>
          <w:szCs w:val="20"/>
          <w:lang w:val="en-US" w:eastAsia="ko-KR" w:bidi="en-US"/>
        </w:rPr>
        <w:t>financial proposal</w:t>
      </w:r>
      <w:r w:rsidR="00202E7B" w:rsidRPr="00630F39">
        <w:rPr>
          <w:rFonts w:asciiTheme="minorHAnsi" w:eastAsia="Arial Unicode MS" w:hAnsiTheme="minorHAnsi" w:cstheme="minorHAnsi"/>
          <w:szCs w:val="20"/>
          <w:lang w:val="en-US" w:eastAsia="ko-KR" w:bidi="en-US"/>
        </w:rPr>
        <w:t xml:space="preserve">) </w:t>
      </w:r>
      <w:r w:rsidR="00EF593D" w:rsidRPr="00630F39">
        <w:rPr>
          <w:rFonts w:asciiTheme="minorHAnsi" w:hAnsiTheme="minorHAnsi" w:cstheme="minorHAnsi"/>
          <w:szCs w:val="20"/>
          <w:lang w:val="en-US" w:bidi="en-US"/>
        </w:rPr>
        <w:t>and</w:t>
      </w:r>
      <w:r w:rsidR="00E52921" w:rsidRPr="00630F39">
        <w:rPr>
          <w:rFonts w:asciiTheme="minorHAnsi" w:hAnsiTheme="minorHAnsi" w:cstheme="minorHAnsi"/>
          <w:szCs w:val="20"/>
          <w:lang w:val="en-US" w:bidi="en-US"/>
        </w:rPr>
        <w:t xml:space="preserve"> </w:t>
      </w:r>
      <w:r w:rsidR="00E032A3">
        <w:rPr>
          <w:rFonts w:asciiTheme="minorHAnsi" w:hAnsiTheme="minorHAnsi" w:cstheme="minorHAnsi"/>
          <w:szCs w:val="20"/>
          <w:lang w:val="en-US" w:bidi="en-US"/>
        </w:rPr>
        <w:t xml:space="preserve">upload into the </w:t>
      </w:r>
      <w:proofErr w:type="spellStart"/>
      <w:r w:rsidR="00E032A3">
        <w:rPr>
          <w:rFonts w:asciiTheme="minorHAnsi" w:hAnsiTheme="minorHAnsi" w:cstheme="minorHAnsi"/>
          <w:szCs w:val="20"/>
          <w:lang w:val="en-US" w:bidi="en-US"/>
        </w:rPr>
        <w:t>FTShare</w:t>
      </w:r>
      <w:proofErr w:type="spellEnd"/>
      <w:r w:rsidR="00E032A3">
        <w:rPr>
          <w:rFonts w:asciiTheme="minorHAnsi" w:hAnsiTheme="minorHAnsi" w:cstheme="minorHAnsi"/>
          <w:szCs w:val="20"/>
          <w:lang w:val="en-US" w:bidi="en-US"/>
        </w:rPr>
        <w:t xml:space="preserve"> platform before the RFP Closing Date and Time.  The upload link will be sent to the service provider by separate email.  Please contact the designated Procurement in charge below for any enquiry of this RFP.</w:t>
      </w:r>
    </w:p>
    <w:p w14:paraId="552DB1CD" w14:textId="77777777" w:rsidR="005A6C54" w:rsidRPr="00630F39" w:rsidRDefault="005A6C54" w:rsidP="003100CF">
      <w:pPr>
        <w:keepNext/>
        <w:keepLines/>
        <w:spacing w:line="276" w:lineRule="auto"/>
        <w:rPr>
          <w:rFonts w:asciiTheme="minorHAnsi" w:eastAsia="SimSun" w:hAnsiTheme="minorHAnsi" w:cstheme="minorHAnsi"/>
          <w:sz w:val="22"/>
          <w:szCs w:val="22"/>
          <w:lang w:val="en-US" w:eastAsia="zh-HK" w:bidi="en-US"/>
        </w:rPr>
      </w:pPr>
    </w:p>
    <w:tbl>
      <w:tblPr>
        <w:tblW w:w="43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95"/>
      </w:tblGrid>
      <w:tr w:rsidR="00844478" w:rsidRPr="00840A24" w14:paraId="7511C3F7" w14:textId="77777777" w:rsidTr="00AC69EC">
        <w:tc>
          <w:tcPr>
            <w:tcW w:w="4395" w:type="dxa"/>
            <w:shd w:val="clear" w:color="auto" w:fill="auto"/>
          </w:tcPr>
          <w:p w14:paraId="76E6C009" w14:textId="4B5F98FE" w:rsidR="00844478" w:rsidRPr="00630F39" w:rsidRDefault="00D708BB" w:rsidP="0093238D">
            <w:pPr>
              <w:keepNext/>
              <w:keepLines/>
              <w:spacing w:before="240"/>
              <w:rPr>
                <w:rFonts w:asciiTheme="minorHAnsi" w:eastAsia="SimSun" w:hAnsiTheme="minorHAnsi" w:cstheme="minorHAnsi"/>
                <w:b/>
                <w:szCs w:val="20"/>
                <w:lang w:val="en-US" w:eastAsia="en-US" w:bidi="en-US"/>
              </w:rPr>
            </w:pPr>
            <w:r>
              <w:rPr>
                <w:rFonts w:asciiTheme="minorHAnsi" w:eastAsia="SimSun" w:hAnsiTheme="minorHAnsi" w:cstheme="minorHAnsi"/>
                <w:b/>
                <w:szCs w:val="20"/>
                <w:lang w:val="en-US" w:eastAsia="zh-HK" w:bidi="en-US"/>
              </w:rPr>
              <w:t>Sherry Chiu</w:t>
            </w:r>
          </w:p>
          <w:p w14:paraId="0D621056" w14:textId="77777777" w:rsidR="00844478" w:rsidRPr="00630F39" w:rsidRDefault="00844478" w:rsidP="0093238D">
            <w:pPr>
              <w:keepNext/>
              <w:keepLines/>
              <w:rPr>
                <w:rFonts w:asciiTheme="minorHAnsi" w:eastAsia="SimSun" w:hAnsiTheme="minorHAnsi" w:cstheme="minorHAnsi"/>
                <w:szCs w:val="20"/>
                <w:lang w:val="en-US" w:eastAsia="en-US" w:bidi="en-US"/>
              </w:rPr>
            </w:pPr>
            <w:proofErr w:type="spellStart"/>
            <w:r w:rsidRPr="00630F39">
              <w:rPr>
                <w:rFonts w:asciiTheme="minorHAnsi" w:eastAsia="SimSun" w:hAnsiTheme="minorHAnsi" w:cstheme="minorHAnsi"/>
                <w:szCs w:val="20"/>
                <w:lang w:val="en-US" w:eastAsia="zh-HK" w:bidi="en-US"/>
              </w:rPr>
              <w:t>FTLife</w:t>
            </w:r>
            <w:proofErr w:type="spellEnd"/>
            <w:r w:rsidRPr="00630F39">
              <w:rPr>
                <w:rFonts w:asciiTheme="minorHAnsi" w:eastAsia="SimSun" w:hAnsiTheme="minorHAnsi" w:cstheme="minorHAnsi"/>
                <w:szCs w:val="20"/>
                <w:lang w:val="en-US" w:eastAsia="en-US" w:bidi="en-US"/>
              </w:rPr>
              <w:t xml:space="preserve"> Insurance Company Limited</w:t>
            </w:r>
          </w:p>
          <w:p w14:paraId="0619587C" w14:textId="77777777" w:rsidR="00844478" w:rsidRPr="00630F39" w:rsidRDefault="00844478" w:rsidP="0093238D">
            <w:pPr>
              <w:keepNext/>
              <w:keepLines/>
              <w:rPr>
                <w:rFonts w:asciiTheme="minorHAnsi" w:eastAsia="SimSun" w:hAnsiTheme="minorHAnsi" w:cstheme="minorHAnsi"/>
                <w:szCs w:val="20"/>
                <w:lang w:val="en-US" w:eastAsia="en-US" w:bidi="en-US"/>
              </w:rPr>
            </w:pPr>
            <w:r w:rsidRPr="00630F39">
              <w:rPr>
                <w:rFonts w:asciiTheme="minorHAnsi" w:eastAsia="SimSun" w:hAnsiTheme="minorHAnsi" w:cstheme="minorHAnsi"/>
                <w:szCs w:val="20"/>
                <w:lang w:val="en-US" w:eastAsia="en-US" w:bidi="en-US"/>
              </w:rPr>
              <w:t>7/F, NEO</w:t>
            </w:r>
          </w:p>
          <w:p w14:paraId="15644B17" w14:textId="77777777" w:rsidR="00844478" w:rsidRPr="00630F39" w:rsidRDefault="00844478" w:rsidP="0093238D">
            <w:pPr>
              <w:keepNext/>
              <w:keepLines/>
              <w:rPr>
                <w:rFonts w:asciiTheme="minorHAnsi" w:eastAsia="SimSun" w:hAnsiTheme="minorHAnsi" w:cstheme="minorHAnsi"/>
                <w:szCs w:val="20"/>
                <w:lang w:val="en-US" w:eastAsia="en-US" w:bidi="en-US"/>
              </w:rPr>
            </w:pPr>
            <w:r w:rsidRPr="00630F39">
              <w:rPr>
                <w:rFonts w:asciiTheme="minorHAnsi" w:eastAsia="SimSun" w:hAnsiTheme="minorHAnsi" w:cstheme="minorHAnsi"/>
                <w:szCs w:val="20"/>
                <w:lang w:val="en-US" w:eastAsia="en-US" w:bidi="en-US"/>
              </w:rPr>
              <w:t>123 Hoi Bun Road</w:t>
            </w:r>
          </w:p>
          <w:p w14:paraId="43A1741E" w14:textId="77777777" w:rsidR="00844478" w:rsidRPr="00630F39" w:rsidRDefault="00844478" w:rsidP="0093238D">
            <w:pPr>
              <w:keepNext/>
              <w:keepLines/>
              <w:rPr>
                <w:rFonts w:asciiTheme="minorHAnsi" w:eastAsia="SimSun" w:hAnsiTheme="minorHAnsi" w:cstheme="minorHAnsi"/>
                <w:szCs w:val="20"/>
                <w:lang w:val="nl-BE" w:eastAsia="en-US" w:bidi="en-US"/>
              </w:rPr>
            </w:pPr>
            <w:r w:rsidRPr="00630F39">
              <w:rPr>
                <w:rFonts w:asciiTheme="minorHAnsi" w:eastAsia="SimSun" w:hAnsiTheme="minorHAnsi" w:cstheme="minorHAnsi"/>
                <w:szCs w:val="20"/>
                <w:lang w:val="nl-BE" w:eastAsia="en-US" w:bidi="en-US"/>
              </w:rPr>
              <w:t>Kwun Tong, Kowloon</w:t>
            </w:r>
          </w:p>
          <w:p w14:paraId="23F076AC" w14:textId="77777777" w:rsidR="00844478" w:rsidRPr="00630F39" w:rsidRDefault="00844478" w:rsidP="003100CF">
            <w:pPr>
              <w:rPr>
                <w:rFonts w:asciiTheme="minorHAnsi" w:eastAsia="SimSun" w:hAnsiTheme="minorHAnsi" w:cstheme="minorHAnsi"/>
                <w:szCs w:val="20"/>
                <w:lang w:val="nl-BE" w:eastAsia="en-US" w:bidi="en-US"/>
              </w:rPr>
            </w:pPr>
          </w:p>
          <w:p w14:paraId="5B055ACE" w14:textId="1EBC9365" w:rsidR="00844478" w:rsidRPr="00630F39" w:rsidRDefault="00844478" w:rsidP="003100CF">
            <w:pPr>
              <w:rPr>
                <w:rFonts w:asciiTheme="minorHAnsi" w:eastAsia="SimSun" w:hAnsiTheme="minorHAnsi" w:cstheme="minorHAnsi"/>
                <w:szCs w:val="20"/>
                <w:lang w:val="nl-BE" w:eastAsia="zh-HK" w:bidi="en-US"/>
              </w:rPr>
            </w:pPr>
            <w:r w:rsidRPr="00630F39">
              <w:rPr>
                <w:rFonts w:asciiTheme="minorHAnsi" w:eastAsia="SimSun" w:hAnsiTheme="minorHAnsi" w:cstheme="minorHAnsi"/>
                <w:szCs w:val="20"/>
                <w:lang w:val="nl-BE" w:eastAsia="en-US" w:bidi="en-US"/>
              </w:rPr>
              <w:t>E-mail:</w:t>
            </w:r>
            <w:r w:rsidRPr="00630F39">
              <w:rPr>
                <w:rFonts w:asciiTheme="minorHAnsi" w:eastAsia="SimSun" w:hAnsiTheme="minorHAnsi" w:cstheme="minorHAnsi"/>
                <w:szCs w:val="20"/>
                <w:lang w:val="nl-BE" w:eastAsia="en-US" w:bidi="en-US"/>
              </w:rPr>
              <w:tab/>
            </w:r>
            <w:r w:rsidRPr="00630F39">
              <w:rPr>
                <w:rFonts w:asciiTheme="minorHAnsi" w:eastAsia="SimSun" w:hAnsiTheme="minorHAnsi" w:cstheme="minorHAnsi"/>
                <w:szCs w:val="20"/>
                <w:lang w:val="nl-BE" w:eastAsia="en-US" w:bidi="en-US"/>
              </w:rPr>
              <w:tab/>
            </w:r>
            <w:r w:rsidR="00D708BB">
              <w:rPr>
                <w:rFonts w:asciiTheme="minorHAnsi" w:eastAsia="SimSun" w:hAnsiTheme="minorHAnsi" w:cstheme="minorHAnsi"/>
                <w:szCs w:val="20"/>
                <w:lang w:val="nl-BE" w:eastAsia="en-US" w:bidi="en-US"/>
              </w:rPr>
              <w:t>sherry</w:t>
            </w:r>
            <w:r w:rsidRPr="00630F39">
              <w:rPr>
                <w:rFonts w:asciiTheme="minorHAnsi" w:eastAsia="SimSun" w:hAnsiTheme="minorHAnsi" w:cstheme="minorHAnsi"/>
                <w:szCs w:val="20"/>
                <w:lang w:val="nl-BE" w:eastAsia="en-US" w:bidi="en-US"/>
              </w:rPr>
              <w:t>.</w:t>
            </w:r>
            <w:r w:rsidR="00D708BB">
              <w:rPr>
                <w:rFonts w:asciiTheme="minorHAnsi" w:eastAsia="SimSun" w:hAnsiTheme="minorHAnsi" w:cstheme="minorHAnsi"/>
                <w:szCs w:val="20"/>
                <w:lang w:val="nl-BE" w:eastAsia="en-US" w:bidi="en-US"/>
              </w:rPr>
              <w:t>chiu</w:t>
            </w:r>
            <w:r w:rsidRPr="00630F39">
              <w:rPr>
                <w:rFonts w:asciiTheme="minorHAnsi" w:eastAsia="SimSun" w:hAnsiTheme="minorHAnsi" w:cstheme="minorHAnsi"/>
                <w:szCs w:val="20"/>
                <w:lang w:val="nl-BE" w:eastAsia="en-US" w:bidi="en-US"/>
              </w:rPr>
              <w:t>@ftlife.com.hk</w:t>
            </w:r>
          </w:p>
          <w:p w14:paraId="7779851F" w14:textId="17727A47" w:rsidR="00844478" w:rsidRPr="00630F39" w:rsidRDefault="00844478" w:rsidP="0093238D">
            <w:pPr>
              <w:spacing w:after="240"/>
              <w:rPr>
                <w:rFonts w:asciiTheme="minorHAnsi" w:eastAsia="SimSun" w:hAnsiTheme="minorHAnsi" w:cstheme="minorHAnsi"/>
                <w:szCs w:val="20"/>
                <w:lang w:val="nl-BE" w:eastAsia="zh-HK" w:bidi="en-US"/>
              </w:rPr>
            </w:pPr>
          </w:p>
        </w:tc>
      </w:tr>
    </w:tbl>
    <w:p w14:paraId="4597C3A1" w14:textId="3BD4C193" w:rsidR="0061705B" w:rsidRPr="00630F39" w:rsidRDefault="0061705B" w:rsidP="0093508E">
      <w:pPr>
        <w:rPr>
          <w:rFonts w:asciiTheme="minorHAnsi" w:eastAsia="SimSun" w:hAnsiTheme="minorHAnsi" w:cstheme="minorHAnsi"/>
          <w:b/>
          <w:bCs/>
          <w:color w:val="002776"/>
          <w:sz w:val="22"/>
          <w:szCs w:val="22"/>
          <w:lang w:val="nl-BE" w:eastAsia="zh-HK" w:bidi="en-US"/>
        </w:rPr>
      </w:pPr>
    </w:p>
    <w:p w14:paraId="55FA68C5" w14:textId="5FEB6266" w:rsidR="00490B15" w:rsidRPr="00630F39" w:rsidRDefault="00490B15" w:rsidP="00490B15">
      <w:pPr>
        <w:pStyle w:val="Heading1"/>
        <w:rPr>
          <w:rFonts w:asciiTheme="minorHAnsi" w:hAnsiTheme="minorHAnsi" w:cstheme="minorHAnsi"/>
        </w:rPr>
      </w:pPr>
      <w:bookmarkStart w:id="696" w:name="_Toc122524203"/>
      <w:r w:rsidRPr="00630F39">
        <w:rPr>
          <w:rFonts w:asciiTheme="minorHAnsi" w:hAnsiTheme="minorHAnsi" w:cstheme="minorHAnsi"/>
        </w:rPr>
        <w:t xml:space="preserve">5. </w:t>
      </w:r>
      <w:r w:rsidR="006E3895" w:rsidRPr="00630F39">
        <w:rPr>
          <w:rFonts w:asciiTheme="minorHAnsi" w:hAnsiTheme="minorHAnsi" w:cstheme="minorHAnsi"/>
        </w:rPr>
        <w:t xml:space="preserve">Written </w:t>
      </w:r>
      <w:r w:rsidRPr="00630F39">
        <w:rPr>
          <w:rFonts w:asciiTheme="minorHAnsi" w:hAnsiTheme="minorHAnsi" w:cstheme="minorHAnsi"/>
        </w:rPr>
        <w:t>Response</w:t>
      </w:r>
      <w:bookmarkEnd w:id="696"/>
    </w:p>
    <w:p w14:paraId="2A4D73BE" w14:textId="1E36B6D1" w:rsidR="00490B15" w:rsidRPr="00630F39" w:rsidRDefault="00490B15" w:rsidP="00490B15">
      <w:pPr>
        <w:rPr>
          <w:rFonts w:asciiTheme="minorHAnsi" w:hAnsiTheme="minorHAnsi" w:cstheme="minorHAnsi"/>
          <w:lang w:val="en-US"/>
        </w:rPr>
      </w:pPr>
    </w:p>
    <w:p w14:paraId="517E9A74" w14:textId="48A53E1A" w:rsidR="00797A48" w:rsidRPr="00630F39" w:rsidRDefault="00797A48" w:rsidP="0081022F">
      <w:pPr>
        <w:pStyle w:val="Heading2"/>
        <w:rPr>
          <w:rFonts w:asciiTheme="minorHAnsi" w:hAnsiTheme="minorHAnsi" w:cstheme="minorHAnsi"/>
        </w:rPr>
      </w:pPr>
      <w:bookmarkStart w:id="697" w:name="_Toc122524204"/>
      <w:r w:rsidRPr="00630F39">
        <w:rPr>
          <w:rFonts w:asciiTheme="minorHAnsi" w:hAnsiTheme="minorHAnsi" w:cstheme="minorHAnsi"/>
        </w:rPr>
        <w:t>5.1 Vendor Information</w:t>
      </w:r>
      <w:bookmarkEnd w:id="697"/>
    </w:p>
    <w:p w14:paraId="00F82E95" w14:textId="63108735" w:rsidR="00797A48" w:rsidRPr="00630F39" w:rsidRDefault="00797A48" w:rsidP="00797A48">
      <w:pPr>
        <w:pStyle w:val="Heading3"/>
        <w:rPr>
          <w:rFonts w:asciiTheme="minorHAnsi" w:hAnsiTheme="minorHAnsi" w:cstheme="minorHAnsi"/>
          <w:bCs/>
        </w:rPr>
      </w:pPr>
      <w:bookmarkStart w:id="698" w:name="_Toc101329756"/>
      <w:bookmarkStart w:id="699" w:name="_Toc101854315"/>
      <w:bookmarkStart w:id="700" w:name="_Toc104279742"/>
      <w:bookmarkStart w:id="701" w:name="_Toc271198238"/>
      <w:bookmarkStart w:id="702" w:name="_Toc300559655"/>
      <w:bookmarkStart w:id="703" w:name="_Toc122524205"/>
      <w:r w:rsidRPr="00630F39">
        <w:rPr>
          <w:rFonts w:asciiTheme="minorHAnsi" w:hAnsiTheme="minorHAnsi" w:cstheme="minorHAnsi"/>
          <w:bCs/>
        </w:rPr>
        <w:t>5</w:t>
      </w:r>
      <w:r w:rsidRPr="00630F39">
        <w:rPr>
          <w:rFonts w:asciiTheme="minorHAnsi" w:hAnsiTheme="minorHAnsi" w:cstheme="minorHAnsi"/>
        </w:rPr>
        <w:t>.1</w:t>
      </w:r>
      <w:r w:rsidRPr="00630F39">
        <w:rPr>
          <w:rFonts w:asciiTheme="minorHAnsi" w:hAnsiTheme="minorHAnsi" w:cstheme="minorHAnsi"/>
          <w:bCs/>
        </w:rPr>
        <w:t>.1</w:t>
      </w:r>
      <w:r w:rsidRPr="00630F39">
        <w:rPr>
          <w:rFonts w:asciiTheme="minorHAnsi" w:hAnsiTheme="minorHAnsi" w:cstheme="minorHAnsi"/>
        </w:rPr>
        <w:t xml:space="preserve"> Contact Details</w:t>
      </w:r>
      <w:bookmarkEnd w:id="698"/>
      <w:bookmarkEnd w:id="699"/>
      <w:bookmarkEnd w:id="700"/>
      <w:bookmarkEnd w:id="701"/>
      <w:bookmarkEnd w:id="702"/>
      <w:bookmarkEnd w:id="703"/>
    </w:p>
    <w:p w14:paraId="457FC251" w14:textId="77777777" w:rsidR="00797A48" w:rsidRPr="00630F39" w:rsidRDefault="00797A48" w:rsidP="00797A48">
      <w:pPr>
        <w:jc w:val="both"/>
        <w:rPr>
          <w:rFonts w:asciiTheme="minorHAnsi" w:hAnsiTheme="minorHAnsi" w:cstheme="minorHAnsi"/>
          <w:b/>
          <w:lang w:val="en-US"/>
        </w:rPr>
      </w:pPr>
    </w:p>
    <w:p w14:paraId="4C1FC6D2" w14:textId="437047D0" w:rsidR="00797A48" w:rsidRPr="00630F39" w:rsidRDefault="00797A48" w:rsidP="00797A48">
      <w:pPr>
        <w:jc w:val="both"/>
        <w:rPr>
          <w:rFonts w:asciiTheme="minorHAnsi" w:hAnsiTheme="minorHAnsi" w:cstheme="minorHAnsi"/>
          <w:b/>
          <w:lang w:val="en-US"/>
        </w:rPr>
      </w:pPr>
      <w:r w:rsidRPr="00630F39">
        <w:rPr>
          <w:rFonts w:asciiTheme="minorHAnsi" w:hAnsiTheme="minorHAnsi" w:cstheme="minorHAnsi"/>
          <w:b/>
          <w:lang w:val="en-US"/>
        </w:rPr>
        <w:t>Vendor Details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115" w:type="dxa"/>
          <w:bottom w:w="28" w:type="dxa"/>
          <w:right w:w="115" w:type="dxa"/>
        </w:tblCellMar>
        <w:tblLook w:val="01E0" w:firstRow="1" w:lastRow="1" w:firstColumn="1" w:lastColumn="1" w:noHBand="0" w:noVBand="0"/>
      </w:tblPr>
      <w:tblGrid>
        <w:gridCol w:w="3408"/>
        <w:gridCol w:w="6072"/>
      </w:tblGrid>
      <w:tr w:rsidR="00797A48" w:rsidRPr="00630F39" w14:paraId="41105CDB" w14:textId="77777777" w:rsidTr="008A6985">
        <w:trPr>
          <w:tblHeader/>
        </w:trPr>
        <w:tc>
          <w:tcPr>
            <w:tcW w:w="3408" w:type="dxa"/>
          </w:tcPr>
          <w:p w14:paraId="7A1B4512"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lastRenderedPageBreak/>
              <w:t>Trading Name:</w:t>
            </w:r>
          </w:p>
        </w:tc>
        <w:tc>
          <w:tcPr>
            <w:tcW w:w="6072" w:type="dxa"/>
          </w:tcPr>
          <w:p w14:paraId="0335C698" w14:textId="77777777" w:rsidR="00797A48" w:rsidRPr="00630F39" w:rsidRDefault="00797A48" w:rsidP="008A6985">
            <w:pPr>
              <w:jc w:val="both"/>
              <w:rPr>
                <w:rFonts w:asciiTheme="minorHAnsi" w:hAnsiTheme="minorHAnsi" w:cstheme="minorHAnsi"/>
                <w:szCs w:val="20"/>
                <w:lang w:val="en-US"/>
              </w:rPr>
            </w:pPr>
          </w:p>
        </w:tc>
      </w:tr>
      <w:tr w:rsidR="00797A48" w:rsidRPr="00630F39" w14:paraId="0A594F57" w14:textId="77777777" w:rsidTr="008A6985">
        <w:trPr>
          <w:tblHeader/>
        </w:trPr>
        <w:tc>
          <w:tcPr>
            <w:tcW w:w="3408" w:type="dxa"/>
          </w:tcPr>
          <w:p w14:paraId="2BC71AC6"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Registered Legal name:</w:t>
            </w:r>
          </w:p>
        </w:tc>
        <w:tc>
          <w:tcPr>
            <w:tcW w:w="6072" w:type="dxa"/>
          </w:tcPr>
          <w:p w14:paraId="105AE6EA" w14:textId="77777777" w:rsidR="00797A48" w:rsidRPr="00630F39" w:rsidRDefault="00797A48" w:rsidP="008A6985">
            <w:pPr>
              <w:jc w:val="both"/>
              <w:rPr>
                <w:rFonts w:asciiTheme="minorHAnsi" w:hAnsiTheme="minorHAnsi" w:cstheme="minorHAnsi"/>
                <w:szCs w:val="20"/>
                <w:lang w:val="en-US"/>
              </w:rPr>
            </w:pPr>
          </w:p>
        </w:tc>
      </w:tr>
      <w:tr w:rsidR="00797A48" w:rsidRPr="00630F39" w14:paraId="140B8F82" w14:textId="77777777" w:rsidTr="008A6985">
        <w:trPr>
          <w:tblHeader/>
        </w:trPr>
        <w:tc>
          <w:tcPr>
            <w:tcW w:w="3408" w:type="dxa"/>
          </w:tcPr>
          <w:p w14:paraId="1F457627"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Country of Incorporation:</w:t>
            </w:r>
            <w:r w:rsidRPr="00630F39">
              <w:rPr>
                <w:rFonts w:asciiTheme="minorHAnsi" w:hAnsiTheme="minorHAnsi" w:cstheme="minorHAnsi"/>
                <w:lang w:val="en-US"/>
              </w:rPr>
              <w:tab/>
            </w:r>
          </w:p>
        </w:tc>
        <w:tc>
          <w:tcPr>
            <w:tcW w:w="6072" w:type="dxa"/>
          </w:tcPr>
          <w:p w14:paraId="46D27CD3" w14:textId="77777777" w:rsidR="00797A48" w:rsidRPr="00630F39" w:rsidRDefault="00797A48" w:rsidP="008A6985">
            <w:pPr>
              <w:jc w:val="both"/>
              <w:rPr>
                <w:rFonts w:asciiTheme="minorHAnsi" w:hAnsiTheme="minorHAnsi" w:cstheme="minorHAnsi"/>
                <w:szCs w:val="20"/>
                <w:lang w:val="en-US"/>
              </w:rPr>
            </w:pPr>
          </w:p>
        </w:tc>
      </w:tr>
      <w:tr w:rsidR="00797A48" w:rsidRPr="00630F39" w14:paraId="3A954FDE" w14:textId="77777777" w:rsidTr="008A6985">
        <w:trPr>
          <w:tblHeader/>
        </w:trPr>
        <w:tc>
          <w:tcPr>
            <w:tcW w:w="3408" w:type="dxa"/>
          </w:tcPr>
          <w:p w14:paraId="1A8D3470"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 xml:space="preserve">Headquarters Address </w:t>
            </w:r>
            <w:r w:rsidRPr="00630F39">
              <w:rPr>
                <w:rFonts w:asciiTheme="minorHAnsi" w:hAnsiTheme="minorHAnsi" w:cstheme="minorHAnsi"/>
                <w:lang w:val="en-US"/>
              </w:rPr>
              <w:tab/>
              <w:t>Line 1:</w:t>
            </w:r>
          </w:p>
        </w:tc>
        <w:tc>
          <w:tcPr>
            <w:tcW w:w="6072" w:type="dxa"/>
          </w:tcPr>
          <w:p w14:paraId="362167BB" w14:textId="77777777" w:rsidR="00797A48" w:rsidRPr="00630F39" w:rsidRDefault="00797A48" w:rsidP="008A6985">
            <w:pPr>
              <w:jc w:val="both"/>
              <w:rPr>
                <w:rFonts w:asciiTheme="minorHAnsi" w:hAnsiTheme="minorHAnsi" w:cstheme="minorHAnsi"/>
                <w:szCs w:val="20"/>
                <w:lang w:val="en-US"/>
              </w:rPr>
            </w:pPr>
          </w:p>
        </w:tc>
      </w:tr>
      <w:tr w:rsidR="00797A48" w:rsidRPr="00630F39" w14:paraId="66F9AF41" w14:textId="77777777" w:rsidTr="008A6985">
        <w:trPr>
          <w:tblHeader/>
        </w:trPr>
        <w:tc>
          <w:tcPr>
            <w:tcW w:w="3408" w:type="dxa"/>
          </w:tcPr>
          <w:p w14:paraId="0D25D6D0"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2:</w:t>
            </w:r>
          </w:p>
        </w:tc>
        <w:tc>
          <w:tcPr>
            <w:tcW w:w="6072" w:type="dxa"/>
          </w:tcPr>
          <w:p w14:paraId="7FAE90E5" w14:textId="77777777" w:rsidR="00797A48" w:rsidRPr="00630F39" w:rsidRDefault="00797A48" w:rsidP="008A6985">
            <w:pPr>
              <w:jc w:val="both"/>
              <w:rPr>
                <w:rFonts w:asciiTheme="minorHAnsi" w:hAnsiTheme="minorHAnsi" w:cstheme="minorHAnsi"/>
                <w:szCs w:val="20"/>
                <w:lang w:val="en-US"/>
              </w:rPr>
            </w:pPr>
          </w:p>
        </w:tc>
      </w:tr>
      <w:tr w:rsidR="00797A48" w:rsidRPr="00630F39" w14:paraId="03894017" w14:textId="77777777" w:rsidTr="008A6985">
        <w:trPr>
          <w:tblHeader/>
        </w:trPr>
        <w:tc>
          <w:tcPr>
            <w:tcW w:w="3408" w:type="dxa"/>
          </w:tcPr>
          <w:p w14:paraId="13C53971"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3:</w:t>
            </w:r>
          </w:p>
        </w:tc>
        <w:tc>
          <w:tcPr>
            <w:tcW w:w="6072" w:type="dxa"/>
          </w:tcPr>
          <w:p w14:paraId="10395BF3" w14:textId="77777777" w:rsidR="00797A48" w:rsidRPr="00630F39" w:rsidRDefault="00797A48" w:rsidP="008A6985">
            <w:pPr>
              <w:jc w:val="both"/>
              <w:rPr>
                <w:rFonts w:asciiTheme="minorHAnsi" w:hAnsiTheme="minorHAnsi" w:cstheme="minorHAnsi"/>
                <w:szCs w:val="20"/>
                <w:lang w:val="en-US"/>
              </w:rPr>
            </w:pPr>
          </w:p>
        </w:tc>
      </w:tr>
      <w:tr w:rsidR="00797A48" w:rsidRPr="00630F39" w14:paraId="54CDB7AF" w14:textId="77777777" w:rsidTr="008A6985">
        <w:trPr>
          <w:tblHeader/>
        </w:trPr>
        <w:tc>
          <w:tcPr>
            <w:tcW w:w="3408" w:type="dxa"/>
          </w:tcPr>
          <w:p w14:paraId="436C586B"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4:</w:t>
            </w:r>
          </w:p>
        </w:tc>
        <w:tc>
          <w:tcPr>
            <w:tcW w:w="6072" w:type="dxa"/>
          </w:tcPr>
          <w:p w14:paraId="2E88E534" w14:textId="77777777" w:rsidR="00797A48" w:rsidRPr="00630F39" w:rsidRDefault="00797A48" w:rsidP="008A6985">
            <w:pPr>
              <w:jc w:val="both"/>
              <w:rPr>
                <w:rFonts w:asciiTheme="minorHAnsi" w:hAnsiTheme="minorHAnsi" w:cstheme="minorHAnsi"/>
                <w:szCs w:val="20"/>
                <w:lang w:val="en-US"/>
              </w:rPr>
            </w:pPr>
          </w:p>
        </w:tc>
      </w:tr>
      <w:tr w:rsidR="00797A48" w:rsidRPr="00630F39" w14:paraId="0FC3DEF2" w14:textId="77777777" w:rsidTr="008A6985">
        <w:trPr>
          <w:tblHeader/>
        </w:trPr>
        <w:tc>
          <w:tcPr>
            <w:tcW w:w="3408" w:type="dxa"/>
          </w:tcPr>
          <w:p w14:paraId="730C8C76"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5:</w:t>
            </w:r>
          </w:p>
        </w:tc>
        <w:tc>
          <w:tcPr>
            <w:tcW w:w="6072" w:type="dxa"/>
          </w:tcPr>
          <w:p w14:paraId="43758D8B" w14:textId="77777777" w:rsidR="00797A48" w:rsidRPr="00630F39" w:rsidRDefault="00797A48" w:rsidP="008A6985">
            <w:pPr>
              <w:jc w:val="both"/>
              <w:rPr>
                <w:rFonts w:asciiTheme="minorHAnsi" w:hAnsiTheme="minorHAnsi" w:cstheme="minorHAnsi"/>
                <w:szCs w:val="20"/>
                <w:lang w:val="en-US"/>
              </w:rPr>
            </w:pPr>
          </w:p>
        </w:tc>
      </w:tr>
      <w:tr w:rsidR="00797A48" w:rsidRPr="00630F39" w14:paraId="743AD991" w14:textId="77777777" w:rsidTr="008A6985">
        <w:trPr>
          <w:tblHeader/>
        </w:trPr>
        <w:tc>
          <w:tcPr>
            <w:tcW w:w="3408" w:type="dxa"/>
          </w:tcPr>
          <w:p w14:paraId="684CAE65"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Hong Kong Address</w:t>
            </w:r>
            <w:r w:rsidRPr="00630F39">
              <w:rPr>
                <w:rFonts w:asciiTheme="minorHAnsi" w:hAnsiTheme="minorHAnsi" w:cstheme="minorHAnsi"/>
                <w:lang w:val="en-US"/>
              </w:rPr>
              <w:tab/>
              <w:t>Line 1:</w:t>
            </w:r>
          </w:p>
        </w:tc>
        <w:tc>
          <w:tcPr>
            <w:tcW w:w="6072" w:type="dxa"/>
          </w:tcPr>
          <w:p w14:paraId="60CB59A4" w14:textId="77777777" w:rsidR="00797A48" w:rsidRPr="00630F39" w:rsidRDefault="00797A48" w:rsidP="008A6985">
            <w:pPr>
              <w:jc w:val="both"/>
              <w:rPr>
                <w:rFonts w:asciiTheme="minorHAnsi" w:hAnsiTheme="minorHAnsi" w:cstheme="minorHAnsi"/>
                <w:szCs w:val="20"/>
                <w:lang w:val="en-US"/>
              </w:rPr>
            </w:pPr>
          </w:p>
        </w:tc>
      </w:tr>
      <w:tr w:rsidR="00797A48" w:rsidRPr="00630F39" w14:paraId="40874E37" w14:textId="77777777" w:rsidTr="008A6985">
        <w:trPr>
          <w:tblHeader/>
        </w:trPr>
        <w:tc>
          <w:tcPr>
            <w:tcW w:w="3408" w:type="dxa"/>
          </w:tcPr>
          <w:p w14:paraId="10B98C96"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2:</w:t>
            </w:r>
          </w:p>
        </w:tc>
        <w:tc>
          <w:tcPr>
            <w:tcW w:w="6072" w:type="dxa"/>
          </w:tcPr>
          <w:p w14:paraId="3953022D" w14:textId="77777777" w:rsidR="00797A48" w:rsidRPr="00630F39" w:rsidRDefault="00797A48" w:rsidP="008A6985">
            <w:pPr>
              <w:jc w:val="both"/>
              <w:rPr>
                <w:rFonts w:asciiTheme="minorHAnsi" w:hAnsiTheme="minorHAnsi" w:cstheme="minorHAnsi"/>
                <w:szCs w:val="20"/>
                <w:lang w:val="en-US"/>
              </w:rPr>
            </w:pPr>
          </w:p>
        </w:tc>
      </w:tr>
      <w:tr w:rsidR="00797A48" w:rsidRPr="00630F39" w14:paraId="1FCABBCB" w14:textId="77777777" w:rsidTr="008A6985">
        <w:trPr>
          <w:tblHeader/>
        </w:trPr>
        <w:tc>
          <w:tcPr>
            <w:tcW w:w="3408" w:type="dxa"/>
          </w:tcPr>
          <w:p w14:paraId="21D073F7"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3:</w:t>
            </w:r>
          </w:p>
        </w:tc>
        <w:tc>
          <w:tcPr>
            <w:tcW w:w="6072" w:type="dxa"/>
          </w:tcPr>
          <w:p w14:paraId="54FD985B" w14:textId="77777777" w:rsidR="00797A48" w:rsidRPr="00630F39" w:rsidRDefault="00797A48" w:rsidP="008A6985">
            <w:pPr>
              <w:jc w:val="both"/>
              <w:rPr>
                <w:rFonts w:asciiTheme="minorHAnsi" w:hAnsiTheme="minorHAnsi" w:cstheme="minorHAnsi"/>
                <w:szCs w:val="20"/>
                <w:lang w:val="en-US"/>
              </w:rPr>
            </w:pPr>
          </w:p>
        </w:tc>
      </w:tr>
      <w:tr w:rsidR="00797A48" w:rsidRPr="00630F39" w14:paraId="637546BF" w14:textId="77777777" w:rsidTr="008A6985">
        <w:trPr>
          <w:tblHeader/>
        </w:trPr>
        <w:tc>
          <w:tcPr>
            <w:tcW w:w="3408" w:type="dxa"/>
          </w:tcPr>
          <w:p w14:paraId="3F932154"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4:</w:t>
            </w:r>
          </w:p>
        </w:tc>
        <w:tc>
          <w:tcPr>
            <w:tcW w:w="6072" w:type="dxa"/>
          </w:tcPr>
          <w:p w14:paraId="0A727168" w14:textId="77777777" w:rsidR="00797A48" w:rsidRPr="00630F39" w:rsidRDefault="00797A48" w:rsidP="008A6985">
            <w:pPr>
              <w:jc w:val="both"/>
              <w:rPr>
                <w:rFonts w:asciiTheme="minorHAnsi" w:hAnsiTheme="minorHAnsi" w:cstheme="minorHAnsi"/>
                <w:szCs w:val="20"/>
                <w:lang w:val="en-US"/>
              </w:rPr>
            </w:pPr>
          </w:p>
        </w:tc>
      </w:tr>
      <w:tr w:rsidR="00797A48" w:rsidRPr="00630F39" w14:paraId="788CA0EA" w14:textId="77777777" w:rsidTr="008A6985">
        <w:trPr>
          <w:tblHeader/>
        </w:trPr>
        <w:tc>
          <w:tcPr>
            <w:tcW w:w="3408" w:type="dxa"/>
          </w:tcPr>
          <w:p w14:paraId="2527EE6C"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5:</w:t>
            </w:r>
          </w:p>
        </w:tc>
        <w:tc>
          <w:tcPr>
            <w:tcW w:w="6072" w:type="dxa"/>
          </w:tcPr>
          <w:p w14:paraId="07F26155" w14:textId="77777777" w:rsidR="00797A48" w:rsidRPr="00630F39" w:rsidRDefault="00797A48" w:rsidP="008A6985">
            <w:pPr>
              <w:jc w:val="both"/>
              <w:rPr>
                <w:rFonts w:asciiTheme="minorHAnsi" w:hAnsiTheme="minorHAnsi" w:cstheme="minorHAnsi"/>
                <w:szCs w:val="20"/>
                <w:lang w:val="en-US"/>
              </w:rPr>
            </w:pPr>
          </w:p>
        </w:tc>
      </w:tr>
    </w:tbl>
    <w:p w14:paraId="46062333" w14:textId="77777777" w:rsidR="00797A48" w:rsidRPr="00630F39" w:rsidRDefault="00797A48" w:rsidP="00797A48">
      <w:pPr>
        <w:jc w:val="both"/>
        <w:rPr>
          <w:rFonts w:asciiTheme="minorHAnsi" w:hAnsiTheme="minorHAnsi" w:cstheme="minorHAnsi"/>
          <w:lang w:val="en-US"/>
        </w:rPr>
      </w:pPr>
    </w:p>
    <w:p w14:paraId="74812E78" w14:textId="77777777" w:rsidR="00797A48" w:rsidRPr="00630F39" w:rsidRDefault="00797A48" w:rsidP="00797A48">
      <w:pPr>
        <w:jc w:val="both"/>
        <w:rPr>
          <w:rFonts w:asciiTheme="minorHAnsi" w:hAnsiTheme="minorHAnsi" w:cstheme="minorHAnsi"/>
          <w:b/>
          <w:lang w:val="en-US"/>
        </w:rPr>
      </w:pPr>
      <w:r w:rsidRPr="00630F39">
        <w:rPr>
          <w:rFonts w:asciiTheme="minorHAnsi" w:hAnsiTheme="minorHAnsi" w:cstheme="minorHAnsi"/>
          <w:b/>
          <w:lang w:val="en-US"/>
        </w:rPr>
        <w:t xml:space="preserve">Account Executive responsible for </w:t>
      </w:r>
      <w:proofErr w:type="spellStart"/>
      <w:r w:rsidRPr="00630F39">
        <w:rPr>
          <w:rFonts w:asciiTheme="minorHAnsi" w:hAnsiTheme="minorHAnsi" w:cstheme="minorHAnsi"/>
          <w:b/>
          <w:lang w:val="en-US"/>
        </w:rPr>
        <w:t>FTLife</w:t>
      </w:r>
      <w:proofErr w:type="spellEnd"/>
      <w:r w:rsidRPr="00630F39">
        <w:rPr>
          <w:rFonts w:asciiTheme="minorHAnsi" w:hAnsiTheme="minorHAnsi" w:cstheme="minorHAnsi"/>
          <w:b/>
          <w:lang w:val="en-US"/>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115" w:type="dxa"/>
          <w:bottom w:w="57" w:type="dxa"/>
          <w:right w:w="115" w:type="dxa"/>
        </w:tblCellMar>
        <w:tblLook w:val="01E0" w:firstRow="1" w:lastRow="1" w:firstColumn="1" w:lastColumn="1" w:noHBand="0" w:noVBand="0"/>
      </w:tblPr>
      <w:tblGrid>
        <w:gridCol w:w="3408"/>
        <w:gridCol w:w="6072"/>
      </w:tblGrid>
      <w:tr w:rsidR="00797A48" w:rsidRPr="00630F39" w14:paraId="4377A386" w14:textId="77777777" w:rsidTr="008A6985">
        <w:trPr>
          <w:tblHeader/>
        </w:trPr>
        <w:tc>
          <w:tcPr>
            <w:tcW w:w="3408" w:type="dxa"/>
          </w:tcPr>
          <w:p w14:paraId="1AE0B4B9"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Name:</w:t>
            </w:r>
          </w:p>
        </w:tc>
        <w:tc>
          <w:tcPr>
            <w:tcW w:w="6072" w:type="dxa"/>
          </w:tcPr>
          <w:p w14:paraId="3981CBE3" w14:textId="77777777" w:rsidR="00797A48" w:rsidRPr="00630F39" w:rsidRDefault="00797A48" w:rsidP="008A6985">
            <w:pPr>
              <w:jc w:val="both"/>
              <w:rPr>
                <w:rFonts w:asciiTheme="minorHAnsi" w:hAnsiTheme="minorHAnsi" w:cstheme="minorHAnsi"/>
                <w:lang w:val="en-US"/>
              </w:rPr>
            </w:pPr>
          </w:p>
        </w:tc>
      </w:tr>
      <w:tr w:rsidR="00797A48" w:rsidRPr="00630F39" w14:paraId="7B703EF3" w14:textId="77777777" w:rsidTr="008A6985">
        <w:trPr>
          <w:tblHeader/>
        </w:trPr>
        <w:tc>
          <w:tcPr>
            <w:tcW w:w="3408" w:type="dxa"/>
          </w:tcPr>
          <w:p w14:paraId="5FC92046"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Position:</w:t>
            </w:r>
          </w:p>
        </w:tc>
        <w:tc>
          <w:tcPr>
            <w:tcW w:w="6072" w:type="dxa"/>
          </w:tcPr>
          <w:p w14:paraId="41E7FA0B" w14:textId="77777777" w:rsidR="00797A48" w:rsidRPr="00630F39" w:rsidRDefault="00797A48" w:rsidP="008A6985">
            <w:pPr>
              <w:jc w:val="both"/>
              <w:rPr>
                <w:rFonts w:asciiTheme="minorHAnsi" w:hAnsiTheme="minorHAnsi" w:cstheme="minorHAnsi"/>
                <w:lang w:val="en-US"/>
              </w:rPr>
            </w:pPr>
          </w:p>
        </w:tc>
      </w:tr>
      <w:tr w:rsidR="00797A48" w:rsidRPr="00630F39" w14:paraId="3B96D16D" w14:textId="77777777" w:rsidTr="008A6985">
        <w:trPr>
          <w:tblHeader/>
        </w:trPr>
        <w:tc>
          <w:tcPr>
            <w:tcW w:w="3408" w:type="dxa"/>
          </w:tcPr>
          <w:p w14:paraId="1C2BF102"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Telephone Number:</w:t>
            </w:r>
          </w:p>
        </w:tc>
        <w:tc>
          <w:tcPr>
            <w:tcW w:w="6072" w:type="dxa"/>
          </w:tcPr>
          <w:p w14:paraId="5CC98F99" w14:textId="77777777" w:rsidR="00797A48" w:rsidRPr="00630F39" w:rsidRDefault="00797A48" w:rsidP="008A6985">
            <w:pPr>
              <w:jc w:val="both"/>
              <w:rPr>
                <w:rFonts w:asciiTheme="minorHAnsi" w:hAnsiTheme="minorHAnsi" w:cstheme="minorHAnsi"/>
                <w:lang w:val="en-US"/>
              </w:rPr>
            </w:pPr>
          </w:p>
        </w:tc>
      </w:tr>
      <w:tr w:rsidR="00797A48" w:rsidRPr="00630F39" w14:paraId="6D4B6DF5" w14:textId="77777777" w:rsidTr="008A6985">
        <w:trPr>
          <w:tblHeader/>
        </w:trPr>
        <w:tc>
          <w:tcPr>
            <w:tcW w:w="3408" w:type="dxa"/>
          </w:tcPr>
          <w:p w14:paraId="23ED0B35"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E-mail Address:</w:t>
            </w:r>
            <w:r w:rsidRPr="00630F39">
              <w:rPr>
                <w:rFonts w:asciiTheme="minorHAnsi" w:hAnsiTheme="minorHAnsi" w:cstheme="minorHAnsi"/>
                <w:lang w:val="en-US"/>
              </w:rPr>
              <w:tab/>
            </w:r>
          </w:p>
        </w:tc>
        <w:tc>
          <w:tcPr>
            <w:tcW w:w="6072" w:type="dxa"/>
          </w:tcPr>
          <w:p w14:paraId="57D3A41A" w14:textId="77777777" w:rsidR="00797A48" w:rsidRPr="00630F39" w:rsidRDefault="00797A48" w:rsidP="008A6985">
            <w:pPr>
              <w:jc w:val="both"/>
              <w:rPr>
                <w:rFonts w:asciiTheme="minorHAnsi" w:hAnsiTheme="minorHAnsi" w:cstheme="minorHAnsi"/>
                <w:lang w:val="en-US"/>
              </w:rPr>
            </w:pPr>
          </w:p>
        </w:tc>
      </w:tr>
      <w:tr w:rsidR="00797A48" w:rsidRPr="00630F39" w14:paraId="79072BF4" w14:textId="77777777" w:rsidTr="008A6985">
        <w:trPr>
          <w:tblHeader/>
        </w:trPr>
        <w:tc>
          <w:tcPr>
            <w:tcW w:w="3408" w:type="dxa"/>
          </w:tcPr>
          <w:p w14:paraId="01C63B28"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Postal Address</w:t>
            </w:r>
            <w:r w:rsidRPr="00630F39">
              <w:rPr>
                <w:rFonts w:asciiTheme="minorHAnsi" w:hAnsiTheme="minorHAnsi" w:cstheme="minorHAnsi"/>
                <w:lang w:val="en-US"/>
              </w:rPr>
              <w:tab/>
            </w:r>
            <w:r w:rsidRPr="00630F39">
              <w:rPr>
                <w:rFonts w:asciiTheme="minorHAnsi" w:hAnsiTheme="minorHAnsi" w:cstheme="minorHAnsi"/>
                <w:lang w:val="en-US"/>
              </w:rPr>
              <w:tab/>
              <w:t>Line 1:</w:t>
            </w:r>
          </w:p>
        </w:tc>
        <w:tc>
          <w:tcPr>
            <w:tcW w:w="6072" w:type="dxa"/>
          </w:tcPr>
          <w:p w14:paraId="2CD8176B" w14:textId="77777777" w:rsidR="00797A48" w:rsidRPr="00630F39" w:rsidRDefault="00797A48" w:rsidP="008A6985">
            <w:pPr>
              <w:jc w:val="both"/>
              <w:rPr>
                <w:rFonts w:asciiTheme="minorHAnsi" w:hAnsiTheme="minorHAnsi" w:cstheme="minorHAnsi"/>
                <w:lang w:val="en-US"/>
              </w:rPr>
            </w:pPr>
          </w:p>
        </w:tc>
      </w:tr>
      <w:tr w:rsidR="00797A48" w:rsidRPr="00630F39" w14:paraId="71545C88" w14:textId="77777777" w:rsidTr="008A6985">
        <w:trPr>
          <w:tblHeader/>
        </w:trPr>
        <w:tc>
          <w:tcPr>
            <w:tcW w:w="3408" w:type="dxa"/>
          </w:tcPr>
          <w:p w14:paraId="232E1672"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2:</w:t>
            </w:r>
          </w:p>
        </w:tc>
        <w:tc>
          <w:tcPr>
            <w:tcW w:w="6072" w:type="dxa"/>
          </w:tcPr>
          <w:p w14:paraId="3A1FCEFC" w14:textId="77777777" w:rsidR="00797A48" w:rsidRPr="00630F39" w:rsidRDefault="00797A48" w:rsidP="008A6985">
            <w:pPr>
              <w:jc w:val="both"/>
              <w:rPr>
                <w:rFonts w:asciiTheme="minorHAnsi" w:hAnsiTheme="minorHAnsi" w:cstheme="minorHAnsi"/>
                <w:lang w:val="en-US"/>
              </w:rPr>
            </w:pPr>
          </w:p>
        </w:tc>
      </w:tr>
      <w:tr w:rsidR="00797A48" w:rsidRPr="00630F39" w14:paraId="57A9268F" w14:textId="77777777" w:rsidTr="008A6985">
        <w:trPr>
          <w:tblHeader/>
        </w:trPr>
        <w:tc>
          <w:tcPr>
            <w:tcW w:w="3408" w:type="dxa"/>
          </w:tcPr>
          <w:p w14:paraId="4C6EB615"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3:</w:t>
            </w:r>
          </w:p>
        </w:tc>
        <w:tc>
          <w:tcPr>
            <w:tcW w:w="6072" w:type="dxa"/>
          </w:tcPr>
          <w:p w14:paraId="4E4C1407" w14:textId="77777777" w:rsidR="00797A48" w:rsidRPr="00630F39" w:rsidRDefault="00797A48" w:rsidP="008A6985">
            <w:pPr>
              <w:jc w:val="both"/>
              <w:rPr>
                <w:rFonts w:asciiTheme="minorHAnsi" w:hAnsiTheme="minorHAnsi" w:cstheme="minorHAnsi"/>
                <w:lang w:val="en-US"/>
              </w:rPr>
            </w:pPr>
          </w:p>
        </w:tc>
      </w:tr>
      <w:tr w:rsidR="00797A48" w:rsidRPr="00630F39" w14:paraId="1429A52D" w14:textId="77777777" w:rsidTr="008A6985">
        <w:trPr>
          <w:tblHeader/>
        </w:trPr>
        <w:tc>
          <w:tcPr>
            <w:tcW w:w="3408" w:type="dxa"/>
          </w:tcPr>
          <w:p w14:paraId="0F3929DF"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4:</w:t>
            </w:r>
          </w:p>
        </w:tc>
        <w:tc>
          <w:tcPr>
            <w:tcW w:w="6072" w:type="dxa"/>
          </w:tcPr>
          <w:p w14:paraId="1F081566" w14:textId="77777777" w:rsidR="00797A48" w:rsidRPr="00630F39" w:rsidRDefault="00797A48" w:rsidP="008A6985">
            <w:pPr>
              <w:jc w:val="both"/>
              <w:rPr>
                <w:rFonts w:asciiTheme="minorHAnsi" w:hAnsiTheme="minorHAnsi" w:cstheme="minorHAnsi"/>
                <w:lang w:val="en-US"/>
              </w:rPr>
            </w:pPr>
          </w:p>
        </w:tc>
      </w:tr>
      <w:tr w:rsidR="00797A48" w:rsidRPr="00630F39" w14:paraId="458F83F0" w14:textId="77777777" w:rsidTr="008A6985">
        <w:trPr>
          <w:tblHeader/>
        </w:trPr>
        <w:tc>
          <w:tcPr>
            <w:tcW w:w="3408" w:type="dxa"/>
          </w:tcPr>
          <w:p w14:paraId="1CB26EE4"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5:</w:t>
            </w:r>
          </w:p>
        </w:tc>
        <w:tc>
          <w:tcPr>
            <w:tcW w:w="6072" w:type="dxa"/>
          </w:tcPr>
          <w:p w14:paraId="0454D582" w14:textId="77777777" w:rsidR="00797A48" w:rsidRPr="00630F39" w:rsidRDefault="00797A48" w:rsidP="008A6985">
            <w:pPr>
              <w:jc w:val="both"/>
              <w:rPr>
                <w:rFonts w:asciiTheme="minorHAnsi" w:hAnsiTheme="minorHAnsi" w:cstheme="minorHAnsi"/>
                <w:lang w:val="en-US"/>
              </w:rPr>
            </w:pPr>
          </w:p>
        </w:tc>
      </w:tr>
    </w:tbl>
    <w:p w14:paraId="2DC5725E" w14:textId="77777777" w:rsidR="00797A48" w:rsidRPr="00630F39" w:rsidRDefault="00797A48" w:rsidP="00797A48">
      <w:pPr>
        <w:jc w:val="both"/>
        <w:rPr>
          <w:rFonts w:asciiTheme="minorHAnsi" w:hAnsiTheme="minorHAnsi" w:cstheme="minorHAnsi"/>
          <w:lang w:val="en-US"/>
        </w:rPr>
      </w:pPr>
    </w:p>
    <w:p w14:paraId="0AC1545F" w14:textId="77777777" w:rsidR="00797A48" w:rsidRPr="00630F39" w:rsidRDefault="00797A48" w:rsidP="00797A48">
      <w:pPr>
        <w:jc w:val="both"/>
        <w:rPr>
          <w:rFonts w:asciiTheme="minorHAnsi" w:hAnsiTheme="minorHAnsi" w:cstheme="minorHAnsi"/>
          <w:b/>
          <w:lang w:val="en-US"/>
        </w:rPr>
      </w:pPr>
      <w:r w:rsidRPr="00630F39">
        <w:rPr>
          <w:rFonts w:asciiTheme="minorHAnsi" w:hAnsiTheme="minorHAnsi" w:cstheme="minorHAnsi"/>
          <w:b/>
          <w:lang w:val="en-US"/>
        </w:rPr>
        <w:t>Primary Contact for questions related to this response: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115" w:type="dxa"/>
          <w:bottom w:w="57" w:type="dxa"/>
          <w:right w:w="115" w:type="dxa"/>
        </w:tblCellMar>
        <w:tblLook w:val="01E0" w:firstRow="1" w:lastRow="1" w:firstColumn="1" w:lastColumn="1" w:noHBand="0" w:noVBand="0"/>
      </w:tblPr>
      <w:tblGrid>
        <w:gridCol w:w="3408"/>
        <w:gridCol w:w="6072"/>
      </w:tblGrid>
      <w:tr w:rsidR="00797A48" w:rsidRPr="00630F39" w14:paraId="2A6D2656" w14:textId="77777777" w:rsidTr="008A6985">
        <w:trPr>
          <w:tblHeader/>
        </w:trPr>
        <w:tc>
          <w:tcPr>
            <w:tcW w:w="3408" w:type="dxa"/>
          </w:tcPr>
          <w:p w14:paraId="35CE7A48"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Name:</w:t>
            </w:r>
          </w:p>
        </w:tc>
        <w:tc>
          <w:tcPr>
            <w:tcW w:w="6072" w:type="dxa"/>
          </w:tcPr>
          <w:p w14:paraId="4D35F7B8" w14:textId="77777777" w:rsidR="00797A48" w:rsidRPr="00630F39" w:rsidRDefault="00797A48" w:rsidP="008A6985">
            <w:pPr>
              <w:jc w:val="both"/>
              <w:rPr>
                <w:rFonts w:asciiTheme="minorHAnsi" w:hAnsiTheme="minorHAnsi" w:cstheme="minorHAnsi"/>
                <w:lang w:val="en-US"/>
              </w:rPr>
            </w:pPr>
          </w:p>
        </w:tc>
      </w:tr>
      <w:tr w:rsidR="00797A48" w:rsidRPr="00630F39" w14:paraId="1F2F165F" w14:textId="77777777" w:rsidTr="008A6985">
        <w:trPr>
          <w:tblHeader/>
        </w:trPr>
        <w:tc>
          <w:tcPr>
            <w:tcW w:w="3408" w:type="dxa"/>
          </w:tcPr>
          <w:p w14:paraId="38647893"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Position:</w:t>
            </w:r>
          </w:p>
        </w:tc>
        <w:tc>
          <w:tcPr>
            <w:tcW w:w="6072" w:type="dxa"/>
          </w:tcPr>
          <w:p w14:paraId="01727640" w14:textId="77777777" w:rsidR="00797A48" w:rsidRPr="00630F39" w:rsidRDefault="00797A48" w:rsidP="008A6985">
            <w:pPr>
              <w:jc w:val="both"/>
              <w:rPr>
                <w:rFonts w:asciiTheme="minorHAnsi" w:hAnsiTheme="minorHAnsi" w:cstheme="minorHAnsi"/>
                <w:lang w:val="en-US"/>
              </w:rPr>
            </w:pPr>
          </w:p>
        </w:tc>
      </w:tr>
      <w:tr w:rsidR="00797A48" w:rsidRPr="00630F39" w14:paraId="6CE8D1BD" w14:textId="77777777" w:rsidTr="008A6985">
        <w:trPr>
          <w:tblHeader/>
        </w:trPr>
        <w:tc>
          <w:tcPr>
            <w:tcW w:w="3408" w:type="dxa"/>
          </w:tcPr>
          <w:p w14:paraId="6C79F8ED"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Telephone Number:</w:t>
            </w:r>
          </w:p>
        </w:tc>
        <w:tc>
          <w:tcPr>
            <w:tcW w:w="6072" w:type="dxa"/>
          </w:tcPr>
          <w:p w14:paraId="1E4F8D34" w14:textId="77777777" w:rsidR="00797A48" w:rsidRPr="00630F39" w:rsidRDefault="00797A48" w:rsidP="008A6985">
            <w:pPr>
              <w:jc w:val="both"/>
              <w:rPr>
                <w:rFonts w:asciiTheme="minorHAnsi" w:hAnsiTheme="minorHAnsi" w:cstheme="minorHAnsi"/>
                <w:lang w:val="en-US"/>
              </w:rPr>
            </w:pPr>
          </w:p>
        </w:tc>
      </w:tr>
      <w:tr w:rsidR="00797A48" w:rsidRPr="00630F39" w14:paraId="5968478D" w14:textId="77777777" w:rsidTr="008A6985">
        <w:trPr>
          <w:tblHeader/>
        </w:trPr>
        <w:tc>
          <w:tcPr>
            <w:tcW w:w="3408" w:type="dxa"/>
          </w:tcPr>
          <w:p w14:paraId="3AC3354C"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E-mail Address:</w:t>
            </w:r>
            <w:r w:rsidRPr="00630F39">
              <w:rPr>
                <w:rFonts w:asciiTheme="minorHAnsi" w:hAnsiTheme="minorHAnsi" w:cstheme="minorHAnsi"/>
                <w:lang w:val="en-US"/>
              </w:rPr>
              <w:tab/>
            </w:r>
          </w:p>
        </w:tc>
        <w:tc>
          <w:tcPr>
            <w:tcW w:w="6072" w:type="dxa"/>
          </w:tcPr>
          <w:p w14:paraId="6DE08557" w14:textId="77777777" w:rsidR="00797A48" w:rsidRPr="00630F39" w:rsidRDefault="00797A48" w:rsidP="008A6985">
            <w:pPr>
              <w:jc w:val="both"/>
              <w:rPr>
                <w:rFonts w:asciiTheme="minorHAnsi" w:hAnsiTheme="minorHAnsi" w:cstheme="minorHAnsi"/>
                <w:lang w:val="en-US"/>
              </w:rPr>
            </w:pPr>
          </w:p>
        </w:tc>
      </w:tr>
      <w:tr w:rsidR="00797A48" w:rsidRPr="00630F39" w14:paraId="35B60950" w14:textId="77777777" w:rsidTr="008A6985">
        <w:trPr>
          <w:tblHeader/>
        </w:trPr>
        <w:tc>
          <w:tcPr>
            <w:tcW w:w="3408" w:type="dxa"/>
          </w:tcPr>
          <w:p w14:paraId="108DCA43"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Postal Address</w:t>
            </w:r>
            <w:r w:rsidRPr="00630F39">
              <w:rPr>
                <w:rFonts w:asciiTheme="minorHAnsi" w:hAnsiTheme="minorHAnsi" w:cstheme="minorHAnsi"/>
                <w:lang w:val="en-US"/>
              </w:rPr>
              <w:tab/>
            </w:r>
            <w:r w:rsidRPr="00630F39">
              <w:rPr>
                <w:rFonts w:asciiTheme="minorHAnsi" w:hAnsiTheme="minorHAnsi" w:cstheme="minorHAnsi"/>
                <w:lang w:val="en-US"/>
              </w:rPr>
              <w:tab/>
              <w:t>Line 1:</w:t>
            </w:r>
          </w:p>
        </w:tc>
        <w:tc>
          <w:tcPr>
            <w:tcW w:w="6072" w:type="dxa"/>
          </w:tcPr>
          <w:p w14:paraId="2A951E3E" w14:textId="77777777" w:rsidR="00797A48" w:rsidRPr="00630F39" w:rsidRDefault="00797A48" w:rsidP="008A6985">
            <w:pPr>
              <w:jc w:val="both"/>
              <w:rPr>
                <w:rFonts w:asciiTheme="minorHAnsi" w:hAnsiTheme="minorHAnsi" w:cstheme="minorHAnsi"/>
                <w:lang w:val="en-US"/>
              </w:rPr>
            </w:pPr>
          </w:p>
        </w:tc>
      </w:tr>
      <w:tr w:rsidR="00797A48" w:rsidRPr="00630F39" w14:paraId="534EB494" w14:textId="77777777" w:rsidTr="008A6985">
        <w:trPr>
          <w:tblHeader/>
        </w:trPr>
        <w:tc>
          <w:tcPr>
            <w:tcW w:w="3408" w:type="dxa"/>
          </w:tcPr>
          <w:p w14:paraId="23902545"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2:</w:t>
            </w:r>
          </w:p>
        </w:tc>
        <w:tc>
          <w:tcPr>
            <w:tcW w:w="6072" w:type="dxa"/>
          </w:tcPr>
          <w:p w14:paraId="6BF28E6C" w14:textId="77777777" w:rsidR="00797A48" w:rsidRPr="00630F39" w:rsidRDefault="00797A48" w:rsidP="008A6985">
            <w:pPr>
              <w:jc w:val="both"/>
              <w:rPr>
                <w:rFonts w:asciiTheme="minorHAnsi" w:hAnsiTheme="minorHAnsi" w:cstheme="minorHAnsi"/>
                <w:lang w:val="en-US"/>
              </w:rPr>
            </w:pPr>
          </w:p>
        </w:tc>
      </w:tr>
      <w:tr w:rsidR="00797A48" w:rsidRPr="00630F39" w14:paraId="72C0ECF2" w14:textId="77777777" w:rsidTr="008A6985">
        <w:trPr>
          <w:tblHeader/>
        </w:trPr>
        <w:tc>
          <w:tcPr>
            <w:tcW w:w="3408" w:type="dxa"/>
          </w:tcPr>
          <w:p w14:paraId="0D72689C"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3:</w:t>
            </w:r>
          </w:p>
        </w:tc>
        <w:tc>
          <w:tcPr>
            <w:tcW w:w="6072" w:type="dxa"/>
          </w:tcPr>
          <w:p w14:paraId="7923F026" w14:textId="77777777" w:rsidR="00797A48" w:rsidRPr="00630F39" w:rsidRDefault="00797A48" w:rsidP="008A6985">
            <w:pPr>
              <w:jc w:val="both"/>
              <w:rPr>
                <w:rFonts w:asciiTheme="minorHAnsi" w:hAnsiTheme="minorHAnsi" w:cstheme="minorHAnsi"/>
                <w:lang w:val="en-US"/>
              </w:rPr>
            </w:pPr>
          </w:p>
        </w:tc>
      </w:tr>
      <w:tr w:rsidR="00797A48" w:rsidRPr="00630F39" w14:paraId="73F83D14" w14:textId="77777777" w:rsidTr="008A6985">
        <w:trPr>
          <w:tblHeader/>
        </w:trPr>
        <w:tc>
          <w:tcPr>
            <w:tcW w:w="3408" w:type="dxa"/>
          </w:tcPr>
          <w:p w14:paraId="6E4EE597"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4:</w:t>
            </w:r>
          </w:p>
        </w:tc>
        <w:tc>
          <w:tcPr>
            <w:tcW w:w="6072" w:type="dxa"/>
          </w:tcPr>
          <w:p w14:paraId="63CABE6D" w14:textId="77777777" w:rsidR="00797A48" w:rsidRPr="00630F39" w:rsidRDefault="00797A48" w:rsidP="008A6985">
            <w:pPr>
              <w:jc w:val="both"/>
              <w:rPr>
                <w:rFonts w:asciiTheme="minorHAnsi" w:hAnsiTheme="minorHAnsi" w:cstheme="minorHAnsi"/>
                <w:lang w:val="en-US"/>
              </w:rPr>
            </w:pPr>
          </w:p>
        </w:tc>
      </w:tr>
      <w:tr w:rsidR="00797A48" w:rsidRPr="00630F39" w14:paraId="1F7DBB79" w14:textId="77777777" w:rsidTr="008A6985">
        <w:trPr>
          <w:tblHeader/>
        </w:trPr>
        <w:tc>
          <w:tcPr>
            <w:tcW w:w="3408" w:type="dxa"/>
          </w:tcPr>
          <w:p w14:paraId="154C0E2C"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5:</w:t>
            </w:r>
          </w:p>
        </w:tc>
        <w:tc>
          <w:tcPr>
            <w:tcW w:w="6072" w:type="dxa"/>
          </w:tcPr>
          <w:p w14:paraId="21C862A9" w14:textId="77777777" w:rsidR="00797A48" w:rsidRPr="00630F39" w:rsidRDefault="00797A48" w:rsidP="008A6985">
            <w:pPr>
              <w:jc w:val="both"/>
              <w:rPr>
                <w:rFonts w:asciiTheme="minorHAnsi" w:hAnsiTheme="minorHAnsi" w:cstheme="minorHAnsi"/>
                <w:lang w:val="en-US"/>
              </w:rPr>
            </w:pPr>
          </w:p>
        </w:tc>
      </w:tr>
    </w:tbl>
    <w:p w14:paraId="358DCEC6" w14:textId="66D6B196" w:rsidR="00797A48" w:rsidRPr="00630F39" w:rsidRDefault="00797A48" w:rsidP="00797A48">
      <w:pPr>
        <w:jc w:val="both"/>
        <w:rPr>
          <w:rFonts w:asciiTheme="minorHAnsi" w:hAnsiTheme="minorHAnsi" w:cstheme="minorHAnsi"/>
          <w:lang w:val="en-US"/>
        </w:rPr>
      </w:pPr>
    </w:p>
    <w:p w14:paraId="5567B14A" w14:textId="06095002" w:rsidR="00710E0B" w:rsidRPr="00630F39" w:rsidRDefault="00710E0B" w:rsidP="00797A48">
      <w:pPr>
        <w:jc w:val="both"/>
        <w:rPr>
          <w:rFonts w:asciiTheme="minorHAnsi" w:hAnsiTheme="minorHAnsi" w:cstheme="minorHAnsi"/>
          <w:lang w:val="en-US"/>
        </w:rPr>
      </w:pPr>
    </w:p>
    <w:p w14:paraId="2E4F1453" w14:textId="77777777" w:rsidR="00710E0B" w:rsidRPr="00630F39" w:rsidRDefault="00710E0B" w:rsidP="00797A48">
      <w:pPr>
        <w:jc w:val="both"/>
        <w:rPr>
          <w:rFonts w:asciiTheme="minorHAnsi" w:hAnsiTheme="minorHAnsi" w:cstheme="minorHAnsi"/>
          <w:lang w:val="en-US"/>
        </w:rPr>
      </w:pPr>
    </w:p>
    <w:p w14:paraId="1C425627" w14:textId="77777777" w:rsidR="00797A48" w:rsidRPr="00630F39" w:rsidRDefault="00797A48" w:rsidP="00797A48">
      <w:pPr>
        <w:jc w:val="both"/>
        <w:rPr>
          <w:rFonts w:asciiTheme="minorHAnsi" w:hAnsiTheme="minorHAnsi" w:cstheme="minorHAnsi"/>
          <w:b/>
          <w:lang w:val="en-US"/>
        </w:rPr>
      </w:pPr>
      <w:r w:rsidRPr="00630F39">
        <w:rPr>
          <w:rFonts w:asciiTheme="minorHAnsi" w:hAnsiTheme="minorHAnsi" w:cstheme="minorHAnsi"/>
          <w:b/>
          <w:lang w:val="en-US"/>
        </w:rPr>
        <w:t>Secondary Contact for questions related to this response: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115" w:type="dxa"/>
          <w:bottom w:w="57" w:type="dxa"/>
          <w:right w:w="115" w:type="dxa"/>
        </w:tblCellMar>
        <w:tblLook w:val="01E0" w:firstRow="1" w:lastRow="1" w:firstColumn="1" w:lastColumn="1" w:noHBand="0" w:noVBand="0"/>
      </w:tblPr>
      <w:tblGrid>
        <w:gridCol w:w="3408"/>
        <w:gridCol w:w="6072"/>
      </w:tblGrid>
      <w:tr w:rsidR="00797A48" w:rsidRPr="00630F39" w14:paraId="232E6F3E" w14:textId="77777777" w:rsidTr="008A6985">
        <w:trPr>
          <w:tblHeader/>
        </w:trPr>
        <w:tc>
          <w:tcPr>
            <w:tcW w:w="3408" w:type="dxa"/>
          </w:tcPr>
          <w:p w14:paraId="37EFCFF0"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lastRenderedPageBreak/>
              <w:t>Name:</w:t>
            </w:r>
          </w:p>
        </w:tc>
        <w:tc>
          <w:tcPr>
            <w:tcW w:w="6072" w:type="dxa"/>
          </w:tcPr>
          <w:p w14:paraId="060905C1" w14:textId="77777777" w:rsidR="00797A48" w:rsidRPr="00630F39" w:rsidRDefault="00797A48" w:rsidP="008A6985">
            <w:pPr>
              <w:jc w:val="both"/>
              <w:rPr>
                <w:rFonts w:asciiTheme="minorHAnsi" w:hAnsiTheme="minorHAnsi" w:cstheme="minorHAnsi"/>
                <w:lang w:val="en-US"/>
              </w:rPr>
            </w:pPr>
          </w:p>
        </w:tc>
      </w:tr>
      <w:tr w:rsidR="00797A48" w:rsidRPr="00630F39" w14:paraId="7322C2E6" w14:textId="77777777" w:rsidTr="008A6985">
        <w:trPr>
          <w:tblHeader/>
        </w:trPr>
        <w:tc>
          <w:tcPr>
            <w:tcW w:w="3408" w:type="dxa"/>
          </w:tcPr>
          <w:p w14:paraId="476E64DB"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Position:</w:t>
            </w:r>
          </w:p>
        </w:tc>
        <w:tc>
          <w:tcPr>
            <w:tcW w:w="6072" w:type="dxa"/>
          </w:tcPr>
          <w:p w14:paraId="711FFC66" w14:textId="77777777" w:rsidR="00797A48" w:rsidRPr="00630F39" w:rsidRDefault="00797A48" w:rsidP="008A6985">
            <w:pPr>
              <w:jc w:val="both"/>
              <w:rPr>
                <w:rFonts w:asciiTheme="minorHAnsi" w:hAnsiTheme="minorHAnsi" w:cstheme="minorHAnsi"/>
                <w:lang w:val="en-US"/>
              </w:rPr>
            </w:pPr>
          </w:p>
        </w:tc>
      </w:tr>
      <w:tr w:rsidR="00797A48" w:rsidRPr="00630F39" w14:paraId="5E63E7DD" w14:textId="77777777" w:rsidTr="008A6985">
        <w:trPr>
          <w:tblHeader/>
        </w:trPr>
        <w:tc>
          <w:tcPr>
            <w:tcW w:w="3408" w:type="dxa"/>
          </w:tcPr>
          <w:p w14:paraId="179BD67C"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Telephone Number:</w:t>
            </w:r>
          </w:p>
        </w:tc>
        <w:tc>
          <w:tcPr>
            <w:tcW w:w="6072" w:type="dxa"/>
          </w:tcPr>
          <w:p w14:paraId="5080204C" w14:textId="77777777" w:rsidR="00797A48" w:rsidRPr="00630F39" w:rsidRDefault="00797A48" w:rsidP="008A6985">
            <w:pPr>
              <w:jc w:val="both"/>
              <w:rPr>
                <w:rFonts w:asciiTheme="minorHAnsi" w:hAnsiTheme="minorHAnsi" w:cstheme="minorHAnsi"/>
                <w:lang w:val="en-US"/>
              </w:rPr>
            </w:pPr>
          </w:p>
        </w:tc>
      </w:tr>
      <w:tr w:rsidR="00797A48" w:rsidRPr="00630F39" w14:paraId="675AF307" w14:textId="77777777" w:rsidTr="008A6985">
        <w:trPr>
          <w:tblHeader/>
        </w:trPr>
        <w:tc>
          <w:tcPr>
            <w:tcW w:w="3408" w:type="dxa"/>
          </w:tcPr>
          <w:p w14:paraId="39C2E479"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E-mail Address:</w:t>
            </w:r>
            <w:r w:rsidRPr="00630F39">
              <w:rPr>
                <w:rFonts w:asciiTheme="minorHAnsi" w:hAnsiTheme="minorHAnsi" w:cstheme="minorHAnsi"/>
                <w:lang w:val="en-US"/>
              </w:rPr>
              <w:tab/>
            </w:r>
          </w:p>
        </w:tc>
        <w:tc>
          <w:tcPr>
            <w:tcW w:w="6072" w:type="dxa"/>
          </w:tcPr>
          <w:p w14:paraId="04C3D1F9" w14:textId="77777777" w:rsidR="00797A48" w:rsidRPr="00630F39" w:rsidRDefault="00797A48" w:rsidP="008A6985">
            <w:pPr>
              <w:jc w:val="both"/>
              <w:rPr>
                <w:rFonts w:asciiTheme="minorHAnsi" w:hAnsiTheme="minorHAnsi" w:cstheme="minorHAnsi"/>
                <w:lang w:val="en-US"/>
              </w:rPr>
            </w:pPr>
          </w:p>
        </w:tc>
      </w:tr>
      <w:tr w:rsidR="00797A48" w:rsidRPr="00630F39" w14:paraId="0C846DF3" w14:textId="77777777" w:rsidTr="008A6985">
        <w:trPr>
          <w:tblHeader/>
        </w:trPr>
        <w:tc>
          <w:tcPr>
            <w:tcW w:w="3408" w:type="dxa"/>
          </w:tcPr>
          <w:p w14:paraId="272A4EE0"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Postal Address</w:t>
            </w:r>
            <w:r w:rsidRPr="00630F39">
              <w:rPr>
                <w:rFonts w:asciiTheme="minorHAnsi" w:hAnsiTheme="minorHAnsi" w:cstheme="minorHAnsi"/>
                <w:lang w:val="en-US"/>
              </w:rPr>
              <w:tab/>
            </w:r>
            <w:r w:rsidRPr="00630F39">
              <w:rPr>
                <w:rFonts w:asciiTheme="minorHAnsi" w:hAnsiTheme="minorHAnsi" w:cstheme="minorHAnsi"/>
                <w:lang w:val="en-US"/>
              </w:rPr>
              <w:tab/>
              <w:t>Line 1:</w:t>
            </w:r>
          </w:p>
        </w:tc>
        <w:tc>
          <w:tcPr>
            <w:tcW w:w="6072" w:type="dxa"/>
          </w:tcPr>
          <w:p w14:paraId="1D20C078" w14:textId="77777777" w:rsidR="00797A48" w:rsidRPr="00630F39" w:rsidRDefault="00797A48" w:rsidP="008A6985">
            <w:pPr>
              <w:jc w:val="both"/>
              <w:rPr>
                <w:rFonts w:asciiTheme="minorHAnsi" w:hAnsiTheme="minorHAnsi" w:cstheme="minorHAnsi"/>
                <w:lang w:val="en-US"/>
              </w:rPr>
            </w:pPr>
          </w:p>
        </w:tc>
      </w:tr>
      <w:tr w:rsidR="00797A48" w:rsidRPr="00630F39" w14:paraId="3DE6C3E9" w14:textId="77777777" w:rsidTr="008A6985">
        <w:trPr>
          <w:tblHeader/>
        </w:trPr>
        <w:tc>
          <w:tcPr>
            <w:tcW w:w="3408" w:type="dxa"/>
          </w:tcPr>
          <w:p w14:paraId="4F7AB926"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2:</w:t>
            </w:r>
          </w:p>
        </w:tc>
        <w:tc>
          <w:tcPr>
            <w:tcW w:w="6072" w:type="dxa"/>
          </w:tcPr>
          <w:p w14:paraId="321DD7A6" w14:textId="77777777" w:rsidR="00797A48" w:rsidRPr="00630F39" w:rsidRDefault="00797A48" w:rsidP="008A6985">
            <w:pPr>
              <w:jc w:val="both"/>
              <w:rPr>
                <w:rFonts w:asciiTheme="minorHAnsi" w:hAnsiTheme="minorHAnsi" w:cstheme="minorHAnsi"/>
                <w:lang w:val="en-US"/>
              </w:rPr>
            </w:pPr>
          </w:p>
        </w:tc>
      </w:tr>
      <w:tr w:rsidR="00797A48" w:rsidRPr="00630F39" w14:paraId="55233EB0" w14:textId="77777777" w:rsidTr="008A6985">
        <w:trPr>
          <w:tblHeader/>
        </w:trPr>
        <w:tc>
          <w:tcPr>
            <w:tcW w:w="3408" w:type="dxa"/>
          </w:tcPr>
          <w:p w14:paraId="58F69BDB"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3:</w:t>
            </w:r>
          </w:p>
        </w:tc>
        <w:tc>
          <w:tcPr>
            <w:tcW w:w="6072" w:type="dxa"/>
          </w:tcPr>
          <w:p w14:paraId="07C61513" w14:textId="77777777" w:rsidR="00797A48" w:rsidRPr="00630F39" w:rsidRDefault="00797A48" w:rsidP="008A6985">
            <w:pPr>
              <w:jc w:val="both"/>
              <w:rPr>
                <w:rFonts w:asciiTheme="minorHAnsi" w:hAnsiTheme="minorHAnsi" w:cstheme="minorHAnsi"/>
                <w:lang w:val="en-US"/>
              </w:rPr>
            </w:pPr>
          </w:p>
        </w:tc>
      </w:tr>
      <w:tr w:rsidR="00797A48" w:rsidRPr="00630F39" w14:paraId="68204555" w14:textId="77777777" w:rsidTr="008A6985">
        <w:trPr>
          <w:tblHeader/>
        </w:trPr>
        <w:tc>
          <w:tcPr>
            <w:tcW w:w="3408" w:type="dxa"/>
          </w:tcPr>
          <w:p w14:paraId="4428B609"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4:</w:t>
            </w:r>
          </w:p>
        </w:tc>
        <w:tc>
          <w:tcPr>
            <w:tcW w:w="6072" w:type="dxa"/>
          </w:tcPr>
          <w:p w14:paraId="68DC57C6" w14:textId="77777777" w:rsidR="00797A48" w:rsidRPr="00630F39" w:rsidRDefault="00797A48" w:rsidP="008A6985">
            <w:pPr>
              <w:jc w:val="both"/>
              <w:rPr>
                <w:rFonts w:asciiTheme="minorHAnsi" w:hAnsiTheme="minorHAnsi" w:cstheme="minorHAnsi"/>
                <w:lang w:val="en-US"/>
              </w:rPr>
            </w:pPr>
          </w:p>
        </w:tc>
      </w:tr>
      <w:tr w:rsidR="00797A48" w:rsidRPr="00630F39" w14:paraId="003FAA67" w14:textId="77777777" w:rsidTr="008A6985">
        <w:trPr>
          <w:tblHeader/>
        </w:trPr>
        <w:tc>
          <w:tcPr>
            <w:tcW w:w="3408" w:type="dxa"/>
          </w:tcPr>
          <w:p w14:paraId="3910B821"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5:</w:t>
            </w:r>
          </w:p>
        </w:tc>
        <w:tc>
          <w:tcPr>
            <w:tcW w:w="6072" w:type="dxa"/>
          </w:tcPr>
          <w:p w14:paraId="51749331" w14:textId="77777777" w:rsidR="00797A48" w:rsidRPr="00630F39" w:rsidRDefault="00797A48" w:rsidP="008A6985">
            <w:pPr>
              <w:jc w:val="both"/>
              <w:rPr>
                <w:rFonts w:asciiTheme="minorHAnsi" w:hAnsiTheme="minorHAnsi" w:cstheme="minorHAnsi"/>
                <w:lang w:val="en-US"/>
              </w:rPr>
            </w:pPr>
          </w:p>
        </w:tc>
      </w:tr>
    </w:tbl>
    <w:p w14:paraId="2578DE9A" w14:textId="6825B88A" w:rsidR="00797A48" w:rsidRPr="00630F39" w:rsidRDefault="00797A48" w:rsidP="00797A48">
      <w:pPr>
        <w:rPr>
          <w:rFonts w:asciiTheme="minorHAnsi" w:hAnsiTheme="minorHAnsi" w:cstheme="minorHAnsi"/>
        </w:rPr>
      </w:pPr>
      <w:bookmarkStart w:id="704" w:name="_Toc101329757"/>
      <w:bookmarkStart w:id="705" w:name="_Toc101854316"/>
      <w:bookmarkStart w:id="706" w:name="_Toc104279743"/>
    </w:p>
    <w:p w14:paraId="0A258344" w14:textId="77777777" w:rsidR="00B35DC8" w:rsidRPr="00630F39" w:rsidRDefault="00B35DC8" w:rsidP="00797A48">
      <w:pPr>
        <w:rPr>
          <w:rFonts w:asciiTheme="minorHAnsi" w:hAnsiTheme="minorHAnsi" w:cstheme="minorHAnsi"/>
        </w:rPr>
      </w:pPr>
    </w:p>
    <w:p w14:paraId="290081BB" w14:textId="514E6967" w:rsidR="00797A48" w:rsidRPr="00630F39" w:rsidRDefault="00797A48" w:rsidP="00797A48">
      <w:pPr>
        <w:pStyle w:val="Heading3"/>
        <w:rPr>
          <w:rFonts w:asciiTheme="minorHAnsi" w:hAnsiTheme="minorHAnsi" w:cstheme="minorHAnsi"/>
        </w:rPr>
      </w:pPr>
      <w:bookmarkStart w:id="707" w:name="_Toc271198239"/>
      <w:bookmarkStart w:id="708" w:name="_Toc300559656"/>
      <w:bookmarkStart w:id="709" w:name="_Toc122524206"/>
      <w:r w:rsidRPr="00630F39">
        <w:rPr>
          <w:rFonts w:asciiTheme="minorHAnsi" w:hAnsiTheme="minorHAnsi" w:cstheme="minorHAnsi"/>
          <w:bCs/>
        </w:rPr>
        <w:t>5.</w:t>
      </w:r>
      <w:r w:rsidRPr="00630F39">
        <w:rPr>
          <w:rFonts w:asciiTheme="minorHAnsi" w:hAnsiTheme="minorHAnsi" w:cstheme="minorHAnsi"/>
        </w:rPr>
        <w:t>1.2 Size &amp; Operating Performance</w:t>
      </w:r>
      <w:bookmarkEnd w:id="704"/>
      <w:bookmarkEnd w:id="705"/>
      <w:bookmarkEnd w:id="706"/>
      <w:bookmarkEnd w:id="707"/>
      <w:bookmarkEnd w:id="708"/>
      <w:bookmarkEnd w:id="709"/>
    </w:p>
    <w:p w14:paraId="482E754D" w14:textId="77777777" w:rsidR="00797A48" w:rsidRPr="00630F39" w:rsidRDefault="00797A48" w:rsidP="00797A48">
      <w:pPr>
        <w:rPr>
          <w:rFonts w:asciiTheme="minorHAnsi" w:hAnsiTheme="minorHAnsi" w:cstheme="minorHAnsi"/>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115" w:type="dxa"/>
          <w:bottom w:w="57" w:type="dxa"/>
          <w:right w:w="115" w:type="dxa"/>
        </w:tblCellMar>
        <w:tblLook w:val="01E0" w:firstRow="1" w:lastRow="1" w:firstColumn="1" w:lastColumn="1" w:noHBand="0" w:noVBand="0"/>
      </w:tblPr>
      <w:tblGrid>
        <w:gridCol w:w="4686"/>
        <w:gridCol w:w="4794"/>
      </w:tblGrid>
      <w:tr w:rsidR="00797A48" w:rsidRPr="00630F39" w14:paraId="6B4810AA" w14:textId="77777777" w:rsidTr="008A6985">
        <w:trPr>
          <w:tblHeader/>
        </w:trPr>
        <w:tc>
          <w:tcPr>
            <w:tcW w:w="4686" w:type="dxa"/>
          </w:tcPr>
          <w:p w14:paraId="137DA540"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Date the organization was established:</w:t>
            </w:r>
          </w:p>
        </w:tc>
        <w:tc>
          <w:tcPr>
            <w:tcW w:w="4794" w:type="dxa"/>
          </w:tcPr>
          <w:p w14:paraId="56393235" w14:textId="77777777" w:rsidR="00797A48" w:rsidRPr="00630F39" w:rsidRDefault="00797A48" w:rsidP="008A6985">
            <w:pPr>
              <w:jc w:val="both"/>
              <w:rPr>
                <w:rFonts w:asciiTheme="minorHAnsi" w:hAnsiTheme="minorHAnsi" w:cstheme="minorHAnsi"/>
                <w:lang w:val="en-US"/>
              </w:rPr>
            </w:pPr>
          </w:p>
        </w:tc>
      </w:tr>
      <w:tr w:rsidR="00797A48" w:rsidRPr="00630F39" w14:paraId="0690CF6F" w14:textId="77777777" w:rsidTr="008A6985">
        <w:trPr>
          <w:tblHeader/>
        </w:trPr>
        <w:tc>
          <w:tcPr>
            <w:tcW w:w="4686" w:type="dxa"/>
          </w:tcPr>
          <w:p w14:paraId="46B43BCC"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Date of incorporation:</w:t>
            </w:r>
          </w:p>
        </w:tc>
        <w:tc>
          <w:tcPr>
            <w:tcW w:w="4794" w:type="dxa"/>
          </w:tcPr>
          <w:p w14:paraId="0B66ECA3" w14:textId="77777777" w:rsidR="00797A48" w:rsidRPr="00630F39" w:rsidRDefault="00797A48" w:rsidP="008A6985">
            <w:pPr>
              <w:jc w:val="both"/>
              <w:rPr>
                <w:rFonts w:asciiTheme="minorHAnsi" w:hAnsiTheme="minorHAnsi" w:cstheme="minorHAnsi"/>
                <w:lang w:val="en-US"/>
              </w:rPr>
            </w:pPr>
          </w:p>
        </w:tc>
      </w:tr>
      <w:tr w:rsidR="00797A48" w:rsidRPr="00630F39" w14:paraId="0D8B5F2C" w14:textId="77777777" w:rsidTr="008A6985">
        <w:trPr>
          <w:tblHeader/>
        </w:trPr>
        <w:tc>
          <w:tcPr>
            <w:tcW w:w="4686" w:type="dxa"/>
          </w:tcPr>
          <w:p w14:paraId="7C727ADC"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Date of last published and fully audited accounts:</w:t>
            </w:r>
          </w:p>
        </w:tc>
        <w:tc>
          <w:tcPr>
            <w:tcW w:w="4794" w:type="dxa"/>
          </w:tcPr>
          <w:p w14:paraId="4EE04A33" w14:textId="77777777" w:rsidR="00797A48" w:rsidRPr="00630F39" w:rsidRDefault="00797A48" w:rsidP="008A6985">
            <w:pPr>
              <w:jc w:val="both"/>
              <w:rPr>
                <w:rFonts w:asciiTheme="minorHAnsi" w:hAnsiTheme="minorHAnsi" w:cstheme="minorHAnsi"/>
                <w:lang w:val="en-US"/>
              </w:rPr>
            </w:pPr>
          </w:p>
        </w:tc>
      </w:tr>
    </w:tbl>
    <w:p w14:paraId="36CEC9E4" w14:textId="77777777" w:rsidR="00797A48" w:rsidRPr="00630F39" w:rsidRDefault="00797A48" w:rsidP="00797A48">
      <w:pPr>
        <w:jc w:val="both"/>
        <w:rPr>
          <w:rFonts w:asciiTheme="minorHAnsi" w:hAnsiTheme="minorHAnsi" w:cstheme="minorHAnsi"/>
          <w:lang w:val="en-US"/>
        </w:rPr>
      </w:pPr>
    </w:p>
    <w:p w14:paraId="3623FE6E" w14:textId="17599EFC" w:rsidR="00797A48" w:rsidRPr="00630F39" w:rsidRDefault="00797A48" w:rsidP="00797A48">
      <w:pPr>
        <w:jc w:val="both"/>
        <w:rPr>
          <w:rFonts w:asciiTheme="minorHAnsi" w:hAnsiTheme="minorHAnsi" w:cstheme="minorHAnsi"/>
          <w:lang w:val="en-US"/>
        </w:rPr>
      </w:pPr>
      <w:r w:rsidRPr="00630F39">
        <w:rPr>
          <w:rFonts w:asciiTheme="minorHAnsi" w:hAnsiTheme="minorHAnsi" w:cstheme="minorHAnsi"/>
          <w:lang w:val="en-US"/>
        </w:rPr>
        <w:t xml:space="preserve">Balance Sheet and Profit information for each of the past 5 years must be set out in the tables below.  Row headings in each of the tables should be modified to show the actual financial each represented </w:t>
      </w:r>
      <w:proofErr w:type="spellStart"/>
      <w:proofErr w:type="gramStart"/>
      <w:r w:rsidRPr="00630F39">
        <w:rPr>
          <w:rFonts w:asciiTheme="minorHAnsi" w:hAnsiTheme="minorHAnsi" w:cstheme="minorHAnsi"/>
          <w:lang w:val="en-US"/>
        </w:rPr>
        <w:t>eg</w:t>
      </w:r>
      <w:proofErr w:type="spellEnd"/>
      <w:proofErr w:type="gramEnd"/>
      <w:r w:rsidRPr="00630F39">
        <w:rPr>
          <w:rFonts w:asciiTheme="minorHAnsi" w:hAnsiTheme="minorHAnsi" w:cstheme="minorHAnsi"/>
          <w:lang w:val="en-US"/>
        </w:rPr>
        <w:t xml:space="preserve"> if the last year for which published and fully audited accounts are available was </w:t>
      </w:r>
      <w:r w:rsidR="00844478" w:rsidRPr="00630F39">
        <w:rPr>
          <w:rFonts w:asciiTheme="minorHAnsi" w:hAnsiTheme="minorHAnsi" w:cstheme="minorHAnsi"/>
          <w:lang w:val="en-US"/>
        </w:rPr>
        <w:t xml:space="preserve">2021 </w:t>
      </w:r>
      <w:r w:rsidRPr="00630F39">
        <w:rPr>
          <w:rFonts w:asciiTheme="minorHAnsi" w:hAnsiTheme="minorHAnsi" w:cstheme="minorHAnsi"/>
          <w:lang w:val="en-US"/>
        </w:rPr>
        <w:t xml:space="preserve">then “Year n” should be modified to read </w:t>
      </w:r>
      <w:r w:rsidR="00844478" w:rsidRPr="00630F39">
        <w:rPr>
          <w:rFonts w:asciiTheme="minorHAnsi" w:hAnsiTheme="minorHAnsi" w:cstheme="minorHAnsi"/>
          <w:lang w:val="en-US"/>
        </w:rPr>
        <w:t>2021</w:t>
      </w:r>
      <w:r w:rsidRPr="00630F39">
        <w:rPr>
          <w:rFonts w:asciiTheme="minorHAnsi" w:hAnsiTheme="minorHAnsi" w:cstheme="minorHAnsi"/>
          <w:lang w:val="en-US"/>
        </w:rPr>
        <w:t xml:space="preserve">, “Year n-1” should then be modified to read </w:t>
      </w:r>
      <w:r w:rsidR="00844478" w:rsidRPr="00630F39">
        <w:rPr>
          <w:rFonts w:asciiTheme="minorHAnsi" w:hAnsiTheme="minorHAnsi" w:cstheme="minorHAnsi"/>
          <w:lang w:val="en-US"/>
        </w:rPr>
        <w:t>2020</w:t>
      </w:r>
      <w:r w:rsidRPr="00630F39">
        <w:rPr>
          <w:rFonts w:asciiTheme="minorHAnsi" w:hAnsiTheme="minorHAnsi" w:cstheme="minorHAnsi"/>
          <w:lang w:val="en-US"/>
        </w:rPr>
        <w:t>.  Each table must also have the “Currency” field at the top right updated for the currency used in each table.</w:t>
      </w:r>
    </w:p>
    <w:p w14:paraId="1DE48A32" w14:textId="77777777" w:rsidR="00797A48" w:rsidRPr="00630F39" w:rsidRDefault="00797A48" w:rsidP="00797A48">
      <w:pPr>
        <w:jc w:val="both"/>
        <w:rPr>
          <w:rFonts w:asciiTheme="minorHAnsi" w:hAnsiTheme="minorHAnsi" w:cstheme="minorHAnsi"/>
          <w:lang w:val="en-US"/>
        </w:rPr>
      </w:pPr>
    </w:p>
    <w:p w14:paraId="63965789" w14:textId="77777777" w:rsidR="00797A48" w:rsidRPr="00630F39" w:rsidRDefault="00797A48" w:rsidP="00797A48">
      <w:pPr>
        <w:jc w:val="both"/>
        <w:rPr>
          <w:rFonts w:asciiTheme="minorHAnsi" w:hAnsiTheme="minorHAnsi" w:cstheme="minorHAnsi"/>
          <w:b/>
          <w:lang w:val="en-US"/>
        </w:rPr>
      </w:pPr>
      <w:r w:rsidRPr="00630F39">
        <w:rPr>
          <w:rFonts w:asciiTheme="minorHAnsi" w:hAnsiTheme="minorHAnsi" w:cstheme="minorHAnsi"/>
          <w:b/>
          <w:lang w:val="en-US"/>
        </w:rPr>
        <w:t>Balance Sheet Details (000’s)</w:t>
      </w:r>
      <w:r w:rsidRPr="00630F39">
        <w:rPr>
          <w:rFonts w:asciiTheme="minorHAnsi" w:hAnsiTheme="minorHAnsi" w:cstheme="minorHAnsi"/>
          <w:b/>
          <w:lang w:val="en-US"/>
        </w:rPr>
        <w:tab/>
      </w:r>
      <w:r w:rsidRPr="00630F39">
        <w:rPr>
          <w:rFonts w:asciiTheme="minorHAnsi" w:hAnsiTheme="minorHAnsi" w:cstheme="minorHAnsi"/>
          <w:b/>
          <w:lang w:val="en-US"/>
        </w:rPr>
        <w:tab/>
      </w:r>
      <w:r w:rsidRPr="00630F39">
        <w:rPr>
          <w:rFonts w:asciiTheme="minorHAnsi" w:hAnsiTheme="minorHAnsi" w:cstheme="minorHAnsi"/>
          <w:b/>
          <w:lang w:val="en-US"/>
        </w:rPr>
        <w:tab/>
      </w:r>
      <w:r w:rsidRPr="00630F39">
        <w:rPr>
          <w:rFonts w:asciiTheme="minorHAnsi" w:hAnsiTheme="minorHAnsi" w:cstheme="minorHAnsi"/>
          <w:b/>
          <w:lang w:val="en-US"/>
        </w:rPr>
        <w:tab/>
      </w:r>
      <w:r w:rsidRPr="00630F39">
        <w:rPr>
          <w:rFonts w:asciiTheme="minorHAnsi" w:hAnsiTheme="minorHAnsi" w:cstheme="minorHAnsi"/>
          <w:b/>
          <w:lang w:val="en-US"/>
        </w:rPr>
        <w:tab/>
      </w:r>
      <w:r w:rsidRPr="00630F39">
        <w:rPr>
          <w:rFonts w:asciiTheme="minorHAnsi" w:hAnsiTheme="minorHAnsi" w:cstheme="minorHAnsi"/>
          <w:b/>
          <w:lang w:val="en-US"/>
        </w:rPr>
        <w:tab/>
      </w:r>
      <w:r w:rsidRPr="00630F39">
        <w:rPr>
          <w:rFonts w:asciiTheme="minorHAnsi" w:hAnsiTheme="minorHAnsi" w:cstheme="minorHAnsi"/>
          <w:b/>
          <w:lang w:val="en-US"/>
        </w:rPr>
        <w:tab/>
        <w:t xml:space="preserve">Currency: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115" w:type="dxa"/>
          <w:bottom w:w="57" w:type="dxa"/>
          <w:right w:w="115" w:type="dxa"/>
        </w:tblCellMar>
        <w:tblLook w:val="01E0" w:firstRow="1" w:lastRow="1" w:firstColumn="1" w:lastColumn="1" w:noHBand="0" w:noVBand="0"/>
      </w:tblPr>
      <w:tblGrid>
        <w:gridCol w:w="3033"/>
        <w:gridCol w:w="1289"/>
        <w:gridCol w:w="1289"/>
        <w:gridCol w:w="1290"/>
        <w:gridCol w:w="1289"/>
        <w:gridCol w:w="1290"/>
      </w:tblGrid>
      <w:tr w:rsidR="00797A48" w:rsidRPr="00630F39" w14:paraId="3E43C5DC" w14:textId="77777777" w:rsidTr="008A6985">
        <w:trPr>
          <w:tblHeader/>
        </w:trPr>
        <w:tc>
          <w:tcPr>
            <w:tcW w:w="3033" w:type="dxa"/>
            <w:shd w:val="clear" w:color="auto" w:fill="E0E0E0"/>
          </w:tcPr>
          <w:p w14:paraId="19A90587" w14:textId="77777777" w:rsidR="00797A48" w:rsidRPr="00630F39" w:rsidRDefault="00797A48" w:rsidP="008A6985">
            <w:pPr>
              <w:jc w:val="both"/>
              <w:rPr>
                <w:rFonts w:asciiTheme="minorHAnsi" w:hAnsiTheme="minorHAnsi" w:cstheme="minorHAnsi"/>
                <w:b/>
                <w:lang w:val="en-US"/>
              </w:rPr>
            </w:pPr>
            <w:r w:rsidRPr="00630F39">
              <w:rPr>
                <w:rFonts w:asciiTheme="minorHAnsi" w:hAnsiTheme="minorHAnsi" w:cstheme="minorHAnsi"/>
                <w:b/>
                <w:lang w:val="en-US"/>
              </w:rPr>
              <w:t>Item</w:t>
            </w:r>
          </w:p>
        </w:tc>
        <w:tc>
          <w:tcPr>
            <w:tcW w:w="1289" w:type="dxa"/>
            <w:shd w:val="clear" w:color="auto" w:fill="E0E0E0"/>
          </w:tcPr>
          <w:p w14:paraId="0445CEF5" w14:textId="77777777" w:rsidR="00797A48" w:rsidRPr="00630F39" w:rsidRDefault="00797A48" w:rsidP="008A6985">
            <w:pPr>
              <w:jc w:val="both"/>
              <w:rPr>
                <w:rFonts w:asciiTheme="minorHAnsi" w:hAnsiTheme="minorHAnsi" w:cstheme="minorHAnsi"/>
                <w:b/>
              </w:rPr>
            </w:pPr>
            <w:r w:rsidRPr="00630F39">
              <w:rPr>
                <w:rFonts w:asciiTheme="minorHAnsi" w:hAnsiTheme="minorHAnsi" w:cstheme="minorHAnsi"/>
                <w:b/>
                <w:lang w:val="en-US"/>
              </w:rPr>
              <w:t>Year n</w:t>
            </w:r>
          </w:p>
        </w:tc>
        <w:tc>
          <w:tcPr>
            <w:tcW w:w="1289" w:type="dxa"/>
            <w:shd w:val="clear" w:color="auto" w:fill="E0E0E0"/>
          </w:tcPr>
          <w:p w14:paraId="0521485A" w14:textId="77777777" w:rsidR="00797A48" w:rsidRPr="00630F39" w:rsidRDefault="00797A48" w:rsidP="008A6985">
            <w:pPr>
              <w:jc w:val="both"/>
              <w:rPr>
                <w:rFonts w:asciiTheme="minorHAnsi" w:hAnsiTheme="minorHAnsi" w:cstheme="minorHAnsi"/>
              </w:rPr>
            </w:pPr>
            <w:r w:rsidRPr="00630F39">
              <w:rPr>
                <w:rFonts w:asciiTheme="minorHAnsi" w:hAnsiTheme="minorHAnsi" w:cstheme="minorHAnsi"/>
                <w:b/>
                <w:lang w:val="en-US"/>
              </w:rPr>
              <w:t>Year n-1</w:t>
            </w:r>
          </w:p>
        </w:tc>
        <w:tc>
          <w:tcPr>
            <w:tcW w:w="1290" w:type="dxa"/>
            <w:shd w:val="clear" w:color="auto" w:fill="E0E0E0"/>
          </w:tcPr>
          <w:p w14:paraId="68E152C6" w14:textId="77777777" w:rsidR="00797A48" w:rsidRPr="00630F39" w:rsidRDefault="00797A48" w:rsidP="008A6985">
            <w:pPr>
              <w:jc w:val="both"/>
              <w:rPr>
                <w:rFonts w:asciiTheme="minorHAnsi" w:hAnsiTheme="minorHAnsi" w:cstheme="minorHAnsi"/>
                <w:b/>
              </w:rPr>
            </w:pPr>
            <w:r w:rsidRPr="00630F39">
              <w:rPr>
                <w:rFonts w:asciiTheme="minorHAnsi" w:hAnsiTheme="minorHAnsi" w:cstheme="minorHAnsi"/>
                <w:b/>
                <w:lang w:val="en-US"/>
              </w:rPr>
              <w:t>Year n-2</w:t>
            </w:r>
          </w:p>
        </w:tc>
        <w:tc>
          <w:tcPr>
            <w:tcW w:w="1289" w:type="dxa"/>
            <w:shd w:val="clear" w:color="auto" w:fill="E0E0E0"/>
          </w:tcPr>
          <w:p w14:paraId="27316AF8" w14:textId="77777777" w:rsidR="00797A48" w:rsidRPr="00630F39" w:rsidRDefault="00797A48" w:rsidP="008A6985">
            <w:pPr>
              <w:jc w:val="both"/>
              <w:rPr>
                <w:rFonts w:asciiTheme="minorHAnsi" w:hAnsiTheme="minorHAnsi" w:cstheme="minorHAnsi"/>
              </w:rPr>
            </w:pPr>
            <w:r w:rsidRPr="00630F39">
              <w:rPr>
                <w:rFonts w:asciiTheme="minorHAnsi" w:hAnsiTheme="minorHAnsi" w:cstheme="minorHAnsi"/>
                <w:b/>
                <w:lang w:val="en-US"/>
              </w:rPr>
              <w:t>Year n-3</w:t>
            </w:r>
          </w:p>
        </w:tc>
        <w:tc>
          <w:tcPr>
            <w:tcW w:w="1290" w:type="dxa"/>
            <w:shd w:val="clear" w:color="auto" w:fill="E0E0E0"/>
          </w:tcPr>
          <w:p w14:paraId="2DE17B4B" w14:textId="77777777" w:rsidR="00797A48" w:rsidRPr="00630F39" w:rsidRDefault="00797A48" w:rsidP="008A6985">
            <w:pPr>
              <w:jc w:val="both"/>
              <w:rPr>
                <w:rFonts w:asciiTheme="minorHAnsi" w:hAnsiTheme="minorHAnsi" w:cstheme="minorHAnsi"/>
                <w:b/>
                <w:lang w:val="en-US"/>
              </w:rPr>
            </w:pPr>
            <w:r w:rsidRPr="00630F39">
              <w:rPr>
                <w:rFonts w:asciiTheme="minorHAnsi" w:hAnsiTheme="minorHAnsi" w:cstheme="minorHAnsi"/>
                <w:b/>
                <w:lang w:val="en-US"/>
              </w:rPr>
              <w:t>Year n-4</w:t>
            </w:r>
          </w:p>
        </w:tc>
      </w:tr>
      <w:tr w:rsidR="00797A48" w:rsidRPr="00630F39" w14:paraId="0F713072" w14:textId="77777777" w:rsidTr="008A6985">
        <w:trPr>
          <w:tblHeader/>
        </w:trPr>
        <w:tc>
          <w:tcPr>
            <w:tcW w:w="3033" w:type="dxa"/>
          </w:tcPr>
          <w:p w14:paraId="490A6C0D"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Paid Up Capital</w:t>
            </w:r>
          </w:p>
        </w:tc>
        <w:tc>
          <w:tcPr>
            <w:tcW w:w="1289" w:type="dxa"/>
          </w:tcPr>
          <w:p w14:paraId="2FE0147A" w14:textId="77777777" w:rsidR="00797A48" w:rsidRPr="00630F39" w:rsidRDefault="00797A48" w:rsidP="008A6985">
            <w:pPr>
              <w:jc w:val="both"/>
              <w:rPr>
                <w:rFonts w:asciiTheme="minorHAnsi" w:hAnsiTheme="minorHAnsi" w:cstheme="minorHAnsi"/>
                <w:lang w:val="en-US"/>
              </w:rPr>
            </w:pPr>
          </w:p>
        </w:tc>
        <w:tc>
          <w:tcPr>
            <w:tcW w:w="1289" w:type="dxa"/>
          </w:tcPr>
          <w:p w14:paraId="427E596C" w14:textId="77777777" w:rsidR="00797A48" w:rsidRPr="00630F39" w:rsidRDefault="00797A48" w:rsidP="008A6985">
            <w:pPr>
              <w:jc w:val="both"/>
              <w:rPr>
                <w:rFonts w:asciiTheme="minorHAnsi" w:hAnsiTheme="minorHAnsi" w:cstheme="minorHAnsi"/>
                <w:lang w:val="en-US"/>
              </w:rPr>
            </w:pPr>
          </w:p>
        </w:tc>
        <w:tc>
          <w:tcPr>
            <w:tcW w:w="1290" w:type="dxa"/>
          </w:tcPr>
          <w:p w14:paraId="04395A8E" w14:textId="77777777" w:rsidR="00797A48" w:rsidRPr="00630F39" w:rsidRDefault="00797A48" w:rsidP="008A6985">
            <w:pPr>
              <w:jc w:val="both"/>
              <w:rPr>
                <w:rFonts w:asciiTheme="minorHAnsi" w:hAnsiTheme="minorHAnsi" w:cstheme="minorHAnsi"/>
                <w:lang w:val="en-US"/>
              </w:rPr>
            </w:pPr>
          </w:p>
        </w:tc>
        <w:tc>
          <w:tcPr>
            <w:tcW w:w="1289" w:type="dxa"/>
          </w:tcPr>
          <w:p w14:paraId="2753B6A8" w14:textId="77777777" w:rsidR="00797A48" w:rsidRPr="00630F39" w:rsidRDefault="00797A48" w:rsidP="008A6985">
            <w:pPr>
              <w:jc w:val="both"/>
              <w:rPr>
                <w:rFonts w:asciiTheme="minorHAnsi" w:hAnsiTheme="minorHAnsi" w:cstheme="minorHAnsi"/>
                <w:lang w:val="en-US"/>
              </w:rPr>
            </w:pPr>
          </w:p>
        </w:tc>
        <w:tc>
          <w:tcPr>
            <w:tcW w:w="1290" w:type="dxa"/>
          </w:tcPr>
          <w:p w14:paraId="5192FFEE" w14:textId="77777777" w:rsidR="00797A48" w:rsidRPr="00630F39" w:rsidRDefault="00797A48" w:rsidP="008A6985">
            <w:pPr>
              <w:jc w:val="both"/>
              <w:rPr>
                <w:rFonts w:asciiTheme="minorHAnsi" w:hAnsiTheme="minorHAnsi" w:cstheme="minorHAnsi"/>
                <w:lang w:val="en-US"/>
              </w:rPr>
            </w:pPr>
          </w:p>
        </w:tc>
      </w:tr>
      <w:tr w:rsidR="00797A48" w:rsidRPr="00630F39" w14:paraId="4A519257" w14:textId="77777777" w:rsidTr="008A6985">
        <w:trPr>
          <w:tblHeader/>
        </w:trPr>
        <w:tc>
          <w:tcPr>
            <w:tcW w:w="3033" w:type="dxa"/>
          </w:tcPr>
          <w:p w14:paraId="045C36DF"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Total Assets</w:t>
            </w:r>
          </w:p>
        </w:tc>
        <w:tc>
          <w:tcPr>
            <w:tcW w:w="1289" w:type="dxa"/>
          </w:tcPr>
          <w:p w14:paraId="60B1B7FD" w14:textId="77777777" w:rsidR="00797A48" w:rsidRPr="00630F39" w:rsidRDefault="00797A48" w:rsidP="008A6985">
            <w:pPr>
              <w:jc w:val="both"/>
              <w:rPr>
                <w:rFonts w:asciiTheme="minorHAnsi" w:hAnsiTheme="minorHAnsi" w:cstheme="minorHAnsi"/>
                <w:lang w:val="en-US"/>
              </w:rPr>
            </w:pPr>
          </w:p>
        </w:tc>
        <w:tc>
          <w:tcPr>
            <w:tcW w:w="1289" w:type="dxa"/>
          </w:tcPr>
          <w:p w14:paraId="1CEC60D8" w14:textId="77777777" w:rsidR="00797A48" w:rsidRPr="00630F39" w:rsidRDefault="00797A48" w:rsidP="008A6985">
            <w:pPr>
              <w:jc w:val="both"/>
              <w:rPr>
                <w:rFonts w:asciiTheme="minorHAnsi" w:hAnsiTheme="minorHAnsi" w:cstheme="minorHAnsi"/>
                <w:lang w:val="en-US"/>
              </w:rPr>
            </w:pPr>
          </w:p>
        </w:tc>
        <w:tc>
          <w:tcPr>
            <w:tcW w:w="1290" w:type="dxa"/>
          </w:tcPr>
          <w:p w14:paraId="334C0294" w14:textId="77777777" w:rsidR="00797A48" w:rsidRPr="00630F39" w:rsidRDefault="00797A48" w:rsidP="008A6985">
            <w:pPr>
              <w:jc w:val="both"/>
              <w:rPr>
                <w:rFonts w:asciiTheme="minorHAnsi" w:hAnsiTheme="minorHAnsi" w:cstheme="minorHAnsi"/>
                <w:lang w:val="en-US"/>
              </w:rPr>
            </w:pPr>
          </w:p>
        </w:tc>
        <w:tc>
          <w:tcPr>
            <w:tcW w:w="1289" w:type="dxa"/>
          </w:tcPr>
          <w:p w14:paraId="060BC5E1" w14:textId="77777777" w:rsidR="00797A48" w:rsidRPr="00630F39" w:rsidRDefault="00797A48" w:rsidP="008A6985">
            <w:pPr>
              <w:jc w:val="both"/>
              <w:rPr>
                <w:rFonts w:asciiTheme="minorHAnsi" w:hAnsiTheme="minorHAnsi" w:cstheme="minorHAnsi"/>
                <w:lang w:val="en-US"/>
              </w:rPr>
            </w:pPr>
          </w:p>
        </w:tc>
        <w:tc>
          <w:tcPr>
            <w:tcW w:w="1290" w:type="dxa"/>
          </w:tcPr>
          <w:p w14:paraId="0CB3019D" w14:textId="77777777" w:rsidR="00797A48" w:rsidRPr="00630F39" w:rsidRDefault="00797A48" w:rsidP="008A6985">
            <w:pPr>
              <w:jc w:val="both"/>
              <w:rPr>
                <w:rFonts w:asciiTheme="minorHAnsi" w:hAnsiTheme="minorHAnsi" w:cstheme="minorHAnsi"/>
                <w:lang w:val="en-US"/>
              </w:rPr>
            </w:pPr>
          </w:p>
        </w:tc>
      </w:tr>
      <w:tr w:rsidR="00797A48" w:rsidRPr="00630F39" w14:paraId="21A96C76" w14:textId="77777777" w:rsidTr="008A6985">
        <w:trPr>
          <w:tblHeader/>
        </w:trPr>
        <w:tc>
          <w:tcPr>
            <w:tcW w:w="3033" w:type="dxa"/>
          </w:tcPr>
          <w:p w14:paraId="3667F730"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 xml:space="preserve">Total Liabilities </w:t>
            </w:r>
          </w:p>
        </w:tc>
        <w:tc>
          <w:tcPr>
            <w:tcW w:w="1289" w:type="dxa"/>
          </w:tcPr>
          <w:p w14:paraId="4D82AF46" w14:textId="77777777" w:rsidR="00797A48" w:rsidRPr="00630F39" w:rsidRDefault="00797A48" w:rsidP="008A6985">
            <w:pPr>
              <w:jc w:val="both"/>
              <w:rPr>
                <w:rFonts w:asciiTheme="minorHAnsi" w:hAnsiTheme="minorHAnsi" w:cstheme="minorHAnsi"/>
                <w:lang w:val="en-US"/>
              </w:rPr>
            </w:pPr>
          </w:p>
        </w:tc>
        <w:tc>
          <w:tcPr>
            <w:tcW w:w="1289" w:type="dxa"/>
          </w:tcPr>
          <w:p w14:paraId="298AEB2B" w14:textId="77777777" w:rsidR="00797A48" w:rsidRPr="00630F39" w:rsidRDefault="00797A48" w:rsidP="008A6985">
            <w:pPr>
              <w:jc w:val="both"/>
              <w:rPr>
                <w:rFonts w:asciiTheme="minorHAnsi" w:hAnsiTheme="minorHAnsi" w:cstheme="minorHAnsi"/>
                <w:lang w:val="en-US"/>
              </w:rPr>
            </w:pPr>
          </w:p>
        </w:tc>
        <w:tc>
          <w:tcPr>
            <w:tcW w:w="1290" w:type="dxa"/>
          </w:tcPr>
          <w:p w14:paraId="516CA930" w14:textId="77777777" w:rsidR="00797A48" w:rsidRPr="00630F39" w:rsidRDefault="00797A48" w:rsidP="008A6985">
            <w:pPr>
              <w:jc w:val="both"/>
              <w:rPr>
                <w:rFonts w:asciiTheme="minorHAnsi" w:hAnsiTheme="minorHAnsi" w:cstheme="minorHAnsi"/>
                <w:lang w:val="en-US"/>
              </w:rPr>
            </w:pPr>
          </w:p>
        </w:tc>
        <w:tc>
          <w:tcPr>
            <w:tcW w:w="1289" w:type="dxa"/>
          </w:tcPr>
          <w:p w14:paraId="50A364BD" w14:textId="77777777" w:rsidR="00797A48" w:rsidRPr="00630F39" w:rsidRDefault="00797A48" w:rsidP="008A6985">
            <w:pPr>
              <w:jc w:val="both"/>
              <w:rPr>
                <w:rFonts w:asciiTheme="minorHAnsi" w:hAnsiTheme="minorHAnsi" w:cstheme="minorHAnsi"/>
                <w:lang w:val="en-US"/>
              </w:rPr>
            </w:pPr>
          </w:p>
        </w:tc>
        <w:tc>
          <w:tcPr>
            <w:tcW w:w="1290" w:type="dxa"/>
          </w:tcPr>
          <w:p w14:paraId="275C7962" w14:textId="77777777" w:rsidR="00797A48" w:rsidRPr="00630F39" w:rsidRDefault="00797A48" w:rsidP="008A6985">
            <w:pPr>
              <w:jc w:val="both"/>
              <w:rPr>
                <w:rFonts w:asciiTheme="minorHAnsi" w:hAnsiTheme="minorHAnsi" w:cstheme="minorHAnsi"/>
                <w:lang w:val="en-US"/>
              </w:rPr>
            </w:pPr>
          </w:p>
        </w:tc>
      </w:tr>
    </w:tbl>
    <w:p w14:paraId="7BB2A5C2" w14:textId="77777777" w:rsidR="00797A48" w:rsidRPr="00630F39" w:rsidRDefault="00797A48" w:rsidP="00797A48">
      <w:pPr>
        <w:jc w:val="both"/>
        <w:rPr>
          <w:rFonts w:asciiTheme="minorHAnsi" w:hAnsiTheme="minorHAnsi" w:cstheme="minorHAnsi"/>
          <w:lang w:val="en-US"/>
        </w:rPr>
      </w:pPr>
    </w:p>
    <w:p w14:paraId="0F8DFAD7" w14:textId="77777777" w:rsidR="00797A48" w:rsidRPr="00630F39" w:rsidRDefault="00797A48" w:rsidP="00797A48">
      <w:pPr>
        <w:jc w:val="both"/>
        <w:rPr>
          <w:rFonts w:asciiTheme="minorHAnsi" w:hAnsiTheme="minorHAnsi" w:cstheme="minorHAnsi"/>
          <w:b/>
          <w:lang w:val="en-US"/>
        </w:rPr>
      </w:pPr>
      <w:r w:rsidRPr="00630F39">
        <w:rPr>
          <w:rFonts w:asciiTheme="minorHAnsi" w:hAnsiTheme="minorHAnsi" w:cstheme="minorHAnsi"/>
          <w:b/>
          <w:lang w:val="en-US"/>
        </w:rPr>
        <w:t>Profit Details (000’s)</w:t>
      </w:r>
      <w:r w:rsidRPr="00630F39">
        <w:rPr>
          <w:rFonts w:asciiTheme="minorHAnsi" w:hAnsiTheme="minorHAnsi" w:cstheme="minorHAnsi"/>
          <w:b/>
          <w:lang w:val="en-US"/>
        </w:rPr>
        <w:tab/>
      </w:r>
      <w:r w:rsidRPr="00630F39">
        <w:rPr>
          <w:rFonts w:asciiTheme="minorHAnsi" w:hAnsiTheme="minorHAnsi" w:cstheme="minorHAnsi"/>
          <w:b/>
          <w:lang w:val="en-US"/>
        </w:rPr>
        <w:tab/>
      </w:r>
      <w:r w:rsidRPr="00630F39">
        <w:rPr>
          <w:rFonts w:asciiTheme="minorHAnsi" w:hAnsiTheme="minorHAnsi" w:cstheme="minorHAnsi"/>
          <w:b/>
          <w:lang w:val="en-US"/>
        </w:rPr>
        <w:tab/>
      </w:r>
      <w:r w:rsidRPr="00630F39">
        <w:rPr>
          <w:rFonts w:asciiTheme="minorHAnsi" w:hAnsiTheme="minorHAnsi" w:cstheme="minorHAnsi"/>
          <w:b/>
          <w:lang w:val="en-US"/>
        </w:rPr>
        <w:tab/>
      </w:r>
      <w:r w:rsidRPr="00630F39">
        <w:rPr>
          <w:rFonts w:asciiTheme="minorHAnsi" w:hAnsiTheme="minorHAnsi" w:cstheme="minorHAnsi"/>
          <w:b/>
          <w:lang w:val="en-US"/>
        </w:rPr>
        <w:tab/>
      </w:r>
      <w:r w:rsidRPr="00630F39">
        <w:rPr>
          <w:rFonts w:asciiTheme="minorHAnsi" w:hAnsiTheme="minorHAnsi" w:cstheme="minorHAnsi"/>
          <w:b/>
          <w:lang w:val="en-US"/>
        </w:rPr>
        <w:tab/>
      </w:r>
      <w:r w:rsidRPr="00630F39">
        <w:rPr>
          <w:rFonts w:asciiTheme="minorHAnsi" w:hAnsiTheme="minorHAnsi" w:cstheme="minorHAnsi"/>
          <w:b/>
          <w:lang w:val="en-US"/>
        </w:rPr>
        <w:tab/>
      </w:r>
      <w:r w:rsidRPr="00630F39">
        <w:rPr>
          <w:rFonts w:asciiTheme="minorHAnsi" w:hAnsiTheme="minorHAnsi" w:cstheme="minorHAnsi"/>
          <w:b/>
          <w:lang w:val="en-US"/>
        </w:rPr>
        <w:tab/>
        <w:t xml:space="preserve">Currency: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115" w:type="dxa"/>
          <w:bottom w:w="57" w:type="dxa"/>
          <w:right w:w="115" w:type="dxa"/>
        </w:tblCellMar>
        <w:tblLook w:val="01E0" w:firstRow="1" w:lastRow="1" w:firstColumn="1" w:lastColumn="1" w:noHBand="0" w:noVBand="0"/>
      </w:tblPr>
      <w:tblGrid>
        <w:gridCol w:w="3033"/>
        <w:gridCol w:w="1289"/>
        <w:gridCol w:w="1289"/>
        <w:gridCol w:w="1290"/>
        <w:gridCol w:w="1289"/>
        <w:gridCol w:w="1290"/>
      </w:tblGrid>
      <w:tr w:rsidR="00797A48" w:rsidRPr="00630F39" w14:paraId="0A9437E9" w14:textId="77777777" w:rsidTr="008A6985">
        <w:trPr>
          <w:tblHeader/>
        </w:trPr>
        <w:tc>
          <w:tcPr>
            <w:tcW w:w="3033" w:type="dxa"/>
            <w:shd w:val="clear" w:color="auto" w:fill="E0E0E0"/>
          </w:tcPr>
          <w:p w14:paraId="54DCCB38" w14:textId="77777777" w:rsidR="00797A48" w:rsidRPr="00630F39" w:rsidRDefault="00797A48" w:rsidP="008A6985">
            <w:pPr>
              <w:jc w:val="both"/>
              <w:rPr>
                <w:rFonts w:asciiTheme="minorHAnsi" w:hAnsiTheme="minorHAnsi" w:cstheme="minorHAnsi"/>
                <w:b/>
                <w:lang w:val="en-US"/>
              </w:rPr>
            </w:pPr>
            <w:r w:rsidRPr="00630F39">
              <w:rPr>
                <w:rFonts w:asciiTheme="minorHAnsi" w:hAnsiTheme="minorHAnsi" w:cstheme="minorHAnsi"/>
                <w:b/>
                <w:lang w:val="en-US"/>
              </w:rPr>
              <w:t>Item</w:t>
            </w:r>
          </w:p>
        </w:tc>
        <w:tc>
          <w:tcPr>
            <w:tcW w:w="1289" w:type="dxa"/>
            <w:shd w:val="clear" w:color="auto" w:fill="E0E0E0"/>
          </w:tcPr>
          <w:p w14:paraId="356CF744" w14:textId="77777777" w:rsidR="00797A48" w:rsidRPr="00630F39" w:rsidRDefault="00797A48" w:rsidP="008A6985">
            <w:pPr>
              <w:jc w:val="both"/>
              <w:rPr>
                <w:rFonts w:asciiTheme="minorHAnsi" w:hAnsiTheme="minorHAnsi" w:cstheme="minorHAnsi"/>
                <w:b/>
              </w:rPr>
            </w:pPr>
            <w:r w:rsidRPr="00630F39">
              <w:rPr>
                <w:rFonts w:asciiTheme="minorHAnsi" w:hAnsiTheme="minorHAnsi" w:cstheme="minorHAnsi"/>
                <w:b/>
                <w:lang w:val="en-US"/>
              </w:rPr>
              <w:t>Year n</w:t>
            </w:r>
          </w:p>
        </w:tc>
        <w:tc>
          <w:tcPr>
            <w:tcW w:w="1289" w:type="dxa"/>
            <w:shd w:val="clear" w:color="auto" w:fill="E0E0E0"/>
          </w:tcPr>
          <w:p w14:paraId="3056AFF7" w14:textId="77777777" w:rsidR="00797A48" w:rsidRPr="00630F39" w:rsidRDefault="00797A48" w:rsidP="008A6985">
            <w:pPr>
              <w:jc w:val="both"/>
              <w:rPr>
                <w:rFonts w:asciiTheme="minorHAnsi" w:hAnsiTheme="minorHAnsi" w:cstheme="minorHAnsi"/>
              </w:rPr>
            </w:pPr>
            <w:r w:rsidRPr="00630F39">
              <w:rPr>
                <w:rFonts w:asciiTheme="minorHAnsi" w:hAnsiTheme="minorHAnsi" w:cstheme="minorHAnsi"/>
                <w:b/>
                <w:lang w:val="en-US"/>
              </w:rPr>
              <w:t>Year n-1</w:t>
            </w:r>
          </w:p>
        </w:tc>
        <w:tc>
          <w:tcPr>
            <w:tcW w:w="1290" w:type="dxa"/>
            <w:shd w:val="clear" w:color="auto" w:fill="E0E0E0"/>
          </w:tcPr>
          <w:p w14:paraId="08A95C6B" w14:textId="77777777" w:rsidR="00797A48" w:rsidRPr="00630F39" w:rsidRDefault="00797A48" w:rsidP="008A6985">
            <w:pPr>
              <w:jc w:val="both"/>
              <w:rPr>
                <w:rFonts w:asciiTheme="minorHAnsi" w:hAnsiTheme="minorHAnsi" w:cstheme="minorHAnsi"/>
                <w:b/>
                <w:lang w:val="en-US"/>
              </w:rPr>
            </w:pPr>
            <w:r w:rsidRPr="00630F39">
              <w:rPr>
                <w:rFonts w:asciiTheme="minorHAnsi" w:hAnsiTheme="minorHAnsi" w:cstheme="minorHAnsi"/>
                <w:b/>
                <w:lang w:val="en-US"/>
              </w:rPr>
              <w:t>Year n-2</w:t>
            </w:r>
          </w:p>
        </w:tc>
        <w:tc>
          <w:tcPr>
            <w:tcW w:w="1289" w:type="dxa"/>
            <w:shd w:val="clear" w:color="auto" w:fill="E0E0E0"/>
          </w:tcPr>
          <w:p w14:paraId="644B257F" w14:textId="77777777" w:rsidR="00797A48" w:rsidRPr="00630F39" w:rsidRDefault="00797A48" w:rsidP="008A6985">
            <w:pPr>
              <w:jc w:val="both"/>
              <w:rPr>
                <w:rFonts w:asciiTheme="minorHAnsi" w:hAnsiTheme="minorHAnsi" w:cstheme="minorHAnsi"/>
                <w:b/>
                <w:lang w:val="en-US"/>
              </w:rPr>
            </w:pPr>
            <w:r w:rsidRPr="00630F39">
              <w:rPr>
                <w:rFonts w:asciiTheme="minorHAnsi" w:hAnsiTheme="minorHAnsi" w:cstheme="minorHAnsi"/>
                <w:b/>
                <w:lang w:val="en-US"/>
              </w:rPr>
              <w:t>Year n-3</w:t>
            </w:r>
          </w:p>
        </w:tc>
        <w:tc>
          <w:tcPr>
            <w:tcW w:w="1290" w:type="dxa"/>
            <w:shd w:val="clear" w:color="auto" w:fill="E0E0E0"/>
          </w:tcPr>
          <w:p w14:paraId="31EA74EB" w14:textId="77777777" w:rsidR="00797A48" w:rsidRPr="00630F39" w:rsidRDefault="00797A48" w:rsidP="008A6985">
            <w:pPr>
              <w:jc w:val="both"/>
              <w:rPr>
                <w:rFonts w:asciiTheme="minorHAnsi" w:hAnsiTheme="minorHAnsi" w:cstheme="minorHAnsi"/>
                <w:b/>
                <w:lang w:val="en-US"/>
              </w:rPr>
            </w:pPr>
            <w:r w:rsidRPr="00630F39">
              <w:rPr>
                <w:rFonts w:asciiTheme="minorHAnsi" w:hAnsiTheme="minorHAnsi" w:cstheme="minorHAnsi"/>
                <w:b/>
                <w:lang w:val="en-US"/>
              </w:rPr>
              <w:t>Year n-4</w:t>
            </w:r>
          </w:p>
        </w:tc>
      </w:tr>
      <w:tr w:rsidR="00797A48" w:rsidRPr="00630F39" w14:paraId="4A595D96" w14:textId="77777777" w:rsidTr="008A6985">
        <w:trPr>
          <w:tblHeader/>
        </w:trPr>
        <w:tc>
          <w:tcPr>
            <w:tcW w:w="3033" w:type="dxa"/>
          </w:tcPr>
          <w:p w14:paraId="7331A5A1"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Total Revenues</w:t>
            </w:r>
          </w:p>
        </w:tc>
        <w:tc>
          <w:tcPr>
            <w:tcW w:w="1289" w:type="dxa"/>
          </w:tcPr>
          <w:p w14:paraId="52AC1656" w14:textId="77777777" w:rsidR="00797A48" w:rsidRPr="00630F39" w:rsidRDefault="00797A48" w:rsidP="008A6985">
            <w:pPr>
              <w:jc w:val="both"/>
              <w:rPr>
                <w:rFonts w:asciiTheme="minorHAnsi" w:hAnsiTheme="minorHAnsi" w:cstheme="minorHAnsi"/>
                <w:lang w:val="en-US"/>
              </w:rPr>
            </w:pPr>
          </w:p>
        </w:tc>
        <w:tc>
          <w:tcPr>
            <w:tcW w:w="1289" w:type="dxa"/>
          </w:tcPr>
          <w:p w14:paraId="2EE1BD08" w14:textId="77777777" w:rsidR="00797A48" w:rsidRPr="00630F39" w:rsidRDefault="00797A48" w:rsidP="008A6985">
            <w:pPr>
              <w:jc w:val="both"/>
              <w:rPr>
                <w:rFonts w:asciiTheme="minorHAnsi" w:hAnsiTheme="minorHAnsi" w:cstheme="minorHAnsi"/>
                <w:lang w:val="en-US"/>
              </w:rPr>
            </w:pPr>
          </w:p>
        </w:tc>
        <w:tc>
          <w:tcPr>
            <w:tcW w:w="1290" w:type="dxa"/>
          </w:tcPr>
          <w:p w14:paraId="251DA2F1" w14:textId="77777777" w:rsidR="00797A48" w:rsidRPr="00630F39" w:rsidRDefault="00797A48" w:rsidP="008A6985">
            <w:pPr>
              <w:jc w:val="both"/>
              <w:rPr>
                <w:rFonts w:asciiTheme="minorHAnsi" w:hAnsiTheme="minorHAnsi" w:cstheme="minorHAnsi"/>
                <w:lang w:val="en-US"/>
              </w:rPr>
            </w:pPr>
          </w:p>
        </w:tc>
        <w:tc>
          <w:tcPr>
            <w:tcW w:w="1289" w:type="dxa"/>
          </w:tcPr>
          <w:p w14:paraId="7D00B284" w14:textId="77777777" w:rsidR="00797A48" w:rsidRPr="00630F39" w:rsidRDefault="00797A48" w:rsidP="008A6985">
            <w:pPr>
              <w:jc w:val="both"/>
              <w:rPr>
                <w:rFonts w:asciiTheme="minorHAnsi" w:hAnsiTheme="minorHAnsi" w:cstheme="minorHAnsi"/>
                <w:lang w:val="en-US"/>
              </w:rPr>
            </w:pPr>
          </w:p>
        </w:tc>
        <w:tc>
          <w:tcPr>
            <w:tcW w:w="1290" w:type="dxa"/>
          </w:tcPr>
          <w:p w14:paraId="1ECD7049" w14:textId="77777777" w:rsidR="00797A48" w:rsidRPr="00630F39" w:rsidRDefault="00797A48" w:rsidP="008A6985">
            <w:pPr>
              <w:jc w:val="both"/>
              <w:rPr>
                <w:rFonts w:asciiTheme="minorHAnsi" w:hAnsiTheme="minorHAnsi" w:cstheme="minorHAnsi"/>
                <w:lang w:val="en-US"/>
              </w:rPr>
            </w:pPr>
          </w:p>
        </w:tc>
      </w:tr>
      <w:tr w:rsidR="00797A48" w:rsidRPr="00630F39" w14:paraId="628BF838" w14:textId="77777777" w:rsidTr="008A6985">
        <w:trPr>
          <w:tblHeader/>
        </w:trPr>
        <w:tc>
          <w:tcPr>
            <w:tcW w:w="3033" w:type="dxa"/>
          </w:tcPr>
          <w:p w14:paraId="61681EC1"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New Product License Fees</w:t>
            </w:r>
          </w:p>
        </w:tc>
        <w:tc>
          <w:tcPr>
            <w:tcW w:w="1289" w:type="dxa"/>
          </w:tcPr>
          <w:p w14:paraId="7270B517" w14:textId="77777777" w:rsidR="00797A48" w:rsidRPr="00630F39" w:rsidRDefault="00797A48" w:rsidP="008A6985">
            <w:pPr>
              <w:jc w:val="both"/>
              <w:rPr>
                <w:rFonts w:asciiTheme="minorHAnsi" w:hAnsiTheme="minorHAnsi" w:cstheme="minorHAnsi"/>
                <w:lang w:val="en-US"/>
              </w:rPr>
            </w:pPr>
          </w:p>
        </w:tc>
        <w:tc>
          <w:tcPr>
            <w:tcW w:w="1289" w:type="dxa"/>
          </w:tcPr>
          <w:p w14:paraId="68E03188" w14:textId="77777777" w:rsidR="00797A48" w:rsidRPr="00630F39" w:rsidRDefault="00797A48" w:rsidP="008A6985">
            <w:pPr>
              <w:jc w:val="both"/>
              <w:rPr>
                <w:rFonts w:asciiTheme="minorHAnsi" w:hAnsiTheme="minorHAnsi" w:cstheme="minorHAnsi"/>
                <w:lang w:val="en-US"/>
              </w:rPr>
            </w:pPr>
          </w:p>
        </w:tc>
        <w:tc>
          <w:tcPr>
            <w:tcW w:w="1290" w:type="dxa"/>
          </w:tcPr>
          <w:p w14:paraId="7BD92A1C" w14:textId="77777777" w:rsidR="00797A48" w:rsidRPr="00630F39" w:rsidRDefault="00797A48" w:rsidP="008A6985">
            <w:pPr>
              <w:jc w:val="both"/>
              <w:rPr>
                <w:rFonts w:asciiTheme="minorHAnsi" w:hAnsiTheme="minorHAnsi" w:cstheme="minorHAnsi"/>
                <w:lang w:val="en-US"/>
              </w:rPr>
            </w:pPr>
          </w:p>
        </w:tc>
        <w:tc>
          <w:tcPr>
            <w:tcW w:w="1289" w:type="dxa"/>
          </w:tcPr>
          <w:p w14:paraId="5531701A" w14:textId="77777777" w:rsidR="00797A48" w:rsidRPr="00630F39" w:rsidRDefault="00797A48" w:rsidP="008A6985">
            <w:pPr>
              <w:jc w:val="both"/>
              <w:rPr>
                <w:rFonts w:asciiTheme="minorHAnsi" w:hAnsiTheme="minorHAnsi" w:cstheme="minorHAnsi"/>
                <w:lang w:val="en-US"/>
              </w:rPr>
            </w:pPr>
          </w:p>
        </w:tc>
        <w:tc>
          <w:tcPr>
            <w:tcW w:w="1290" w:type="dxa"/>
          </w:tcPr>
          <w:p w14:paraId="64A68011" w14:textId="77777777" w:rsidR="00797A48" w:rsidRPr="00630F39" w:rsidRDefault="00797A48" w:rsidP="008A6985">
            <w:pPr>
              <w:jc w:val="both"/>
              <w:rPr>
                <w:rFonts w:asciiTheme="minorHAnsi" w:hAnsiTheme="minorHAnsi" w:cstheme="minorHAnsi"/>
                <w:lang w:val="en-US"/>
              </w:rPr>
            </w:pPr>
          </w:p>
        </w:tc>
      </w:tr>
      <w:tr w:rsidR="00797A48" w:rsidRPr="00630F39" w14:paraId="5DD33FD4" w14:textId="77777777" w:rsidTr="008A6985">
        <w:trPr>
          <w:tblHeader/>
        </w:trPr>
        <w:tc>
          <w:tcPr>
            <w:tcW w:w="3033" w:type="dxa"/>
          </w:tcPr>
          <w:p w14:paraId="2EBE79B3"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Maintenance Fees</w:t>
            </w:r>
          </w:p>
        </w:tc>
        <w:tc>
          <w:tcPr>
            <w:tcW w:w="1289" w:type="dxa"/>
          </w:tcPr>
          <w:p w14:paraId="5C4F9D72" w14:textId="77777777" w:rsidR="00797A48" w:rsidRPr="00630F39" w:rsidRDefault="00797A48" w:rsidP="008A6985">
            <w:pPr>
              <w:jc w:val="both"/>
              <w:rPr>
                <w:rFonts w:asciiTheme="minorHAnsi" w:hAnsiTheme="minorHAnsi" w:cstheme="minorHAnsi"/>
                <w:lang w:val="en-US"/>
              </w:rPr>
            </w:pPr>
          </w:p>
        </w:tc>
        <w:tc>
          <w:tcPr>
            <w:tcW w:w="1289" w:type="dxa"/>
          </w:tcPr>
          <w:p w14:paraId="7557FAF3" w14:textId="77777777" w:rsidR="00797A48" w:rsidRPr="00630F39" w:rsidRDefault="00797A48" w:rsidP="008A6985">
            <w:pPr>
              <w:jc w:val="both"/>
              <w:rPr>
                <w:rFonts w:asciiTheme="minorHAnsi" w:hAnsiTheme="minorHAnsi" w:cstheme="minorHAnsi"/>
                <w:lang w:val="en-US"/>
              </w:rPr>
            </w:pPr>
          </w:p>
        </w:tc>
        <w:tc>
          <w:tcPr>
            <w:tcW w:w="1290" w:type="dxa"/>
          </w:tcPr>
          <w:p w14:paraId="4B4322A1" w14:textId="77777777" w:rsidR="00797A48" w:rsidRPr="00630F39" w:rsidRDefault="00797A48" w:rsidP="008A6985">
            <w:pPr>
              <w:jc w:val="both"/>
              <w:rPr>
                <w:rFonts w:asciiTheme="minorHAnsi" w:hAnsiTheme="minorHAnsi" w:cstheme="minorHAnsi"/>
                <w:lang w:val="en-US"/>
              </w:rPr>
            </w:pPr>
          </w:p>
        </w:tc>
        <w:tc>
          <w:tcPr>
            <w:tcW w:w="1289" w:type="dxa"/>
          </w:tcPr>
          <w:p w14:paraId="6994591F" w14:textId="77777777" w:rsidR="00797A48" w:rsidRPr="00630F39" w:rsidRDefault="00797A48" w:rsidP="008A6985">
            <w:pPr>
              <w:jc w:val="both"/>
              <w:rPr>
                <w:rFonts w:asciiTheme="minorHAnsi" w:hAnsiTheme="minorHAnsi" w:cstheme="minorHAnsi"/>
                <w:lang w:val="en-US"/>
              </w:rPr>
            </w:pPr>
          </w:p>
        </w:tc>
        <w:tc>
          <w:tcPr>
            <w:tcW w:w="1290" w:type="dxa"/>
          </w:tcPr>
          <w:p w14:paraId="7B2BE3E8" w14:textId="77777777" w:rsidR="00797A48" w:rsidRPr="00630F39" w:rsidRDefault="00797A48" w:rsidP="008A6985">
            <w:pPr>
              <w:jc w:val="both"/>
              <w:rPr>
                <w:rFonts w:asciiTheme="minorHAnsi" w:hAnsiTheme="minorHAnsi" w:cstheme="minorHAnsi"/>
                <w:lang w:val="en-US"/>
              </w:rPr>
            </w:pPr>
          </w:p>
        </w:tc>
      </w:tr>
      <w:tr w:rsidR="00797A48" w:rsidRPr="00630F39" w14:paraId="52414045" w14:textId="77777777" w:rsidTr="008A6985">
        <w:trPr>
          <w:tblHeader/>
        </w:trPr>
        <w:tc>
          <w:tcPr>
            <w:tcW w:w="3033" w:type="dxa"/>
          </w:tcPr>
          <w:p w14:paraId="0C448E4C"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Total profit</w:t>
            </w:r>
          </w:p>
        </w:tc>
        <w:tc>
          <w:tcPr>
            <w:tcW w:w="1289" w:type="dxa"/>
          </w:tcPr>
          <w:p w14:paraId="3D13AAC3" w14:textId="77777777" w:rsidR="00797A48" w:rsidRPr="00630F39" w:rsidRDefault="00797A48" w:rsidP="008A6985">
            <w:pPr>
              <w:jc w:val="both"/>
              <w:rPr>
                <w:rFonts w:asciiTheme="minorHAnsi" w:hAnsiTheme="minorHAnsi" w:cstheme="minorHAnsi"/>
                <w:lang w:val="en-US"/>
              </w:rPr>
            </w:pPr>
          </w:p>
        </w:tc>
        <w:tc>
          <w:tcPr>
            <w:tcW w:w="1289" w:type="dxa"/>
          </w:tcPr>
          <w:p w14:paraId="368ADAAD" w14:textId="77777777" w:rsidR="00797A48" w:rsidRPr="00630F39" w:rsidRDefault="00797A48" w:rsidP="008A6985">
            <w:pPr>
              <w:jc w:val="both"/>
              <w:rPr>
                <w:rFonts w:asciiTheme="minorHAnsi" w:hAnsiTheme="minorHAnsi" w:cstheme="minorHAnsi"/>
                <w:lang w:val="en-US"/>
              </w:rPr>
            </w:pPr>
          </w:p>
        </w:tc>
        <w:tc>
          <w:tcPr>
            <w:tcW w:w="1290" w:type="dxa"/>
          </w:tcPr>
          <w:p w14:paraId="07F3DE8A" w14:textId="77777777" w:rsidR="00797A48" w:rsidRPr="00630F39" w:rsidRDefault="00797A48" w:rsidP="008A6985">
            <w:pPr>
              <w:jc w:val="both"/>
              <w:rPr>
                <w:rFonts w:asciiTheme="minorHAnsi" w:hAnsiTheme="minorHAnsi" w:cstheme="minorHAnsi"/>
                <w:lang w:val="en-US"/>
              </w:rPr>
            </w:pPr>
          </w:p>
        </w:tc>
        <w:tc>
          <w:tcPr>
            <w:tcW w:w="1289" w:type="dxa"/>
          </w:tcPr>
          <w:p w14:paraId="31AD16BF" w14:textId="77777777" w:rsidR="00797A48" w:rsidRPr="00630F39" w:rsidRDefault="00797A48" w:rsidP="008A6985">
            <w:pPr>
              <w:jc w:val="both"/>
              <w:rPr>
                <w:rFonts w:asciiTheme="minorHAnsi" w:hAnsiTheme="minorHAnsi" w:cstheme="minorHAnsi"/>
                <w:lang w:val="en-US"/>
              </w:rPr>
            </w:pPr>
          </w:p>
        </w:tc>
        <w:tc>
          <w:tcPr>
            <w:tcW w:w="1290" w:type="dxa"/>
          </w:tcPr>
          <w:p w14:paraId="584E6338" w14:textId="77777777" w:rsidR="00797A48" w:rsidRPr="00630F39" w:rsidRDefault="00797A48" w:rsidP="008A6985">
            <w:pPr>
              <w:jc w:val="both"/>
              <w:rPr>
                <w:rFonts w:asciiTheme="minorHAnsi" w:hAnsiTheme="minorHAnsi" w:cstheme="minorHAnsi"/>
                <w:lang w:val="en-US"/>
              </w:rPr>
            </w:pPr>
          </w:p>
        </w:tc>
      </w:tr>
      <w:tr w:rsidR="00797A48" w:rsidRPr="00630F39" w14:paraId="3C48C39F" w14:textId="77777777" w:rsidTr="008A6985">
        <w:trPr>
          <w:tblHeader/>
        </w:trPr>
        <w:tc>
          <w:tcPr>
            <w:tcW w:w="3033" w:type="dxa"/>
          </w:tcPr>
          <w:p w14:paraId="2C4B8A9B"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 xml:space="preserve">Profit Due </w:t>
            </w:r>
            <w:proofErr w:type="gramStart"/>
            <w:r w:rsidRPr="00630F39">
              <w:rPr>
                <w:rFonts w:asciiTheme="minorHAnsi" w:hAnsiTheme="minorHAnsi" w:cstheme="minorHAnsi"/>
                <w:lang w:val="en-US"/>
              </w:rPr>
              <w:t>To</w:t>
            </w:r>
            <w:proofErr w:type="gramEnd"/>
            <w:r w:rsidRPr="00630F39">
              <w:rPr>
                <w:rFonts w:asciiTheme="minorHAnsi" w:hAnsiTheme="minorHAnsi" w:cstheme="minorHAnsi"/>
                <w:lang w:val="en-US"/>
              </w:rPr>
              <w:t xml:space="preserve"> Normal Trading</w:t>
            </w:r>
          </w:p>
        </w:tc>
        <w:tc>
          <w:tcPr>
            <w:tcW w:w="1289" w:type="dxa"/>
          </w:tcPr>
          <w:p w14:paraId="69113998" w14:textId="77777777" w:rsidR="00797A48" w:rsidRPr="00630F39" w:rsidRDefault="00797A48" w:rsidP="008A6985">
            <w:pPr>
              <w:jc w:val="both"/>
              <w:rPr>
                <w:rFonts w:asciiTheme="minorHAnsi" w:hAnsiTheme="minorHAnsi" w:cstheme="minorHAnsi"/>
                <w:lang w:val="en-US"/>
              </w:rPr>
            </w:pPr>
          </w:p>
        </w:tc>
        <w:tc>
          <w:tcPr>
            <w:tcW w:w="1289" w:type="dxa"/>
          </w:tcPr>
          <w:p w14:paraId="54DB5B87" w14:textId="77777777" w:rsidR="00797A48" w:rsidRPr="00630F39" w:rsidRDefault="00797A48" w:rsidP="008A6985">
            <w:pPr>
              <w:jc w:val="both"/>
              <w:rPr>
                <w:rFonts w:asciiTheme="minorHAnsi" w:hAnsiTheme="minorHAnsi" w:cstheme="minorHAnsi"/>
                <w:lang w:val="en-US"/>
              </w:rPr>
            </w:pPr>
          </w:p>
        </w:tc>
        <w:tc>
          <w:tcPr>
            <w:tcW w:w="1290" w:type="dxa"/>
          </w:tcPr>
          <w:p w14:paraId="7E5325AD" w14:textId="77777777" w:rsidR="00797A48" w:rsidRPr="00630F39" w:rsidRDefault="00797A48" w:rsidP="008A6985">
            <w:pPr>
              <w:jc w:val="both"/>
              <w:rPr>
                <w:rFonts w:asciiTheme="minorHAnsi" w:hAnsiTheme="minorHAnsi" w:cstheme="minorHAnsi"/>
                <w:lang w:val="en-US"/>
              </w:rPr>
            </w:pPr>
          </w:p>
        </w:tc>
        <w:tc>
          <w:tcPr>
            <w:tcW w:w="1289" w:type="dxa"/>
          </w:tcPr>
          <w:p w14:paraId="56D963AB" w14:textId="77777777" w:rsidR="00797A48" w:rsidRPr="00630F39" w:rsidRDefault="00797A48" w:rsidP="008A6985">
            <w:pPr>
              <w:jc w:val="both"/>
              <w:rPr>
                <w:rFonts w:asciiTheme="minorHAnsi" w:hAnsiTheme="minorHAnsi" w:cstheme="minorHAnsi"/>
                <w:lang w:val="en-US"/>
              </w:rPr>
            </w:pPr>
          </w:p>
        </w:tc>
        <w:tc>
          <w:tcPr>
            <w:tcW w:w="1290" w:type="dxa"/>
          </w:tcPr>
          <w:p w14:paraId="6CD180D8" w14:textId="77777777" w:rsidR="00797A48" w:rsidRPr="00630F39" w:rsidRDefault="00797A48" w:rsidP="008A6985">
            <w:pPr>
              <w:jc w:val="both"/>
              <w:rPr>
                <w:rFonts w:asciiTheme="minorHAnsi" w:hAnsiTheme="minorHAnsi" w:cstheme="minorHAnsi"/>
                <w:lang w:val="en-US"/>
              </w:rPr>
            </w:pPr>
          </w:p>
        </w:tc>
      </w:tr>
      <w:tr w:rsidR="00797A48" w:rsidRPr="00630F39" w14:paraId="4AFC7CC9" w14:textId="77777777" w:rsidTr="008A6985">
        <w:trPr>
          <w:tblHeader/>
        </w:trPr>
        <w:tc>
          <w:tcPr>
            <w:tcW w:w="3033" w:type="dxa"/>
          </w:tcPr>
          <w:p w14:paraId="4E858CFE"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Profit From Extraordinary Items</w:t>
            </w:r>
          </w:p>
        </w:tc>
        <w:tc>
          <w:tcPr>
            <w:tcW w:w="1289" w:type="dxa"/>
          </w:tcPr>
          <w:p w14:paraId="747ECB21" w14:textId="77777777" w:rsidR="00797A48" w:rsidRPr="00630F39" w:rsidRDefault="00797A48" w:rsidP="008A6985">
            <w:pPr>
              <w:jc w:val="both"/>
              <w:rPr>
                <w:rFonts w:asciiTheme="minorHAnsi" w:hAnsiTheme="minorHAnsi" w:cstheme="minorHAnsi"/>
                <w:lang w:val="en-US"/>
              </w:rPr>
            </w:pPr>
          </w:p>
        </w:tc>
        <w:tc>
          <w:tcPr>
            <w:tcW w:w="1289" w:type="dxa"/>
          </w:tcPr>
          <w:p w14:paraId="3F43AF8B" w14:textId="77777777" w:rsidR="00797A48" w:rsidRPr="00630F39" w:rsidRDefault="00797A48" w:rsidP="008A6985">
            <w:pPr>
              <w:jc w:val="both"/>
              <w:rPr>
                <w:rFonts w:asciiTheme="minorHAnsi" w:hAnsiTheme="minorHAnsi" w:cstheme="minorHAnsi"/>
                <w:lang w:val="en-US"/>
              </w:rPr>
            </w:pPr>
          </w:p>
        </w:tc>
        <w:tc>
          <w:tcPr>
            <w:tcW w:w="1290" w:type="dxa"/>
          </w:tcPr>
          <w:p w14:paraId="22B23965" w14:textId="77777777" w:rsidR="00797A48" w:rsidRPr="00630F39" w:rsidRDefault="00797A48" w:rsidP="008A6985">
            <w:pPr>
              <w:jc w:val="both"/>
              <w:rPr>
                <w:rFonts w:asciiTheme="minorHAnsi" w:hAnsiTheme="minorHAnsi" w:cstheme="minorHAnsi"/>
                <w:lang w:val="en-US"/>
              </w:rPr>
            </w:pPr>
          </w:p>
        </w:tc>
        <w:tc>
          <w:tcPr>
            <w:tcW w:w="1289" w:type="dxa"/>
          </w:tcPr>
          <w:p w14:paraId="2A509FA0" w14:textId="77777777" w:rsidR="00797A48" w:rsidRPr="00630F39" w:rsidRDefault="00797A48" w:rsidP="008A6985">
            <w:pPr>
              <w:jc w:val="both"/>
              <w:rPr>
                <w:rFonts w:asciiTheme="minorHAnsi" w:hAnsiTheme="minorHAnsi" w:cstheme="minorHAnsi"/>
                <w:lang w:val="en-US"/>
              </w:rPr>
            </w:pPr>
          </w:p>
        </w:tc>
        <w:tc>
          <w:tcPr>
            <w:tcW w:w="1290" w:type="dxa"/>
          </w:tcPr>
          <w:p w14:paraId="72087EFC" w14:textId="77777777" w:rsidR="00797A48" w:rsidRPr="00630F39" w:rsidRDefault="00797A48" w:rsidP="008A6985">
            <w:pPr>
              <w:jc w:val="both"/>
              <w:rPr>
                <w:rFonts w:asciiTheme="minorHAnsi" w:hAnsiTheme="minorHAnsi" w:cstheme="minorHAnsi"/>
                <w:lang w:val="en-US"/>
              </w:rPr>
            </w:pPr>
          </w:p>
        </w:tc>
      </w:tr>
    </w:tbl>
    <w:p w14:paraId="534C12F2" w14:textId="77777777" w:rsidR="00797A48" w:rsidRPr="00630F39" w:rsidRDefault="00797A48" w:rsidP="00797A48">
      <w:pPr>
        <w:jc w:val="both"/>
        <w:rPr>
          <w:rFonts w:asciiTheme="minorHAnsi" w:hAnsiTheme="minorHAnsi" w:cstheme="minorHAnsi"/>
          <w:lang w:val="en-US"/>
        </w:rPr>
      </w:pPr>
    </w:p>
    <w:p w14:paraId="287FA548" w14:textId="77777777" w:rsidR="00797A48" w:rsidRPr="00630F39" w:rsidRDefault="00797A48" w:rsidP="00797A48">
      <w:pPr>
        <w:jc w:val="both"/>
        <w:rPr>
          <w:rFonts w:asciiTheme="minorHAnsi" w:hAnsiTheme="minorHAnsi" w:cstheme="minorHAnsi"/>
          <w:b/>
          <w:lang w:val="en-US"/>
        </w:rPr>
      </w:pPr>
      <w:r w:rsidRPr="00630F39">
        <w:rPr>
          <w:rFonts w:asciiTheme="minorHAnsi" w:hAnsiTheme="minorHAnsi" w:cstheme="minorHAnsi"/>
          <w:b/>
          <w:lang w:val="en-US"/>
        </w:rPr>
        <w:t>Location Details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115" w:type="dxa"/>
          <w:bottom w:w="57" w:type="dxa"/>
          <w:right w:w="115" w:type="dxa"/>
        </w:tblCellMar>
        <w:tblLook w:val="01E0" w:firstRow="1" w:lastRow="1" w:firstColumn="1" w:lastColumn="1" w:noHBand="0" w:noVBand="0"/>
      </w:tblPr>
      <w:tblGrid>
        <w:gridCol w:w="4320"/>
        <w:gridCol w:w="5160"/>
      </w:tblGrid>
      <w:tr w:rsidR="00797A48" w:rsidRPr="00630F39" w14:paraId="3EF6F3AE" w14:textId="77777777" w:rsidTr="008A6985">
        <w:trPr>
          <w:tblHeader/>
        </w:trPr>
        <w:tc>
          <w:tcPr>
            <w:tcW w:w="4320" w:type="dxa"/>
          </w:tcPr>
          <w:p w14:paraId="43F48D0E" w14:textId="77777777" w:rsidR="00797A48" w:rsidRPr="00630F39" w:rsidRDefault="00797A48" w:rsidP="00B35DC8">
            <w:pPr>
              <w:rPr>
                <w:rFonts w:asciiTheme="minorHAnsi" w:hAnsiTheme="minorHAnsi" w:cstheme="minorHAnsi"/>
                <w:lang w:val="en-US"/>
              </w:rPr>
            </w:pPr>
            <w:r w:rsidRPr="00630F39">
              <w:rPr>
                <w:rFonts w:asciiTheme="minorHAnsi" w:hAnsiTheme="minorHAnsi" w:cstheme="minorHAnsi"/>
                <w:lang w:val="en-US"/>
              </w:rPr>
              <w:t>Total Number of Worldwide Operating Locations:</w:t>
            </w:r>
          </w:p>
        </w:tc>
        <w:tc>
          <w:tcPr>
            <w:tcW w:w="5160" w:type="dxa"/>
          </w:tcPr>
          <w:p w14:paraId="17D41A05" w14:textId="77777777" w:rsidR="00797A48" w:rsidRPr="00630F39" w:rsidRDefault="00797A48" w:rsidP="008A6985">
            <w:pPr>
              <w:jc w:val="both"/>
              <w:rPr>
                <w:rFonts w:asciiTheme="minorHAnsi" w:hAnsiTheme="minorHAnsi" w:cstheme="minorHAnsi"/>
                <w:lang w:val="en-US"/>
              </w:rPr>
            </w:pPr>
          </w:p>
        </w:tc>
      </w:tr>
    </w:tbl>
    <w:p w14:paraId="22EF2717" w14:textId="77777777" w:rsidR="00797A48" w:rsidRPr="00630F39" w:rsidRDefault="00797A48" w:rsidP="00797A48">
      <w:pPr>
        <w:jc w:val="both"/>
        <w:rPr>
          <w:rFonts w:asciiTheme="minorHAnsi" w:hAnsiTheme="minorHAnsi" w:cstheme="minorHAnsi"/>
          <w:lang w:val="en-US"/>
        </w:rPr>
      </w:pPr>
    </w:p>
    <w:p w14:paraId="4BBB5EC4" w14:textId="77777777" w:rsidR="00797A48" w:rsidRPr="00630F39" w:rsidRDefault="00797A48" w:rsidP="00797A48">
      <w:pPr>
        <w:jc w:val="both"/>
        <w:rPr>
          <w:rFonts w:asciiTheme="minorHAnsi" w:hAnsiTheme="minorHAnsi" w:cstheme="minorHAnsi"/>
          <w:lang w:val="en-US"/>
        </w:rPr>
      </w:pPr>
      <w:r w:rsidRPr="00630F39">
        <w:rPr>
          <w:rFonts w:asciiTheme="minorHAnsi" w:hAnsiTheme="minorHAnsi" w:cstheme="minorHAnsi"/>
          <w:lang w:val="en-US"/>
        </w:rPr>
        <w:t>Details of specific countries of operation, Sales and support offices within each country and support provided by each support office must be set out in the table below.</w:t>
      </w:r>
    </w:p>
    <w:p w14:paraId="6E2F74FE" w14:textId="77777777" w:rsidR="00797A48" w:rsidRPr="00630F39" w:rsidRDefault="00797A48" w:rsidP="00797A48">
      <w:pPr>
        <w:jc w:val="both"/>
        <w:rPr>
          <w:rFonts w:asciiTheme="minorHAnsi" w:hAnsiTheme="minorHAnsi" w:cstheme="minorHAnsi"/>
          <w:b/>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115" w:type="dxa"/>
          <w:bottom w:w="57" w:type="dxa"/>
          <w:right w:w="115" w:type="dxa"/>
        </w:tblCellMar>
        <w:tblLook w:val="01E0" w:firstRow="1" w:lastRow="1" w:firstColumn="1" w:lastColumn="1" w:noHBand="0" w:noVBand="0"/>
      </w:tblPr>
      <w:tblGrid>
        <w:gridCol w:w="1644"/>
        <w:gridCol w:w="1644"/>
        <w:gridCol w:w="1872"/>
        <w:gridCol w:w="4320"/>
      </w:tblGrid>
      <w:tr w:rsidR="00797A48" w:rsidRPr="00630F39" w14:paraId="6DD3E9FA" w14:textId="77777777" w:rsidTr="008A6985">
        <w:trPr>
          <w:tblHeader/>
        </w:trPr>
        <w:tc>
          <w:tcPr>
            <w:tcW w:w="1644" w:type="dxa"/>
            <w:shd w:val="clear" w:color="auto" w:fill="E6E6E6"/>
          </w:tcPr>
          <w:p w14:paraId="2DA834C7" w14:textId="77777777" w:rsidR="00797A48" w:rsidRPr="00630F39" w:rsidRDefault="00797A48" w:rsidP="008A6985">
            <w:pPr>
              <w:keepNext/>
              <w:keepLines/>
              <w:rPr>
                <w:rFonts w:asciiTheme="minorHAnsi" w:hAnsiTheme="minorHAnsi" w:cstheme="minorHAnsi"/>
                <w:b/>
                <w:lang w:val="en-US"/>
              </w:rPr>
            </w:pPr>
            <w:r w:rsidRPr="00630F39">
              <w:rPr>
                <w:rFonts w:asciiTheme="minorHAnsi" w:hAnsiTheme="minorHAnsi" w:cstheme="minorHAnsi"/>
                <w:b/>
                <w:lang w:val="en-US"/>
              </w:rPr>
              <w:t>Country of Operation</w:t>
            </w:r>
          </w:p>
        </w:tc>
        <w:tc>
          <w:tcPr>
            <w:tcW w:w="1644" w:type="dxa"/>
            <w:shd w:val="clear" w:color="auto" w:fill="E6E6E6"/>
          </w:tcPr>
          <w:p w14:paraId="28FD7D8D" w14:textId="77777777" w:rsidR="00797A48" w:rsidRPr="00630F39" w:rsidRDefault="00797A48" w:rsidP="008A6985">
            <w:pPr>
              <w:keepNext/>
              <w:keepLines/>
              <w:rPr>
                <w:rFonts w:asciiTheme="minorHAnsi" w:hAnsiTheme="minorHAnsi" w:cstheme="minorHAnsi"/>
                <w:b/>
                <w:lang w:val="en-US"/>
              </w:rPr>
            </w:pPr>
            <w:r w:rsidRPr="00630F39">
              <w:rPr>
                <w:rFonts w:asciiTheme="minorHAnsi" w:hAnsiTheme="minorHAnsi" w:cstheme="minorHAnsi"/>
                <w:b/>
                <w:lang w:val="en-US"/>
              </w:rPr>
              <w:t>Sales Office Locations</w:t>
            </w:r>
          </w:p>
        </w:tc>
        <w:tc>
          <w:tcPr>
            <w:tcW w:w="1872" w:type="dxa"/>
            <w:shd w:val="clear" w:color="auto" w:fill="E6E6E6"/>
          </w:tcPr>
          <w:p w14:paraId="1FC65A19" w14:textId="77777777" w:rsidR="00797A48" w:rsidRPr="00630F39" w:rsidRDefault="00797A48" w:rsidP="008A6985">
            <w:pPr>
              <w:keepNext/>
              <w:keepLines/>
              <w:rPr>
                <w:rFonts w:asciiTheme="minorHAnsi" w:hAnsiTheme="minorHAnsi" w:cstheme="minorHAnsi"/>
                <w:b/>
                <w:lang w:val="en-US"/>
              </w:rPr>
            </w:pPr>
            <w:r w:rsidRPr="00630F39">
              <w:rPr>
                <w:rFonts w:asciiTheme="minorHAnsi" w:hAnsiTheme="minorHAnsi" w:cstheme="minorHAnsi"/>
                <w:b/>
                <w:lang w:val="en-US"/>
              </w:rPr>
              <w:t>Support Office Locations</w:t>
            </w:r>
          </w:p>
        </w:tc>
        <w:tc>
          <w:tcPr>
            <w:tcW w:w="4320" w:type="dxa"/>
            <w:shd w:val="clear" w:color="auto" w:fill="E6E6E6"/>
          </w:tcPr>
          <w:p w14:paraId="177B3CB0" w14:textId="77777777" w:rsidR="00797A48" w:rsidRPr="00630F39" w:rsidRDefault="00797A48" w:rsidP="008A6985">
            <w:pPr>
              <w:keepNext/>
              <w:keepLines/>
              <w:rPr>
                <w:rFonts w:asciiTheme="minorHAnsi" w:hAnsiTheme="minorHAnsi" w:cstheme="minorHAnsi"/>
                <w:b/>
                <w:lang w:val="en-US"/>
              </w:rPr>
            </w:pPr>
            <w:r w:rsidRPr="00630F39">
              <w:rPr>
                <w:rFonts w:asciiTheme="minorHAnsi" w:hAnsiTheme="minorHAnsi" w:cstheme="minorHAnsi"/>
                <w:b/>
                <w:lang w:val="en-US"/>
              </w:rPr>
              <w:t>Type of Support Provided</w:t>
            </w:r>
          </w:p>
        </w:tc>
      </w:tr>
      <w:tr w:rsidR="00797A48" w:rsidRPr="00630F39" w14:paraId="388815FC" w14:textId="77777777" w:rsidTr="008A6985">
        <w:trPr>
          <w:tblHeader/>
        </w:trPr>
        <w:tc>
          <w:tcPr>
            <w:tcW w:w="1644" w:type="dxa"/>
          </w:tcPr>
          <w:p w14:paraId="75C404F1" w14:textId="77777777" w:rsidR="00797A48" w:rsidRPr="00630F39" w:rsidRDefault="00797A48" w:rsidP="008A6985">
            <w:pPr>
              <w:keepNext/>
              <w:keepLines/>
              <w:jc w:val="both"/>
              <w:rPr>
                <w:rFonts w:asciiTheme="minorHAnsi" w:hAnsiTheme="minorHAnsi" w:cstheme="minorHAnsi"/>
                <w:lang w:val="en-US"/>
              </w:rPr>
            </w:pPr>
          </w:p>
        </w:tc>
        <w:tc>
          <w:tcPr>
            <w:tcW w:w="1644" w:type="dxa"/>
          </w:tcPr>
          <w:p w14:paraId="7BFE8BC1" w14:textId="77777777" w:rsidR="00797A48" w:rsidRPr="00630F39" w:rsidRDefault="00797A48" w:rsidP="008A6985">
            <w:pPr>
              <w:keepNext/>
              <w:keepLines/>
              <w:jc w:val="both"/>
              <w:rPr>
                <w:rFonts w:asciiTheme="minorHAnsi" w:hAnsiTheme="minorHAnsi" w:cstheme="minorHAnsi"/>
                <w:lang w:val="en-US"/>
              </w:rPr>
            </w:pPr>
          </w:p>
        </w:tc>
        <w:tc>
          <w:tcPr>
            <w:tcW w:w="1872" w:type="dxa"/>
          </w:tcPr>
          <w:p w14:paraId="6F447534" w14:textId="77777777" w:rsidR="00797A48" w:rsidRPr="00630F39" w:rsidRDefault="00797A48" w:rsidP="008A6985">
            <w:pPr>
              <w:keepNext/>
              <w:keepLines/>
              <w:jc w:val="both"/>
              <w:rPr>
                <w:rFonts w:asciiTheme="minorHAnsi" w:hAnsiTheme="minorHAnsi" w:cstheme="minorHAnsi"/>
                <w:lang w:val="en-US"/>
              </w:rPr>
            </w:pPr>
          </w:p>
        </w:tc>
        <w:tc>
          <w:tcPr>
            <w:tcW w:w="4320" w:type="dxa"/>
          </w:tcPr>
          <w:p w14:paraId="3051431A" w14:textId="77777777" w:rsidR="00797A48" w:rsidRPr="00630F39" w:rsidRDefault="00797A48" w:rsidP="008A6985">
            <w:pPr>
              <w:keepNext/>
              <w:keepLines/>
              <w:jc w:val="both"/>
              <w:rPr>
                <w:rFonts w:asciiTheme="minorHAnsi" w:hAnsiTheme="minorHAnsi" w:cstheme="minorHAnsi"/>
                <w:lang w:val="en-US"/>
              </w:rPr>
            </w:pPr>
          </w:p>
        </w:tc>
      </w:tr>
      <w:tr w:rsidR="00797A48" w:rsidRPr="00630F39" w14:paraId="30BB2709" w14:textId="77777777" w:rsidTr="008A6985">
        <w:trPr>
          <w:tblHeader/>
        </w:trPr>
        <w:tc>
          <w:tcPr>
            <w:tcW w:w="1644" w:type="dxa"/>
          </w:tcPr>
          <w:p w14:paraId="57C040B5" w14:textId="77777777" w:rsidR="00797A48" w:rsidRPr="00630F39" w:rsidRDefault="00797A48" w:rsidP="008A6985">
            <w:pPr>
              <w:keepNext/>
              <w:keepLines/>
              <w:jc w:val="both"/>
              <w:rPr>
                <w:rFonts w:asciiTheme="minorHAnsi" w:hAnsiTheme="minorHAnsi" w:cstheme="minorHAnsi"/>
                <w:lang w:val="en-US"/>
              </w:rPr>
            </w:pPr>
          </w:p>
        </w:tc>
        <w:tc>
          <w:tcPr>
            <w:tcW w:w="1644" w:type="dxa"/>
          </w:tcPr>
          <w:p w14:paraId="057F49A2" w14:textId="77777777" w:rsidR="00797A48" w:rsidRPr="00630F39" w:rsidRDefault="00797A48" w:rsidP="008A6985">
            <w:pPr>
              <w:keepNext/>
              <w:keepLines/>
              <w:jc w:val="both"/>
              <w:rPr>
                <w:rFonts w:asciiTheme="minorHAnsi" w:hAnsiTheme="minorHAnsi" w:cstheme="minorHAnsi"/>
                <w:lang w:val="en-US"/>
              </w:rPr>
            </w:pPr>
          </w:p>
        </w:tc>
        <w:tc>
          <w:tcPr>
            <w:tcW w:w="1872" w:type="dxa"/>
          </w:tcPr>
          <w:p w14:paraId="7F387236" w14:textId="77777777" w:rsidR="00797A48" w:rsidRPr="00630F39" w:rsidRDefault="00797A48" w:rsidP="008A6985">
            <w:pPr>
              <w:keepNext/>
              <w:keepLines/>
              <w:jc w:val="both"/>
              <w:rPr>
                <w:rFonts w:asciiTheme="minorHAnsi" w:hAnsiTheme="minorHAnsi" w:cstheme="minorHAnsi"/>
                <w:lang w:val="en-US"/>
              </w:rPr>
            </w:pPr>
          </w:p>
        </w:tc>
        <w:tc>
          <w:tcPr>
            <w:tcW w:w="4320" w:type="dxa"/>
          </w:tcPr>
          <w:p w14:paraId="338281D2" w14:textId="77777777" w:rsidR="00797A48" w:rsidRPr="00630F39" w:rsidRDefault="00797A48" w:rsidP="008A6985">
            <w:pPr>
              <w:keepNext/>
              <w:keepLines/>
              <w:jc w:val="both"/>
              <w:rPr>
                <w:rFonts w:asciiTheme="minorHAnsi" w:hAnsiTheme="minorHAnsi" w:cstheme="minorHAnsi"/>
                <w:lang w:val="en-US"/>
              </w:rPr>
            </w:pPr>
          </w:p>
        </w:tc>
      </w:tr>
    </w:tbl>
    <w:p w14:paraId="6412990D" w14:textId="77777777" w:rsidR="00B35DC8" w:rsidRPr="00630F39" w:rsidRDefault="00B35DC8" w:rsidP="00797A48">
      <w:pPr>
        <w:jc w:val="both"/>
        <w:rPr>
          <w:rFonts w:asciiTheme="minorHAnsi" w:hAnsiTheme="minorHAnsi" w:cstheme="minorHAnsi"/>
          <w:b/>
          <w:lang w:val="en-US"/>
        </w:rPr>
      </w:pPr>
    </w:p>
    <w:p w14:paraId="13823E98" w14:textId="68D8E694" w:rsidR="00797A48" w:rsidRPr="00630F39" w:rsidRDefault="00797A48" w:rsidP="00797A48">
      <w:pPr>
        <w:jc w:val="both"/>
        <w:rPr>
          <w:rFonts w:asciiTheme="minorHAnsi" w:hAnsiTheme="minorHAnsi" w:cstheme="minorHAnsi"/>
          <w:b/>
          <w:lang w:val="en-US"/>
        </w:rPr>
      </w:pPr>
      <w:r w:rsidRPr="00630F39">
        <w:rPr>
          <w:rFonts w:asciiTheme="minorHAnsi" w:hAnsiTheme="minorHAnsi" w:cstheme="minorHAnsi"/>
          <w:b/>
          <w:lang w:val="en-US"/>
        </w:rPr>
        <w:t>Staff Numbers</w:t>
      </w:r>
    </w:p>
    <w:p w14:paraId="06A8195A" w14:textId="77777777" w:rsidR="00797A48" w:rsidRPr="00630F39" w:rsidRDefault="00797A48" w:rsidP="00797A48">
      <w:pPr>
        <w:jc w:val="both"/>
        <w:rPr>
          <w:rFonts w:asciiTheme="minorHAnsi" w:hAnsiTheme="minorHAnsi" w:cstheme="minorHAnsi"/>
          <w:lang w:val="en-US"/>
        </w:rPr>
      </w:pPr>
      <w:r w:rsidRPr="00630F39">
        <w:rPr>
          <w:rFonts w:asciiTheme="minorHAnsi" w:hAnsiTheme="minorHAnsi" w:cstheme="minorHAnsi"/>
          <w:lang w:val="en-US"/>
        </w:rPr>
        <w:t>Details of staff numbers by function and location must be set out in the table below.</w:t>
      </w:r>
    </w:p>
    <w:p w14:paraId="79E133C9" w14:textId="77777777" w:rsidR="00797A48" w:rsidRPr="00630F39" w:rsidRDefault="00797A48" w:rsidP="00797A48">
      <w:pPr>
        <w:jc w:val="both"/>
        <w:rPr>
          <w:rFonts w:asciiTheme="minorHAnsi" w:hAnsiTheme="minorHAnsi" w:cstheme="minorHAnsi"/>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115" w:type="dxa"/>
          <w:bottom w:w="57" w:type="dxa"/>
          <w:right w:w="115" w:type="dxa"/>
        </w:tblCellMar>
        <w:tblLook w:val="01E0" w:firstRow="1" w:lastRow="1" w:firstColumn="1" w:lastColumn="1" w:noHBand="0" w:noVBand="0"/>
      </w:tblPr>
      <w:tblGrid>
        <w:gridCol w:w="2217"/>
        <w:gridCol w:w="1210"/>
        <w:gridCol w:w="1211"/>
        <w:gridCol w:w="1210"/>
        <w:gridCol w:w="1211"/>
        <w:gridCol w:w="1210"/>
        <w:gridCol w:w="1211"/>
      </w:tblGrid>
      <w:tr w:rsidR="00797A48" w:rsidRPr="00630F39" w14:paraId="6959A44E" w14:textId="77777777" w:rsidTr="008A6985">
        <w:trPr>
          <w:tblHeader/>
        </w:trPr>
        <w:tc>
          <w:tcPr>
            <w:tcW w:w="2217" w:type="dxa"/>
            <w:shd w:val="clear" w:color="auto" w:fill="E6E6E6"/>
          </w:tcPr>
          <w:p w14:paraId="4F8C98A9" w14:textId="77777777" w:rsidR="00797A48" w:rsidRPr="00630F39" w:rsidRDefault="00797A48" w:rsidP="008A6985">
            <w:pPr>
              <w:rPr>
                <w:rFonts w:asciiTheme="minorHAnsi" w:hAnsiTheme="minorHAnsi" w:cstheme="minorHAnsi"/>
                <w:b/>
                <w:lang w:val="en-US"/>
              </w:rPr>
            </w:pPr>
            <w:r w:rsidRPr="00630F39">
              <w:rPr>
                <w:rFonts w:asciiTheme="minorHAnsi" w:hAnsiTheme="minorHAnsi" w:cstheme="minorHAnsi"/>
                <w:b/>
                <w:lang w:val="en-US"/>
              </w:rPr>
              <w:t>Location</w:t>
            </w:r>
          </w:p>
        </w:tc>
        <w:tc>
          <w:tcPr>
            <w:tcW w:w="1210" w:type="dxa"/>
            <w:shd w:val="clear" w:color="auto" w:fill="E6E6E6"/>
          </w:tcPr>
          <w:p w14:paraId="5FC961EF" w14:textId="77777777" w:rsidR="00797A48" w:rsidRPr="00630F39" w:rsidRDefault="00797A48" w:rsidP="008A6985">
            <w:pPr>
              <w:rPr>
                <w:rFonts w:asciiTheme="minorHAnsi" w:hAnsiTheme="minorHAnsi" w:cstheme="minorHAnsi"/>
                <w:b/>
                <w:lang w:val="en-US"/>
              </w:rPr>
            </w:pPr>
            <w:r w:rsidRPr="00630F39">
              <w:rPr>
                <w:rFonts w:asciiTheme="minorHAnsi" w:hAnsiTheme="minorHAnsi" w:cstheme="minorHAnsi"/>
                <w:b/>
                <w:lang w:val="en-US"/>
              </w:rPr>
              <w:t>Total Staff</w:t>
            </w:r>
          </w:p>
        </w:tc>
        <w:tc>
          <w:tcPr>
            <w:tcW w:w="1211" w:type="dxa"/>
            <w:shd w:val="clear" w:color="auto" w:fill="E6E6E6"/>
          </w:tcPr>
          <w:p w14:paraId="4BBF0629" w14:textId="77777777" w:rsidR="00797A48" w:rsidRPr="00630F39" w:rsidRDefault="00797A48" w:rsidP="008A6985">
            <w:pPr>
              <w:rPr>
                <w:rFonts w:asciiTheme="minorHAnsi" w:hAnsiTheme="minorHAnsi" w:cstheme="minorHAnsi"/>
                <w:b/>
                <w:lang w:val="en-US"/>
              </w:rPr>
            </w:pPr>
            <w:r w:rsidRPr="00630F39">
              <w:rPr>
                <w:rFonts w:asciiTheme="minorHAnsi" w:hAnsiTheme="minorHAnsi" w:cstheme="minorHAnsi"/>
                <w:b/>
                <w:lang w:val="en-US"/>
              </w:rPr>
              <w:t>Market / Sales</w:t>
            </w:r>
          </w:p>
        </w:tc>
        <w:tc>
          <w:tcPr>
            <w:tcW w:w="1210" w:type="dxa"/>
            <w:shd w:val="clear" w:color="auto" w:fill="E6E6E6"/>
          </w:tcPr>
          <w:p w14:paraId="7A5C21CA" w14:textId="77777777" w:rsidR="00797A48" w:rsidRPr="00630F39" w:rsidRDefault="00797A48" w:rsidP="008A6985">
            <w:pPr>
              <w:rPr>
                <w:rFonts w:asciiTheme="minorHAnsi" w:hAnsiTheme="minorHAnsi" w:cstheme="minorHAnsi"/>
                <w:b/>
                <w:lang w:val="en-US"/>
              </w:rPr>
            </w:pPr>
            <w:proofErr w:type="spellStart"/>
            <w:r w:rsidRPr="00630F39">
              <w:rPr>
                <w:rFonts w:asciiTheme="minorHAnsi" w:hAnsiTheme="minorHAnsi" w:cstheme="minorHAnsi"/>
                <w:b/>
                <w:lang w:val="en-US"/>
              </w:rPr>
              <w:t>App’n</w:t>
            </w:r>
            <w:proofErr w:type="spellEnd"/>
            <w:r w:rsidRPr="00630F39">
              <w:rPr>
                <w:rFonts w:asciiTheme="minorHAnsi" w:hAnsiTheme="minorHAnsi" w:cstheme="minorHAnsi"/>
                <w:b/>
                <w:lang w:val="en-US"/>
              </w:rPr>
              <w:t xml:space="preserve"> Develop.</w:t>
            </w:r>
          </w:p>
        </w:tc>
        <w:tc>
          <w:tcPr>
            <w:tcW w:w="1211" w:type="dxa"/>
            <w:shd w:val="clear" w:color="auto" w:fill="E6E6E6"/>
          </w:tcPr>
          <w:p w14:paraId="3B894CDA" w14:textId="77777777" w:rsidR="00797A48" w:rsidRPr="00630F39" w:rsidRDefault="00797A48" w:rsidP="008A6985">
            <w:pPr>
              <w:rPr>
                <w:rFonts w:asciiTheme="minorHAnsi" w:hAnsiTheme="minorHAnsi" w:cstheme="minorHAnsi"/>
                <w:b/>
                <w:lang w:val="en-US"/>
              </w:rPr>
            </w:pPr>
            <w:proofErr w:type="spellStart"/>
            <w:r w:rsidRPr="00630F39">
              <w:rPr>
                <w:rFonts w:asciiTheme="minorHAnsi" w:hAnsiTheme="minorHAnsi" w:cstheme="minorHAnsi"/>
                <w:b/>
                <w:lang w:val="en-US"/>
              </w:rPr>
              <w:t>App’n</w:t>
            </w:r>
            <w:proofErr w:type="spellEnd"/>
            <w:r w:rsidRPr="00630F39">
              <w:rPr>
                <w:rFonts w:asciiTheme="minorHAnsi" w:hAnsiTheme="minorHAnsi" w:cstheme="minorHAnsi"/>
                <w:b/>
                <w:lang w:val="en-US"/>
              </w:rPr>
              <w:t xml:space="preserve"> Support</w:t>
            </w:r>
          </w:p>
        </w:tc>
        <w:tc>
          <w:tcPr>
            <w:tcW w:w="1210" w:type="dxa"/>
            <w:shd w:val="clear" w:color="auto" w:fill="E6E6E6"/>
          </w:tcPr>
          <w:p w14:paraId="1D561473" w14:textId="77777777" w:rsidR="00797A48" w:rsidRPr="00630F39" w:rsidRDefault="00797A48" w:rsidP="008A6985">
            <w:pPr>
              <w:rPr>
                <w:rFonts w:asciiTheme="minorHAnsi" w:hAnsiTheme="minorHAnsi" w:cstheme="minorHAnsi"/>
                <w:b/>
                <w:lang w:val="en-US"/>
              </w:rPr>
            </w:pPr>
            <w:r w:rsidRPr="00630F39">
              <w:rPr>
                <w:rFonts w:asciiTheme="minorHAnsi" w:hAnsiTheme="minorHAnsi" w:cstheme="minorHAnsi"/>
                <w:b/>
                <w:lang w:val="en-US"/>
              </w:rPr>
              <w:t>Imp. Support</w:t>
            </w:r>
          </w:p>
        </w:tc>
        <w:tc>
          <w:tcPr>
            <w:tcW w:w="1211" w:type="dxa"/>
            <w:shd w:val="clear" w:color="auto" w:fill="E6E6E6"/>
          </w:tcPr>
          <w:p w14:paraId="0A5B3DAC" w14:textId="77777777" w:rsidR="00797A48" w:rsidRPr="00630F39" w:rsidRDefault="00797A48" w:rsidP="008A6985">
            <w:pPr>
              <w:rPr>
                <w:rFonts w:asciiTheme="minorHAnsi" w:hAnsiTheme="minorHAnsi" w:cstheme="minorHAnsi"/>
                <w:b/>
                <w:lang w:val="en-US"/>
              </w:rPr>
            </w:pPr>
            <w:r w:rsidRPr="00630F39">
              <w:rPr>
                <w:rFonts w:asciiTheme="minorHAnsi" w:hAnsiTheme="minorHAnsi" w:cstheme="minorHAnsi"/>
                <w:b/>
                <w:lang w:val="en-US"/>
              </w:rPr>
              <w:t>Other</w:t>
            </w:r>
          </w:p>
        </w:tc>
      </w:tr>
      <w:tr w:rsidR="00797A48" w:rsidRPr="00630F39" w14:paraId="1235CA0D" w14:textId="77777777" w:rsidTr="008A6985">
        <w:trPr>
          <w:tblHeader/>
        </w:trPr>
        <w:tc>
          <w:tcPr>
            <w:tcW w:w="2217" w:type="dxa"/>
          </w:tcPr>
          <w:p w14:paraId="2F0146B6"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Worldwide</w:t>
            </w:r>
          </w:p>
        </w:tc>
        <w:tc>
          <w:tcPr>
            <w:tcW w:w="1210" w:type="dxa"/>
          </w:tcPr>
          <w:p w14:paraId="5F02900D" w14:textId="77777777" w:rsidR="00797A48" w:rsidRPr="00630F39" w:rsidRDefault="00797A48" w:rsidP="008A6985">
            <w:pPr>
              <w:jc w:val="both"/>
              <w:rPr>
                <w:rFonts w:asciiTheme="minorHAnsi" w:hAnsiTheme="minorHAnsi" w:cstheme="minorHAnsi"/>
                <w:lang w:val="en-US"/>
              </w:rPr>
            </w:pPr>
          </w:p>
        </w:tc>
        <w:tc>
          <w:tcPr>
            <w:tcW w:w="1211" w:type="dxa"/>
          </w:tcPr>
          <w:p w14:paraId="005D3E0F" w14:textId="77777777" w:rsidR="00797A48" w:rsidRPr="00630F39" w:rsidRDefault="00797A48" w:rsidP="008A6985">
            <w:pPr>
              <w:jc w:val="both"/>
              <w:rPr>
                <w:rFonts w:asciiTheme="minorHAnsi" w:hAnsiTheme="minorHAnsi" w:cstheme="minorHAnsi"/>
                <w:lang w:val="en-US"/>
              </w:rPr>
            </w:pPr>
          </w:p>
        </w:tc>
        <w:tc>
          <w:tcPr>
            <w:tcW w:w="1210" w:type="dxa"/>
          </w:tcPr>
          <w:p w14:paraId="1422782E" w14:textId="77777777" w:rsidR="00797A48" w:rsidRPr="00630F39" w:rsidRDefault="00797A48" w:rsidP="008A6985">
            <w:pPr>
              <w:jc w:val="both"/>
              <w:rPr>
                <w:rFonts w:asciiTheme="minorHAnsi" w:hAnsiTheme="minorHAnsi" w:cstheme="minorHAnsi"/>
                <w:lang w:val="en-US"/>
              </w:rPr>
            </w:pPr>
          </w:p>
        </w:tc>
        <w:tc>
          <w:tcPr>
            <w:tcW w:w="1211" w:type="dxa"/>
          </w:tcPr>
          <w:p w14:paraId="09692F11" w14:textId="77777777" w:rsidR="00797A48" w:rsidRPr="00630F39" w:rsidRDefault="00797A48" w:rsidP="008A6985">
            <w:pPr>
              <w:jc w:val="both"/>
              <w:rPr>
                <w:rFonts w:asciiTheme="minorHAnsi" w:hAnsiTheme="minorHAnsi" w:cstheme="minorHAnsi"/>
                <w:lang w:val="en-US"/>
              </w:rPr>
            </w:pPr>
          </w:p>
        </w:tc>
        <w:tc>
          <w:tcPr>
            <w:tcW w:w="1210" w:type="dxa"/>
          </w:tcPr>
          <w:p w14:paraId="233F636B" w14:textId="77777777" w:rsidR="00797A48" w:rsidRPr="00630F39" w:rsidRDefault="00797A48" w:rsidP="008A6985">
            <w:pPr>
              <w:jc w:val="both"/>
              <w:rPr>
                <w:rFonts w:asciiTheme="minorHAnsi" w:hAnsiTheme="minorHAnsi" w:cstheme="minorHAnsi"/>
                <w:lang w:val="en-US"/>
              </w:rPr>
            </w:pPr>
          </w:p>
        </w:tc>
        <w:tc>
          <w:tcPr>
            <w:tcW w:w="1211" w:type="dxa"/>
          </w:tcPr>
          <w:p w14:paraId="51D5CD67" w14:textId="77777777" w:rsidR="00797A48" w:rsidRPr="00630F39" w:rsidRDefault="00797A48" w:rsidP="008A6985">
            <w:pPr>
              <w:jc w:val="both"/>
              <w:rPr>
                <w:rFonts w:asciiTheme="minorHAnsi" w:hAnsiTheme="minorHAnsi" w:cstheme="minorHAnsi"/>
                <w:lang w:val="en-US"/>
              </w:rPr>
            </w:pPr>
          </w:p>
        </w:tc>
      </w:tr>
      <w:tr w:rsidR="00797A48" w:rsidRPr="00630F39" w14:paraId="2A70FAE8" w14:textId="77777777" w:rsidTr="008A6985">
        <w:trPr>
          <w:tblHeader/>
        </w:trPr>
        <w:tc>
          <w:tcPr>
            <w:tcW w:w="2217" w:type="dxa"/>
          </w:tcPr>
          <w:p w14:paraId="34952233"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Home Geography</w:t>
            </w:r>
          </w:p>
        </w:tc>
        <w:tc>
          <w:tcPr>
            <w:tcW w:w="1210" w:type="dxa"/>
          </w:tcPr>
          <w:p w14:paraId="584DD152" w14:textId="77777777" w:rsidR="00797A48" w:rsidRPr="00630F39" w:rsidRDefault="00797A48" w:rsidP="008A6985">
            <w:pPr>
              <w:jc w:val="both"/>
              <w:rPr>
                <w:rFonts w:asciiTheme="minorHAnsi" w:hAnsiTheme="minorHAnsi" w:cstheme="minorHAnsi"/>
                <w:lang w:val="en-US"/>
              </w:rPr>
            </w:pPr>
          </w:p>
        </w:tc>
        <w:tc>
          <w:tcPr>
            <w:tcW w:w="1211" w:type="dxa"/>
          </w:tcPr>
          <w:p w14:paraId="3C642BFA" w14:textId="77777777" w:rsidR="00797A48" w:rsidRPr="00630F39" w:rsidRDefault="00797A48" w:rsidP="008A6985">
            <w:pPr>
              <w:jc w:val="both"/>
              <w:rPr>
                <w:rFonts w:asciiTheme="minorHAnsi" w:hAnsiTheme="minorHAnsi" w:cstheme="minorHAnsi"/>
                <w:lang w:val="en-US"/>
              </w:rPr>
            </w:pPr>
          </w:p>
        </w:tc>
        <w:tc>
          <w:tcPr>
            <w:tcW w:w="1210" w:type="dxa"/>
          </w:tcPr>
          <w:p w14:paraId="69F7F2F4" w14:textId="77777777" w:rsidR="00797A48" w:rsidRPr="00630F39" w:rsidRDefault="00797A48" w:rsidP="008A6985">
            <w:pPr>
              <w:jc w:val="both"/>
              <w:rPr>
                <w:rFonts w:asciiTheme="minorHAnsi" w:hAnsiTheme="minorHAnsi" w:cstheme="minorHAnsi"/>
                <w:lang w:val="en-US"/>
              </w:rPr>
            </w:pPr>
          </w:p>
        </w:tc>
        <w:tc>
          <w:tcPr>
            <w:tcW w:w="1211" w:type="dxa"/>
          </w:tcPr>
          <w:p w14:paraId="68307260" w14:textId="77777777" w:rsidR="00797A48" w:rsidRPr="00630F39" w:rsidRDefault="00797A48" w:rsidP="008A6985">
            <w:pPr>
              <w:jc w:val="both"/>
              <w:rPr>
                <w:rFonts w:asciiTheme="minorHAnsi" w:hAnsiTheme="minorHAnsi" w:cstheme="minorHAnsi"/>
                <w:lang w:val="en-US"/>
              </w:rPr>
            </w:pPr>
          </w:p>
        </w:tc>
        <w:tc>
          <w:tcPr>
            <w:tcW w:w="1210" w:type="dxa"/>
          </w:tcPr>
          <w:p w14:paraId="25A0B0C2" w14:textId="77777777" w:rsidR="00797A48" w:rsidRPr="00630F39" w:rsidRDefault="00797A48" w:rsidP="008A6985">
            <w:pPr>
              <w:jc w:val="both"/>
              <w:rPr>
                <w:rFonts w:asciiTheme="minorHAnsi" w:hAnsiTheme="minorHAnsi" w:cstheme="minorHAnsi"/>
                <w:lang w:val="en-US"/>
              </w:rPr>
            </w:pPr>
          </w:p>
        </w:tc>
        <w:tc>
          <w:tcPr>
            <w:tcW w:w="1211" w:type="dxa"/>
          </w:tcPr>
          <w:p w14:paraId="20A9BAD3" w14:textId="77777777" w:rsidR="00797A48" w:rsidRPr="00630F39" w:rsidRDefault="00797A48" w:rsidP="008A6985">
            <w:pPr>
              <w:jc w:val="both"/>
              <w:rPr>
                <w:rFonts w:asciiTheme="minorHAnsi" w:hAnsiTheme="minorHAnsi" w:cstheme="minorHAnsi"/>
                <w:lang w:val="en-US"/>
              </w:rPr>
            </w:pPr>
          </w:p>
        </w:tc>
      </w:tr>
      <w:tr w:rsidR="00797A48" w:rsidRPr="00630F39" w14:paraId="1C52D797" w14:textId="77777777" w:rsidTr="008A6985">
        <w:trPr>
          <w:tblHeader/>
        </w:trPr>
        <w:tc>
          <w:tcPr>
            <w:tcW w:w="2217" w:type="dxa"/>
          </w:tcPr>
          <w:p w14:paraId="4B567058" w14:textId="77777777" w:rsidR="00797A48" w:rsidRPr="00630F39" w:rsidRDefault="00797A48" w:rsidP="008A6985">
            <w:pPr>
              <w:jc w:val="both"/>
              <w:rPr>
                <w:rFonts w:asciiTheme="minorHAnsi" w:hAnsiTheme="minorHAnsi" w:cstheme="minorHAnsi"/>
                <w:lang w:val="en-US"/>
              </w:rPr>
            </w:pPr>
            <w:r w:rsidRPr="00630F39">
              <w:rPr>
                <w:rFonts w:asciiTheme="minorHAnsi" w:hAnsiTheme="minorHAnsi" w:cstheme="minorHAnsi"/>
                <w:lang w:val="en-US"/>
              </w:rPr>
              <w:t>Hong Kong</w:t>
            </w:r>
          </w:p>
        </w:tc>
        <w:tc>
          <w:tcPr>
            <w:tcW w:w="1210" w:type="dxa"/>
          </w:tcPr>
          <w:p w14:paraId="4E20C68C" w14:textId="77777777" w:rsidR="00797A48" w:rsidRPr="00630F39" w:rsidRDefault="00797A48" w:rsidP="008A6985">
            <w:pPr>
              <w:jc w:val="both"/>
              <w:rPr>
                <w:rFonts w:asciiTheme="minorHAnsi" w:hAnsiTheme="minorHAnsi" w:cstheme="minorHAnsi"/>
                <w:lang w:val="en-US"/>
              </w:rPr>
            </w:pPr>
          </w:p>
        </w:tc>
        <w:tc>
          <w:tcPr>
            <w:tcW w:w="1211" w:type="dxa"/>
          </w:tcPr>
          <w:p w14:paraId="5A6DB5E2" w14:textId="77777777" w:rsidR="00797A48" w:rsidRPr="00630F39" w:rsidRDefault="00797A48" w:rsidP="008A6985">
            <w:pPr>
              <w:jc w:val="both"/>
              <w:rPr>
                <w:rFonts w:asciiTheme="minorHAnsi" w:hAnsiTheme="minorHAnsi" w:cstheme="minorHAnsi"/>
                <w:lang w:val="en-US"/>
              </w:rPr>
            </w:pPr>
          </w:p>
        </w:tc>
        <w:tc>
          <w:tcPr>
            <w:tcW w:w="1210" w:type="dxa"/>
          </w:tcPr>
          <w:p w14:paraId="3DE794D0" w14:textId="77777777" w:rsidR="00797A48" w:rsidRPr="00630F39" w:rsidRDefault="00797A48" w:rsidP="008A6985">
            <w:pPr>
              <w:jc w:val="both"/>
              <w:rPr>
                <w:rFonts w:asciiTheme="minorHAnsi" w:hAnsiTheme="minorHAnsi" w:cstheme="minorHAnsi"/>
                <w:lang w:val="en-US"/>
              </w:rPr>
            </w:pPr>
          </w:p>
        </w:tc>
        <w:tc>
          <w:tcPr>
            <w:tcW w:w="1211" w:type="dxa"/>
          </w:tcPr>
          <w:p w14:paraId="7844D71C" w14:textId="77777777" w:rsidR="00797A48" w:rsidRPr="00630F39" w:rsidRDefault="00797A48" w:rsidP="008A6985">
            <w:pPr>
              <w:jc w:val="both"/>
              <w:rPr>
                <w:rFonts w:asciiTheme="minorHAnsi" w:hAnsiTheme="minorHAnsi" w:cstheme="minorHAnsi"/>
                <w:lang w:val="en-US"/>
              </w:rPr>
            </w:pPr>
          </w:p>
        </w:tc>
        <w:tc>
          <w:tcPr>
            <w:tcW w:w="1210" w:type="dxa"/>
          </w:tcPr>
          <w:p w14:paraId="03FD4E6D" w14:textId="77777777" w:rsidR="00797A48" w:rsidRPr="00630F39" w:rsidRDefault="00797A48" w:rsidP="008A6985">
            <w:pPr>
              <w:jc w:val="both"/>
              <w:rPr>
                <w:rFonts w:asciiTheme="minorHAnsi" w:hAnsiTheme="minorHAnsi" w:cstheme="minorHAnsi"/>
                <w:lang w:val="en-US"/>
              </w:rPr>
            </w:pPr>
          </w:p>
        </w:tc>
        <w:tc>
          <w:tcPr>
            <w:tcW w:w="1211" w:type="dxa"/>
          </w:tcPr>
          <w:p w14:paraId="27B66BD0" w14:textId="77777777" w:rsidR="00797A48" w:rsidRPr="00630F39" w:rsidRDefault="00797A48" w:rsidP="008A6985">
            <w:pPr>
              <w:jc w:val="both"/>
              <w:rPr>
                <w:rFonts w:asciiTheme="minorHAnsi" w:hAnsiTheme="minorHAnsi" w:cstheme="minorHAnsi"/>
                <w:lang w:val="en-US"/>
              </w:rPr>
            </w:pPr>
          </w:p>
        </w:tc>
      </w:tr>
      <w:tr w:rsidR="00797A48" w:rsidRPr="00630F39" w14:paraId="49AA9184" w14:textId="77777777" w:rsidTr="008A6985">
        <w:trPr>
          <w:tblHeader/>
        </w:trPr>
        <w:tc>
          <w:tcPr>
            <w:tcW w:w="2217" w:type="dxa"/>
          </w:tcPr>
          <w:p w14:paraId="31258B35" w14:textId="77777777" w:rsidR="00797A48" w:rsidRPr="00630F39" w:rsidRDefault="00797A48" w:rsidP="008A6985">
            <w:pPr>
              <w:jc w:val="both"/>
              <w:rPr>
                <w:rFonts w:asciiTheme="minorHAnsi" w:hAnsiTheme="minorHAnsi" w:cstheme="minorHAnsi"/>
                <w:lang w:val="en-US"/>
              </w:rPr>
            </w:pPr>
          </w:p>
        </w:tc>
        <w:tc>
          <w:tcPr>
            <w:tcW w:w="1210" w:type="dxa"/>
          </w:tcPr>
          <w:p w14:paraId="085A3172" w14:textId="77777777" w:rsidR="00797A48" w:rsidRPr="00630F39" w:rsidRDefault="00797A48" w:rsidP="008A6985">
            <w:pPr>
              <w:jc w:val="both"/>
              <w:rPr>
                <w:rFonts w:asciiTheme="minorHAnsi" w:hAnsiTheme="minorHAnsi" w:cstheme="minorHAnsi"/>
                <w:lang w:val="en-US"/>
              </w:rPr>
            </w:pPr>
          </w:p>
        </w:tc>
        <w:tc>
          <w:tcPr>
            <w:tcW w:w="1211" w:type="dxa"/>
          </w:tcPr>
          <w:p w14:paraId="072796F1" w14:textId="77777777" w:rsidR="00797A48" w:rsidRPr="00630F39" w:rsidRDefault="00797A48" w:rsidP="008A6985">
            <w:pPr>
              <w:jc w:val="both"/>
              <w:rPr>
                <w:rFonts w:asciiTheme="minorHAnsi" w:hAnsiTheme="minorHAnsi" w:cstheme="minorHAnsi"/>
                <w:lang w:val="en-US"/>
              </w:rPr>
            </w:pPr>
          </w:p>
        </w:tc>
        <w:tc>
          <w:tcPr>
            <w:tcW w:w="1210" w:type="dxa"/>
          </w:tcPr>
          <w:p w14:paraId="14D65BB1" w14:textId="77777777" w:rsidR="00797A48" w:rsidRPr="00630F39" w:rsidRDefault="00797A48" w:rsidP="008A6985">
            <w:pPr>
              <w:jc w:val="both"/>
              <w:rPr>
                <w:rFonts w:asciiTheme="minorHAnsi" w:hAnsiTheme="minorHAnsi" w:cstheme="minorHAnsi"/>
                <w:lang w:val="en-US"/>
              </w:rPr>
            </w:pPr>
          </w:p>
        </w:tc>
        <w:tc>
          <w:tcPr>
            <w:tcW w:w="1211" w:type="dxa"/>
          </w:tcPr>
          <w:p w14:paraId="7E885B5B" w14:textId="77777777" w:rsidR="00797A48" w:rsidRPr="00630F39" w:rsidRDefault="00797A48" w:rsidP="008A6985">
            <w:pPr>
              <w:jc w:val="both"/>
              <w:rPr>
                <w:rFonts w:asciiTheme="minorHAnsi" w:hAnsiTheme="minorHAnsi" w:cstheme="minorHAnsi"/>
                <w:lang w:val="en-US"/>
              </w:rPr>
            </w:pPr>
          </w:p>
        </w:tc>
        <w:tc>
          <w:tcPr>
            <w:tcW w:w="1210" w:type="dxa"/>
          </w:tcPr>
          <w:p w14:paraId="5025ABE4" w14:textId="77777777" w:rsidR="00797A48" w:rsidRPr="00630F39" w:rsidRDefault="00797A48" w:rsidP="008A6985">
            <w:pPr>
              <w:jc w:val="both"/>
              <w:rPr>
                <w:rFonts w:asciiTheme="minorHAnsi" w:hAnsiTheme="minorHAnsi" w:cstheme="minorHAnsi"/>
                <w:lang w:val="en-US"/>
              </w:rPr>
            </w:pPr>
          </w:p>
        </w:tc>
        <w:tc>
          <w:tcPr>
            <w:tcW w:w="1211" w:type="dxa"/>
          </w:tcPr>
          <w:p w14:paraId="50403127" w14:textId="77777777" w:rsidR="00797A48" w:rsidRPr="00630F39" w:rsidRDefault="00797A48" w:rsidP="008A6985">
            <w:pPr>
              <w:jc w:val="both"/>
              <w:rPr>
                <w:rFonts w:asciiTheme="minorHAnsi" w:hAnsiTheme="minorHAnsi" w:cstheme="minorHAnsi"/>
                <w:lang w:val="en-US"/>
              </w:rPr>
            </w:pPr>
          </w:p>
        </w:tc>
      </w:tr>
    </w:tbl>
    <w:p w14:paraId="2F9D4175" w14:textId="1F63892E" w:rsidR="00797A48" w:rsidRPr="00630F39" w:rsidRDefault="00797A48" w:rsidP="00797A48">
      <w:pPr>
        <w:rPr>
          <w:rFonts w:asciiTheme="minorHAnsi" w:hAnsiTheme="minorHAnsi" w:cstheme="minorHAnsi"/>
        </w:rPr>
      </w:pPr>
      <w:bookmarkStart w:id="710" w:name="_Toc101854317"/>
      <w:bookmarkStart w:id="711" w:name="_Toc104279744"/>
      <w:bookmarkStart w:id="712" w:name="_Toc101329758"/>
    </w:p>
    <w:p w14:paraId="489272FE" w14:textId="77777777" w:rsidR="00B35DC8" w:rsidRPr="00630F39" w:rsidRDefault="00B35DC8" w:rsidP="00797A48">
      <w:pPr>
        <w:rPr>
          <w:rFonts w:asciiTheme="minorHAnsi" w:hAnsiTheme="minorHAnsi" w:cstheme="minorHAnsi"/>
        </w:rPr>
      </w:pPr>
    </w:p>
    <w:p w14:paraId="36EF4AA2" w14:textId="0D6EB063" w:rsidR="00797A48" w:rsidRPr="00630F39" w:rsidRDefault="00B35DC8" w:rsidP="00B35DC8">
      <w:pPr>
        <w:pStyle w:val="Heading3"/>
        <w:rPr>
          <w:rFonts w:asciiTheme="minorHAnsi" w:hAnsiTheme="minorHAnsi" w:cstheme="minorHAnsi"/>
        </w:rPr>
      </w:pPr>
      <w:bookmarkStart w:id="713" w:name="_Toc101329760"/>
      <w:bookmarkStart w:id="714" w:name="_Toc101854320"/>
      <w:bookmarkStart w:id="715" w:name="_Toc104279747"/>
      <w:bookmarkStart w:id="716" w:name="_Toc271198245"/>
      <w:bookmarkStart w:id="717" w:name="_Toc300559662"/>
      <w:bookmarkStart w:id="718" w:name="_Toc122524207"/>
      <w:bookmarkEnd w:id="710"/>
      <w:bookmarkEnd w:id="711"/>
      <w:bookmarkEnd w:id="712"/>
      <w:r w:rsidRPr="00630F39">
        <w:rPr>
          <w:rFonts w:asciiTheme="minorHAnsi" w:hAnsiTheme="minorHAnsi" w:cstheme="minorHAnsi"/>
        </w:rPr>
        <w:t>5.</w:t>
      </w:r>
      <w:r w:rsidR="00797A48" w:rsidRPr="00630F39">
        <w:rPr>
          <w:rFonts w:asciiTheme="minorHAnsi" w:hAnsiTheme="minorHAnsi" w:cstheme="minorHAnsi"/>
        </w:rPr>
        <w:t>1.</w:t>
      </w:r>
      <w:r w:rsidRPr="00630F39">
        <w:rPr>
          <w:rFonts w:asciiTheme="minorHAnsi" w:hAnsiTheme="minorHAnsi" w:cstheme="minorHAnsi"/>
        </w:rPr>
        <w:t>3</w:t>
      </w:r>
      <w:r w:rsidR="00797A48" w:rsidRPr="00630F39">
        <w:rPr>
          <w:rFonts w:asciiTheme="minorHAnsi" w:hAnsiTheme="minorHAnsi" w:cstheme="minorHAnsi"/>
        </w:rPr>
        <w:t xml:space="preserve"> Current Projects and Resourcing</w:t>
      </w:r>
      <w:bookmarkEnd w:id="713"/>
      <w:bookmarkEnd w:id="714"/>
      <w:bookmarkEnd w:id="715"/>
      <w:bookmarkEnd w:id="716"/>
      <w:bookmarkEnd w:id="717"/>
      <w:bookmarkEnd w:id="718"/>
    </w:p>
    <w:p w14:paraId="6A7180B5" w14:textId="77777777" w:rsidR="00B35DC8" w:rsidRPr="00630F39" w:rsidRDefault="00B35DC8" w:rsidP="00B35DC8">
      <w:pPr>
        <w:rPr>
          <w:rFonts w:asciiTheme="minorHAnsi" w:hAnsiTheme="minorHAnsi" w:cstheme="minorHAnsi"/>
          <w:lang w:val="en-US"/>
        </w:rPr>
      </w:pPr>
    </w:p>
    <w:tbl>
      <w:tblPr>
        <w:tblW w:w="95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115" w:type="dxa"/>
          <w:bottom w:w="57" w:type="dxa"/>
          <w:right w:w="115" w:type="dxa"/>
        </w:tblCellMar>
        <w:tblLook w:val="01E0" w:firstRow="1" w:lastRow="1" w:firstColumn="1" w:lastColumn="1" w:noHBand="0" w:noVBand="0"/>
      </w:tblPr>
      <w:tblGrid>
        <w:gridCol w:w="941"/>
        <w:gridCol w:w="477"/>
        <w:gridCol w:w="482"/>
        <w:gridCol w:w="480"/>
        <w:gridCol w:w="483"/>
        <w:gridCol w:w="482"/>
        <w:gridCol w:w="482"/>
        <w:gridCol w:w="477"/>
        <w:gridCol w:w="479"/>
        <w:gridCol w:w="484"/>
        <w:gridCol w:w="482"/>
        <w:gridCol w:w="484"/>
        <w:gridCol w:w="477"/>
        <w:gridCol w:w="477"/>
        <w:gridCol w:w="482"/>
        <w:gridCol w:w="480"/>
        <w:gridCol w:w="483"/>
        <w:gridCol w:w="482"/>
        <w:gridCol w:w="482"/>
      </w:tblGrid>
      <w:tr w:rsidR="00797A48" w:rsidRPr="00630F39" w14:paraId="789524D3" w14:textId="77777777" w:rsidTr="00D708BB">
        <w:trPr>
          <w:tblHeader/>
        </w:trPr>
        <w:tc>
          <w:tcPr>
            <w:tcW w:w="941" w:type="dxa"/>
            <w:vMerge w:val="restart"/>
            <w:shd w:val="clear" w:color="auto" w:fill="E6E6E6"/>
            <w:vAlign w:val="center"/>
          </w:tcPr>
          <w:p w14:paraId="150EFD39" w14:textId="77777777" w:rsidR="00797A48" w:rsidRPr="00630F39" w:rsidRDefault="00797A48" w:rsidP="008A6985">
            <w:pPr>
              <w:jc w:val="center"/>
              <w:rPr>
                <w:rFonts w:asciiTheme="minorHAnsi" w:hAnsiTheme="minorHAnsi" w:cstheme="minorHAnsi"/>
                <w:b/>
                <w:lang w:val="en-US"/>
              </w:rPr>
            </w:pPr>
            <w:bookmarkStart w:id="719" w:name="_Toc101329761"/>
            <w:bookmarkStart w:id="720" w:name="_Toc101854321"/>
            <w:bookmarkStart w:id="721" w:name="_Toc104279748"/>
            <w:r w:rsidRPr="00630F39">
              <w:rPr>
                <w:rFonts w:asciiTheme="minorHAnsi" w:hAnsiTheme="minorHAnsi" w:cstheme="minorHAnsi"/>
                <w:b/>
                <w:lang w:val="en-US"/>
              </w:rPr>
              <w:t>Project</w:t>
            </w:r>
          </w:p>
        </w:tc>
        <w:tc>
          <w:tcPr>
            <w:tcW w:w="8655" w:type="dxa"/>
            <w:gridSpan w:val="18"/>
            <w:shd w:val="clear" w:color="auto" w:fill="E6E6E6"/>
            <w:vAlign w:val="center"/>
          </w:tcPr>
          <w:p w14:paraId="7B153B69" w14:textId="77777777" w:rsidR="00797A48" w:rsidRPr="00630F39" w:rsidRDefault="00797A48" w:rsidP="008A6985">
            <w:pPr>
              <w:jc w:val="center"/>
              <w:rPr>
                <w:rFonts w:asciiTheme="minorHAnsi" w:hAnsiTheme="minorHAnsi" w:cstheme="minorHAnsi"/>
                <w:b/>
                <w:lang w:val="en-US"/>
              </w:rPr>
            </w:pPr>
            <w:r w:rsidRPr="00630F39">
              <w:rPr>
                <w:rFonts w:asciiTheme="minorHAnsi" w:eastAsia="Arial Unicode MS" w:hAnsiTheme="minorHAnsi" w:cstheme="minorHAnsi"/>
                <w:b/>
              </w:rPr>
              <w:t>Number of Full Time Equivalent Implementation Support Resources Engaged</w:t>
            </w:r>
          </w:p>
        </w:tc>
      </w:tr>
      <w:tr w:rsidR="00797A48" w:rsidRPr="00630F39" w14:paraId="33CABA26" w14:textId="77777777" w:rsidTr="00D708BB">
        <w:trPr>
          <w:tblHeader/>
        </w:trPr>
        <w:tc>
          <w:tcPr>
            <w:tcW w:w="941" w:type="dxa"/>
            <w:vMerge/>
          </w:tcPr>
          <w:p w14:paraId="0CB2B242" w14:textId="77777777" w:rsidR="00797A48" w:rsidRPr="00630F39" w:rsidRDefault="00797A48" w:rsidP="008A6985">
            <w:pPr>
              <w:jc w:val="both"/>
              <w:rPr>
                <w:rFonts w:asciiTheme="minorHAnsi" w:hAnsiTheme="minorHAnsi" w:cstheme="minorHAnsi"/>
                <w:lang w:val="en-US"/>
              </w:rPr>
            </w:pPr>
          </w:p>
        </w:tc>
        <w:tc>
          <w:tcPr>
            <w:tcW w:w="2886" w:type="dxa"/>
            <w:gridSpan w:val="6"/>
            <w:tcBorders>
              <w:bottom w:val="single" w:sz="4" w:space="0" w:color="auto"/>
            </w:tcBorders>
            <w:vAlign w:val="center"/>
          </w:tcPr>
          <w:p w14:paraId="3E6D4E57" w14:textId="01808D8E" w:rsidR="00797A48" w:rsidRPr="00630F39" w:rsidRDefault="00441AE1" w:rsidP="008A6985">
            <w:pPr>
              <w:jc w:val="center"/>
              <w:rPr>
                <w:rFonts w:asciiTheme="minorHAnsi" w:hAnsiTheme="minorHAnsi" w:cstheme="minorHAnsi"/>
                <w:lang w:val="en-US"/>
              </w:rPr>
            </w:pPr>
            <w:r w:rsidRPr="00630F39">
              <w:rPr>
                <w:rFonts w:asciiTheme="minorHAnsi" w:eastAsia="Arial Unicode MS" w:hAnsiTheme="minorHAnsi" w:cstheme="minorHAnsi"/>
                <w:b/>
              </w:rPr>
              <w:t>Sep</w:t>
            </w:r>
            <w:r w:rsidR="00797A48" w:rsidRPr="00630F39">
              <w:rPr>
                <w:rFonts w:asciiTheme="minorHAnsi" w:eastAsia="Arial Unicode MS" w:hAnsiTheme="minorHAnsi" w:cstheme="minorHAnsi"/>
                <w:b/>
              </w:rPr>
              <w:t xml:space="preserve"> – Dec 20</w:t>
            </w:r>
            <w:r w:rsidR="00CD5CAC" w:rsidRPr="00630F39">
              <w:rPr>
                <w:rFonts w:asciiTheme="minorHAnsi" w:eastAsia="Arial Unicode MS" w:hAnsiTheme="minorHAnsi" w:cstheme="minorHAnsi"/>
                <w:b/>
              </w:rPr>
              <w:t>2</w:t>
            </w:r>
            <w:r w:rsidR="00D708BB">
              <w:rPr>
                <w:rFonts w:asciiTheme="minorHAnsi" w:eastAsia="Arial Unicode MS" w:hAnsiTheme="minorHAnsi" w:cstheme="minorHAnsi"/>
                <w:b/>
              </w:rPr>
              <w:t>2</w:t>
            </w:r>
          </w:p>
        </w:tc>
        <w:tc>
          <w:tcPr>
            <w:tcW w:w="5769" w:type="dxa"/>
            <w:gridSpan w:val="12"/>
            <w:tcBorders>
              <w:bottom w:val="single" w:sz="4" w:space="0" w:color="auto"/>
            </w:tcBorders>
            <w:vAlign w:val="center"/>
          </w:tcPr>
          <w:p w14:paraId="02633A93" w14:textId="1DFD671F" w:rsidR="00797A48" w:rsidRPr="00630F39" w:rsidRDefault="00797A48" w:rsidP="008A6985">
            <w:pPr>
              <w:jc w:val="center"/>
              <w:rPr>
                <w:rFonts w:asciiTheme="minorHAnsi" w:hAnsiTheme="minorHAnsi" w:cstheme="minorHAnsi"/>
                <w:lang w:val="en-US"/>
              </w:rPr>
            </w:pPr>
            <w:r w:rsidRPr="00630F39">
              <w:rPr>
                <w:rFonts w:asciiTheme="minorHAnsi" w:eastAsia="Arial Unicode MS" w:hAnsiTheme="minorHAnsi" w:cstheme="minorHAnsi"/>
                <w:b/>
              </w:rPr>
              <w:t>Jan – Dec 20</w:t>
            </w:r>
            <w:r w:rsidR="00CD5CAC" w:rsidRPr="00630F39">
              <w:rPr>
                <w:rFonts w:asciiTheme="minorHAnsi" w:eastAsia="Arial Unicode MS" w:hAnsiTheme="minorHAnsi" w:cstheme="minorHAnsi"/>
                <w:b/>
              </w:rPr>
              <w:t>2</w:t>
            </w:r>
            <w:r w:rsidR="00D708BB">
              <w:rPr>
                <w:rFonts w:asciiTheme="minorHAnsi" w:eastAsia="Arial Unicode MS" w:hAnsiTheme="minorHAnsi" w:cstheme="minorHAnsi"/>
                <w:b/>
              </w:rPr>
              <w:t>3</w:t>
            </w:r>
          </w:p>
        </w:tc>
      </w:tr>
      <w:tr w:rsidR="00797A48" w:rsidRPr="00630F39" w14:paraId="63F185DC" w14:textId="77777777" w:rsidTr="00D708BB">
        <w:trPr>
          <w:tblHeader/>
        </w:trPr>
        <w:tc>
          <w:tcPr>
            <w:tcW w:w="941" w:type="dxa"/>
            <w:vMerge/>
          </w:tcPr>
          <w:p w14:paraId="035405BF" w14:textId="77777777" w:rsidR="00797A48" w:rsidRPr="00630F39" w:rsidRDefault="00797A48" w:rsidP="008A6985">
            <w:pPr>
              <w:jc w:val="both"/>
              <w:rPr>
                <w:rFonts w:asciiTheme="minorHAnsi" w:hAnsiTheme="minorHAnsi" w:cstheme="minorHAnsi"/>
                <w:lang w:val="en-US"/>
              </w:rPr>
            </w:pPr>
          </w:p>
        </w:tc>
        <w:tc>
          <w:tcPr>
            <w:tcW w:w="477" w:type="dxa"/>
            <w:shd w:val="clear" w:color="auto" w:fill="E0E0E0"/>
          </w:tcPr>
          <w:p w14:paraId="496D34DF" w14:textId="77777777" w:rsidR="00797A48" w:rsidRPr="00630F39" w:rsidRDefault="00797A48" w:rsidP="008A6985">
            <w:pPr>
              <w:jc w:val="center"/>
              <w:rPr>
                <w:rFonts w:asciiTheme="minorHAnsi" w:hAnsiTheme="minorHAnsi" w:cstheme="minorHAnsi"/>
                <w:b/>
                <w:lang w:val="en-US"/>
              </w:rPr>
            </w:pPr>
            <w:r w:rsidRPr="00630F39">
              <w:rPr>
                <w:rFonts w:asciiTheme="minorHAnsi" w:hAnsiTheme="minorHAnsi" w:cstheme="minorHAnsi"/>
                <w:b/>
                <w:lang w:val="en-US"/>
              </w:rPr>
              <w:t>J</w:t>
            </w:r>
          </w:p>
        </w:tc>
        <w:tc>
          <w:tcPr>
            <w:tcW w:w="482" w:type="dxa"/>
            <w:shd w:val="clear" w:color="auto" w:fill="E0E0E0"/>
          </w:tcPr>
          <w:p w14:paraId="7D922999" w14:textId="77777777" w:rsidR="00797A48" w:rsidRPr="00630F39" w:rsidRDefault="00797A48" w:rsidP="008A6985">
            <w:pPr>
              <w:keepNext/>
              <w:jc w:val="center"/>
              <w:rPr>
                <w:rFonts w:asciiTheme="minorHAnsi" w:eastAsia="Arial Unicode MS" w:hAnsiTheme="minorHAnsi" w:cstheme="minorHAnsi"/>
                <w:b/>
              </w:rPr>
            </w:pPr>
            <w:r w:rsidRPr="00630F39">
              <w:rPr>
                <w:rFonts w:asciiTheme="minorHAnsi" w:eastAsia="Arial Unicode MS" w:hAnsiTheme="minorHAnsi" w:cstheme="minorHAnsi"/>
                <w:b/>
              </w:rPr>
              <w:t>A</w:t>
            </w:r>
          </w:p>
        </w:tc>
        <w:tc>
          <w:tcPr>
            <w:tcW w:w="480" w:type="dxa"/>
            <w:shd w:val="clear" w:color="auto" w:fill="E0E0E0"/>
          </w:tcPr>
          <w:p w14:paraId="6B52DA93" w14:textId="77777777" w:rsidR="00797A48" w:rsidRPr="00630F39" w:rsidRDefault="00797A48" w:rsidP="008A6985">
            <w:pPr>
              <w:keepNext/>
              <w:jc w:val="center"/>
              <w:rPr>
                <w:rFonts w:asciiTheme="minorHAnsi" w:eastAsia="Arial Unicode MS" w:hAnsiTheme="minorHAnsi" w:cstheme="minorHAnsi"/>
                <w:b/>
              </w:rPr>
            </w:pPr>
            <w:r w:rsidRPr="00630F39">
              <w:rPr>
                <w:rFonts w:asciiTheme="minorHAnsi" w:eastAsia="Arial Unicode MS" w:hAnsiTheme="minorHAnsi" w:cstheme="minorHAnsi"/>
                <w:b/>
              </w:rPr>
              <w:t>S</w:t>
            </w:r>
          </w:p>
        </w:tc>
        <w:tc>
          <w:tcPr>
            <w:tcW w:w="483" w:type="dxa"/>
            <w:shd w:val="clear" w:color="auto" w:fill="E0E0E0"/>
          </w:tcPr>
          <w:p w14:paraId="64982D51" w14:textId="77777777" w:rsidR="00797A48" w:rsidRPr="00630F39" w:rsidRDefault="00797A48" w:rsidP="008A6985">
            <w:pPr>
              <w:keepNext/>
              <w:jc w:val="center"/>
              <w:rPr>
                <w:rFonts w:asciiTheme="minorHAnsi" w:eastAsia="Arial Unicode MS" w:hAnsiTheme="minorHAnsi" w:cstheme="minorHAnsi"/>
                <w:b/>
              </w:rPr>
            </w:pPr>
            <w:r w:rsidRPr="00630F39">
              <w:rPr>
                <w:rFonts w:asciiTheme="minorHAnsi" w:eastAsia="Arial Unicode MS" w:hAnsiTheme="minorHAnsi" w:cstheme="minorHAnsi"/>
                <w:b/>
              </w:rPr>
              <w:t>O</w:t>
            </w:r>
          </w:p>
        </w:tc>
        <w:tc>
          <w:tcPr>
            <w:tcW w:w="482" w:type="dxa"/>
            <w:shd w:val="clear" w:color="auto" w:fill="E0E0E0"/>
          </w:tcPr>
          <w:p w14:paraId="3D0F5644" w14:textId="77777777" w:rsidR="00797A48" w:rsidRPr="00630F39" w:rsidRDefault="00797A48" w:rsidP="008A6985">
            <w:pPr>
              <w:keepNext/>
              <w:jc w:val="center"/>
              <w:rPr>
                <w:rFonts w:asciiTheme="minorHAnsi" w:eastAsia="Arial Unicode MS" w:hAnsiTheme="minorHAnsi" w:cstheme="minorHAnsi"/>
                <w:b/>
              </w:rPr>
            </w:pPr>
            <w:r w:rsidRPr="00630F39">
              <w:rPr>
                <w:rFonts w:asciiTheme="minorHAnsi" w:eastAsia="Arial Unicode MS" w:hAnsiTheme="minorHAnsi" w:cstheme="minorHAnsi"/>
                <w:b/>
              </w:rPr>
              <w:t>N</w:t>
            </w:r>
          </w:p>
        </w:tc>
        <w:tc>
          <w:tcPr>
            <w:tcW w:w="482" w:type="dxa"/>
            <w:shd w:val="clear" w:color="auto" w:fill="E0E0E0"/>
          </w:tcPr>
          <w:p w14:paraId="106D4061" w14:textId="77777777" w:rsidR="00797A48" w:rsidRPr="00630F39" w:rsidRDefault="00797A48" w:rsidP="008A6985">
            <w:pPr>
              <w:keepNext/>
              <w:jc w:val="center"/>
              <w:rPr>
                <w:rFonts w:asciiTheme="minorHAnsi" w:eastAsia="Arial Unicode MS" w:hAnsiTheme="minorHAnsi" w:cstheme="minorHAnsi"/>
                <w:b/>
              </w:rPr>
            </w:pPr>
            <w:r w:rsidRPr="00630F39">
              <w:rPr>
                <w:rFonts w:asciiTheme="minorHAnsi" w:eastAsia="Arial Unicode MS" w:hAnsiTheme="minorHAnsi" w:cstheme="minorHAnsi"/>
                <w:b/>
              </w:rPr>
              <w:t>D</w:t>
            </w:r>
          </w:p>
        </w:tc>
        <w:tc>
          <w:tcPr>
            <w:tcW w:w="477" w:type="dxa"/>
            <w:shd w:val="clear" w:color="auto" w:fill="E0E0E0"/>
          </w:tcPr>
          <w:p w14:paraId="4A4B7C44" w14:textId="77777777" w:rsidR="00797A48" w:rsidRPr="00630F39" w:rsidRDefault="00797A48" w:rsidP="008A6985">
            <w:pPr>
              <w:keepNext/>
              <w:jc w:val="center"/>
              <w:rPr>
                <w:rFonts w:asciiTheme="minorHAnsi" w:eastAsia="Arial Unicode MS" w:hAnsiTheme="minorHAnsi" w:cstheme="minorHAnsi"/>
                <w:b/>
              </w:rPr>
            </w:pPr>
            <w:r w:rsidRPr="00630F39">
              <w:rPr>
                <w:rFonts w:asciiTheme="minorHAnsi" w:eastAsia="Arial Unicode MS" w:hAnsiTheme="minorHAnsi" w:cstheme="minorHAnsi"/>
                <w:b/>
              </w:rPr>
              <w:t>J</w:t>
            </w:r>
          </w:p>
        </w:tc>
        <w:tc>
          <w:tcPr>
            <w:tcW w:w="479" w:type="dxa"/>
            <w:shd w:val="clear" w:color="auto" w:fill="E0E0E0"/>
          </w:tcPr>
          <w:p w14:paraId="4CEB0AEE" w14:textId="77777777" w:rsidR="00797A48" w:rsidRPr="00630F39" w:rsidRDefault="00797A48" w:rsidP="008A6985">
            <w:pPr>
              <w:keepNext/>
              <w:jc w:val="center"/>
              <w:rPr>
                <w:rFonts w:asciiTheme="minorHAnsi" w:eastAsia="Arial Unicode MS" w:hAnsiTheme="minorHAnsi" w:cstheme="minorHAnsi"/>
                <w:b/>
              </w:rPr>
            </w:pPr>
            <w:r w:rsidRPr="00630F39">
              <w:rPr>
                <w:rFonts w:asciiTheme="minorHAnsi" w:eastAsia="Arial Unicode MS" w:hAnsiTheme="minorHAnsi" w:cstheme="minorHAnsi"/>
                <w:b/>
              </w:rPr>
              <w:t>F</w:t>
            </w:r>
          </w:p>
        </w:tc>
        <w:tc>
          <w:tcPr>
            <w:tcW w:w="484" w:type="dxa"/>
            <w:shd w:val="clear" w:color="auto" w:fill="E0E0E0"/>
          </w:tcPr>
          <w:p w14:paraId="700F1836" w14:textId="77777777" w:rsidR="00797A48" w:rsidRPr="00630F39" w:rsidRDefault="00797A48" w:rsidP="008A6985">
            <w:pPr>
              <w:keepNext/>
              <w:jc w:val="center"/>
              <w:rPr>
                <w:rFonts w:asciiTheme="minorHAnsi" w:eastAsia="Arial Unicode MS" w:hAnsiTheme="minorHAnsi" w:cstheme="minorHAnsi"/>
                <w:b/>
              </w:rPr>
            </w:pPr>
            <w:r w:rsidRPr="00630F39">
              <w:rPr>
                <w:rFonts w:asciiTheme="minorHAnsi" w:eastAsia="Arial Unicode MS" w:hAnsiTheme="minorHAnsi" w:cstheme="minorHAnsi"/>
                <w:b/>
              </w:rPr>
              <w:t>M</w:t>
            </w:r>
          </w:p>
        </w:tc>
        <w:tc>
          <w:tcPr>
            <w:tcW w:w="482" w:type="dxa"/>
            <w:shd w:val="clear" w:color="auto" w:fill="E0E0E0"/>
          </w:tcPr>
          <w:p w14:paraId="0E20C1F6" w14:textId="77777777" w:rsidR="00797A48" w:rsidRPr="00630F39" w:rsidRDefault="00797A48" w:rsidP="008A6985">
            <w:pPr>
              <w:keepNext/>
              <w:jc w:val="center"/>
              <w:rPr>
                <w:rFonts w:asciiTheme="minorHAnsi" w:eastAsia="Arial Unicode MS" w:hAnsiTheme="minorHAnsi" w:cstheme="minorHAnsi"/>
                <w:b/>
              </w:rPr>
            </w:pPr>
            <w:r w:rsidRPr="00630F39">
              <w:rPr>
                <w:rFonts w:asciiTheme="minorHAnsi" w:eastAsia="Arial Unicode MS" w:hAnsiTheme="minorHAnsi" w:cstheme="minorHAnsi"/>
                <w:b/>
              </w:rPr>
              <w:t>A</w:t>
            </w:r>
          </w:p>
        </w:tc>
        <w:tc>
          <w:tcPr>
            <w:tcW w:w="484" w:type="dxa"/>
            <w:shd w:val="clear" w:color="auto" w:fill="E0E0E0"/>
          </w:tcPr>
          <w:p w14:paraId="19BDB50A" w14:textId="77777777" w:rsidR="00797A48" w:rsidRPr="00630F39" w:rsidRDefault="00797A48" w:rsidP="008A6985">
            <w:pPr>
              <w:keepNext/>
              <w:jc w:val="center"/>
              <w:rPr>
                <w:rFonts w:asciiTheme="minorHAnsi" w:eastAsia="Arial Unicode MS" w:hAnsiTheme="minorHAnsi" w:cstheme="minorHAnsi"/>
                <w:b/>
              </w:rPr>
            </w:pPr>
            <w:r w:rsidRPr="00630F39">
              <w:rPr>
                <w:rFonts w:asciiTheme="minorHAnsi" w:eastAsia="Arial Unicode MS" w:hAnsiTheme="minorHAnsi" w:cstheme="minorHAnsi"/>
                <w:b/>
              </w:rPr>
              <w:t>M</w:t>
            </w:r>
          </w:p>
        </w:tc>
        <w:tc>
          <w:tcPr>
            <w:tcW w:w="477" w:type="dxa"/>
            <w:shd w:val="clear" w:color="auto" w:fill="E0E0E0"/>
          </w:tcPr>
          <w:p w14:paraId="1DD6FCBA" w14:textId="77777777" w:rsidR="00797A48" w:rsidRPr="00630F39" w:rsidRDefault="00797A48" w:rsidP="008A6985">
            <w:pPr>
              <w:keepNext/>
              <w:jc w:val="center"/>
              <w:rPr>
                <w:rFonts w:asciiTheme="minorHAnsi" w:eastAsia="Arial Unicode MS" w:hAnsiTheme="minorHAnsi" w:cstheme="minorHAnsi"/>
                <w:b/>
              </w:rPr>
            </w:pPr>
            <w:r w:rsidRPr="00630F39">
              <w:rPr>
                <w:rFonts w:asciiTheme="minorHAnsi" w:eastAsia="Arial Unicode MS" w:hAnsiTheme="minorHAnsi" w:cstheme="minorHAnsi"/>
                <w:b/>
              </w:rPr>
              <w:t>J</w:t>
            </w:r>
          </w:p>
        </w:tc>
        <w:tc>
          <w:tcPr>
            <w:tcW w:w="477" w:type="dxa"/>
            <w:shd w:val="clear" w:color="auto" w:fill="E0E0E0"/>
          </w:tcPr>
          <w:p w14:paraId="5BAA38F8" w14:textId="77777777" w:rsidR="00797A48" w:rsidRPr="00630F39" w:rsidRDefault="00797A48" w:rsidP="008A6985">
            <w:pPr>
              <w:keepNext/>
              <w:jc w:val="center"/>
              <w:rPr>
                <w:rFonts w:asciiTheme="minorHAnsi" w:eastAsia="Arial Unicode MS" w:hAnsiTheme="minorHAnsi" w:cstheme="minorHAnsi"/>
                <w:b/>
              </w:rPr>
            </w:pPr>
            <w:r w:rsidRPr="00630F39">
              <w:rPr>
                <w:rFonts w:asciiTheme="minorHAnsi" w:eastAsia="Arial Unicode MS" w:hAnsiTheme="minorHAnsi" w:cstheme="minorHAnsi"/>
                <w:b/>
              </w:rPr>
              <w:t>J</w:t>
            </w:r>
          </w:p>
        </w:tc>
        <w:tc>
          <w:tcPr>
            <w:tcW w:w="482" w:type="dxa"/>
            <w:shd w:val="clear" w:color="auto" w:fill="E0E0E0"/>
          </w:tcPr>
          <w:p w14:paraId="2C587449" w14:textId="77777777" w:rsidR="00797A48" w:rsidRPr="00630F39" w:rsidRDefault="00797A48" w:rsidP="008A6985">
            <w:pPr>
              <w:keepNext/>
              <w:jc w:val="center"/>
              <w:rPr>
                <w:rFonts w:asciiTheme="minorHAnsi" w:eastAsia="Arial Unicode MS" w:hAnsiTheme="minorHAnsi" w:cstheme="minorHAnsi"/>
                <w:b/>
              </w:rPr>
            </w:pPr>
            <w:r w:rsidRPr="00630F39">
              <w:rPr>
                <w:rFonts w:asciiTheme="minorHAnsi" w:eastAsia="Arial Unicode MS" w:hAnsiTheme="minorHAnsi" w:cstheme="minorHAnsi"/>
                <w:b/>
              </w:rPr>
              <w:t>A</w:t>
            </w:r>
          </w:p>
        </w:tc>
        <w:tc>
          <w:tcPr>
            <w:tcW w:w="480" w:type="dxa"/>
            <w:shd w:val="clear" w:color="auto" w:fill="E0E0E0"/>
          </w:tcPr>
          <w:p w14:paraId="5871E777" w14:textId="77777777" w:rsidR="00797A48" w:rsidRPr="00630F39" w:rsidRDefault="00797A48" w:rsidP="008A6985">
            <w:pPr>
              <w:keepNext/>
              <w:jc w:val="center"/>
              <w:rPr>
                <w:rFonts w:asciiTheme="minorHAnsi" w:eastAsia="Arial Unicode MS" w:hAnsiTheme="minorHAnsi" w:cstheme="minorHAnsi"/>
                <w:b/>
              </w:rPr>
            </w:pPr>
            <w:r w:rsidRPr="00630F39">
              <w:rPr>
                <w:rFonts w:asciiTheme="minorHAnsi" w:eastAsia="Arial Unicode MS" w:hAnsiTheme="minorHAnsi" w:cstheme="minorHAnsi"/>
                <w:b/>
              </w:rPr>
              <w:t>S</w:t>
            </w:r>
          </w:p>
        </w:tc>
        <w:tc>
          <w:tcPr>
            <w:tcW w:w="483" w:type="dxa"/>
            <w:shd w:val="clear" w:color="auto" w:fill="E0E0E0"/>
          </w:tcPr>
          <w:p w14:paraId="24C99CFE" w14:textId="77777777" w:rsidR="00797A48" w:rsidRPr="00630F39" w:rsidRDefault="00797A48" w:rsidP="008A6985">
            <w:pPr>
              <w:keepNext/>
              <w:jc w:val="center"/>
              <w:rPr>
                <w:rFonts w:asciiTheme="minorHAnsi" w:eastAsia="Arial Unicode MS" w:hAnsiTheme="minorHAnsi" w:cstheme="minorHAnsi"/>
                <w:b/>
              </w:rPr>
            </w:pPr>
            <w:r w:rsidRPr="00630F39">
              <w:rPr>
                <w:rFonts w:asciiTheme="minorHAnsi" w:eastAsia="Arial Unicode MS" w:hAnsiTheme="minorHAnsi" w:cstheme="minorHAnsi"/>
                <w:b/>
              </w:rPr>
              <w:t>O</w:t>
            </w:r>
          </w:p>
        </w:tc>
        <w:tc>
          <w:tcPr>
            <w:tcW w:w="482" w:type="dxa"/>
            <w:shd w:val="clear" w:color="auto" w:fill="E0E0E0"/>
          </w:tcPr>
          <w:p w14:paraId="6598912A" w14:textId="77777777" w:rsidR="00797A48" w:rsidRPr="00630F39" w:rsidRDefault="00797A48" w:rsidP="008A6985">
            <w:pPr>
              <w:keepNext/>
              <w:jc w:val="center"/>
              <w:rPr>
                <w:rFonts w:asciiTheme="minorHAnsi" w:eastAsia="Arial Unicode MS" w:hAnsiTheme="minorHAnsi" w:cstheme="minorHAnsi"/>
                <w:b/>
              </w:rPr>
            </w:pPr>
            <w:r w:rsidRPr="00630F39">
              <w:rPr>
                <w:rFonts w:asciiTheme="minorHAnsi" w:eastAsia="Arial Unicode MS" w:hAnsiTheme="minorHAnsi" w:cstheme="minorHAnsi"/>
                <w:b/>
              </w:rPr>
              <w:t>N</w:t>
            </w:r>
          </w:p>
        </w:tc>
        <w:tc>
          <w:tcPr>
            <w:tcW w:w="482" w:type="dxa"/>
            <w:shd w:val="clear" w:color="auto" w:fill="E0E0E0"/>
          </w:tcPr>
          <w:p w14:paraId="2905F0BF" w14:textId="77777777" w:rsidR="00797A48" w:rsidRPr="00630F39" w:rsidRDefault="00797A48" w:rsidP="008A6985">
            <w:pPr>
              <w:keepNext/>
              <w:jc w:val="center"/>
              <w:rPr>
                <w:rFonts w:asciiTheme="minorHAnsi" w:eastAsia="Arial Unicode MS" w:hAnsiTheme="minorHAnsi" w:cstheme="minorHAnsi"/>
                <w:b/>
              </w:rPr>
            </w:pPr>
            <w:r w:rsidRPr="00630F39">
              <w:rPr>
                <w:rFonts w:asciiTheme="minorHAnsi" w:eastAsia="Arial Unicode MS" w:hAnsiTheme="minorHAnsi" w:cstheme="minorHAnsi"/>
                <w:b/>
              </w:rPr>
              <w:t>D</w:t>
            </w:r>
          </w:p>
        </w:tc>
      </w:tr>
      <w:tr w:rsidR="00D708BB" w:rsidRPr="00630F39" w14:paraId="6A64BD64" w14:textId="77777777" w:rsidTr="00D708BB">
        <w:trPr>
          <w:tblHeader/>
        </w:trPr>
        <w:tc>
          <w:tcPr>
            <w:tcW w:w="941" w:type="dxa"/>
          </w:tcPr>
          <w:p w14:paraId="43A924C9" w14:textId="77777777" w:rsidR="00D708BB" w:rsidRPr="00630F39" w:rsidRDefault="00D708BB" w:rsidP="00D708BB">
            <w:pPr>
              <w:keepNext/>
              <w:jc w:val="both"/>
              <w:rPr>
                <w:rFonts w:asciiTheme="minorHAnsi" w:eastAsia="Arial Unicode MS" w:hAnsiTheme="minorHAnsi" w:cstheme="minorHAnsi"/>
                <w:b/>
              </w:rPr>
            </w:pPr>
            <w:r w:rsidRPr="00630F39">
              <w:rPr>
                <w:rFonts w:asciiTheme="minorHAnsi" w:eastAsia="Arial Unicode MS" w:hAnsiTheme="minorHAnsi" w:cstheme="minorHAnsi"/>
                <w:b/>
              </w:rPr>
              <w:t>1</w:t>
            </w:r>
          </w:p>
        </w:tc>
        <w:tc>
          <w:tcPr>
            <w:tcW w:w="477" w:type="dxa"/>
            <w:shd w:val="clear" w:color="auto" w:fill="767171" w:themeFill="background2" w:themeFillShade="80"/>
          </w:tcPr>
          <w:p w14:paraId="4AF50105" w14:textId="02FA156E" w:rsidR="00D708BB" w:rsidRPr="00630F39" w:rsidRDefault="00D708BB" w:rsidP="00D708BB">
            <w:pPr>
              <w:jc w:val="center"/>
              <w:rPr>
                <w:rFonts w:asciiTheme="minorHAnsi" w:hAnsiTheme="minorHAnsi" w:cstheme="minorHAnsi"/>
                <w:lang w:val="en-US"/>
              </w:rPr>
            </w:pPr>
            <w:r w:rsidRPr="00630F39">
              <w:rPr>
                <w:rFonts w:asciiTheme="minorHAnsi" w:hAnsiTheme="minorHAnsi" w:cstheme="minorHAnsi"/>
                <w:lang w:val="en-US"/>
              </w:rPr>
              <w:t>x</w:t>
            </w:r>
          </w:p>
        </w:tc>
        <w:tc>
          <w:tcPr>
            <w:tcW w:w="482" w:type="dxa"/>
            <w:shd w:val="clear" w:color="auto" w:fill="767171" w:themeFill="background2" w:themeFillShade="80"/>
          </w:tcPr>
          <w:p w14:paraId="3434FA07" w14:textId="4F14D77B" w:rsidR="00D708BB" w:rsidRPr="00630F39" w:rsidRDefault="00D708BB" w:rsidP="00D708BB">
            <w:pPr>
              <w:jc w:val="center"/>
              <w:rPr>
                <w:rFonts w:asciiTheme="minorHAnsi" w:hAnsiTheme="minorHAnsi" w:cstheme="minorHAnsi"/>
                <w:lang w:val="en-US"/>
              </w:rPr>
            </w:pPr>
            <w:r w:rsidRPr="00630F39">
              <w:rPr>
                <w:rFonts w:asciiTheme="minorHAnsi" w:hAnsiTheme="minorHAnsi" w:cstheme="minorHAnsi"/>
                <w:lang w:val="en-US"/>
              </w:rPr>
              <w:t>x</w:t>
            </w:r>
          </w:p>
        </w:tc>
        <w:tc>
          <w:tcPr>
            <w:tcW w:w="480" w:type="dxa"/>
          </w:tcPr>
          <w:p w14:paraId="6F68B6E1" w14:textId="57DE9B4D"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83" w:type="dxa"/>
          </w:tcPr>
          <w:p w14:paraId="1F3CDBDD" w14:textId="11F8B849"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82" w:type="dxa"/>
          </w:tcPr>
          <w:p w14:paraId="7CCB6627" w14:textId="4010623A"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82" w:type="dxa"/>
          </w:tcPr>
          <w:p w14:paraId="221AE134" w14:textId="4F951D1E"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77" w:type="dxa"/>
          </w:tcPr>
          <w:p w14:paraId="7C3E4541" w14:textId="77777777" w:rsidR="00D708BB" w:rsidRPr="00630F39" w:rsidRDefault="00D708BB" w:rsidP="00D708BB">
            <w:pPr>
              <w:jc w:val="both"/>
              <w:rPr>
                <w:rFonts w:asciiTheme="minorHAnsi" w:hAnsiTheme="minorHAnsi" w:cstheme="minorHAnsi"/>
                <w:lang w:val="en-US"/>
              </w:rPr>
            </w:pPr>
          </w:p>
        </w:tc>
        <w:tc>
          <w:tcPr>
            <w:tcW w:w="479" w:type="dxa"/>
          </w:tcPr>
          <w:p w14:paraId="7BF3C5BF" w14:textId="77777777" w:rsidR="00D708BB" w:rsidRPr="00630F39" w:rsidRDefault="00D708BB" w:rsidP="00D708BB">
            <w:pPr>
              <w:jc w:val="both"/>
              <w:rPr>
                <w:rFonts w:asciiTheme="minorHAnsi" w:hAnsiTheme="minorHAnsi" w:cstheme="minorHAnsi"/>
                <w:lang w:val="en-US"/>
              </w:rPr>
            </w:pPr>
          </w:p>
        </w:tc>
        <w:tc>
          <w:tcPr>
            <w:tcW w:w="484" w:type="dxa"/>
          </w:tcPr>
          <w:p w14:paraId="51F62965" w14:textId="77777777" w:rsidR="00D708BB" w:rsidRPr="00630F39" w:rsidRDefault="00D708BB" w:rsidP="00D708BB">
            <w:pPr>
              <w:jc w:val="both"/>
              <w:rPr>
                <w:rFonts w:asciiTheme="minorHAnsi" w:hAnsiTheme="minorHAnsi" w:cstheme="minorHAnsi"/>
                <w:lang w:val="en-US"/>
              </w:rPr>
            </w:pPr>
          </w:p>
        </w:tc>
        <w:tc>
          <w:tcPr>
            <w:tcW w:w="482" w:type="dxa"/>
          </w:tcPr>
          <w:p w14:paraId="6B9EEF04" w14:textId="77777777" w:rsidR="00D708BB" w:rsidRPr="00630F39" w:rsidRDefault="00D708BB" w:rsidP="00D708BB">
            <w:pPr>
              <w:jc w:val="both"/>
              <w:rPr>
                <w:rFonts w:asciiTheme="minorHAnsi" w:hAnsiTheme="minorHAnsi" w:cstheme="minorHAnsi"/>
                <w:lang w:val="en-US"/>
              </w:rPr>
            </w:pPr>
          </w:p>
        </w:tc>
        <w:tc>
          <w:tcPr>
            <w:tcW w:w="484" w:type="dxa"/>
          </w:tcPr>
          <w:p w14:paraId="4B4458CD" w14:textId="77777777" w:rsidR="00D708BB" w:rsidRPr="00630F39" w:rsidRDefault="00D708BB" w:rsidP="00D708BB">
            <w:pPr>
              <w:jc w:val="both"/>
              <w:rPr>
                <w:rFonts w:asciiTheme="minorHAnsi" w:hAnsiTheme="minorHAnsi" w:cstheme="minorHAnsi"/>
                <w:lang w:val="en-US"/>
              </w:rPr>
            </w:pPr>
          </w:p>
        </w:tc>
        <w:tc>
          <w:tcPr>
            <w:tcW w:w="477" w:type="dxa"/>
          </w:tcPr>
          <w:p w14:paraId="180F7D21" w14:textId="77777777" w:rsidR="00D708BB" w:rsidRPr="00630F39" w:rsidRDefault="00D708BB" w:rsidP="00D708BB">
            <w:pPr>
              <w:jc w:val="both"/>
              <w:rPr>
                <w:rFonts w:asciiTheme="minorHAnsi" w:hAnsiTheme="minorHAnsi" w:cstheme="minorHAnsi"/>
                <w:lang w:val="en-US"/>
              </w:rPr>
            </w:pPr>
          </w:p>
        </w:tc>
        <w:tc>
          <w:tcPr>
            <w:tcW w:w="477" w:type="dxa"/>
          </w:tcPr>
          <w:p w14:paraId="2540077F" w14:textId="77777777" w:rsidR="00D708BB" w:rsidRPr="00630F39" w:rsidRDefault="00D708BB" w:rsidP="00D708BB">
            <w:pPr>
              <w:jc w:val="both"/>
              <w:rPr>
                <w:rFonts w:asciiTheme="minorHAnsi" w:hAnsiTheme="minorHAnsi" w:cstheme="minorHAnsi"/>
                <w:lang w:val="en-US"/>
              </w:rPr>
            </w:pPr>
          </w:p>
        </w:tc>
        <w:tc>
          <w:tcPr>
            <w:tcW w:w="482" w:type="dxa"/>
          </w:tcPr>
          <w:p w14:paraId="246C68EE" w14:textId="77777777" w:rsidR="00D708BB" w:rsidRPr="00630F39" w:rsidRDefault="00D708BB" w:rsidP="00D708BB">
            <w:pPr>
              <w:jc w:val="both"/>
              <w:rPr>
                <w:rFonts w:asciiTheme="minorHAnsi" w:hAnsiTheme="minorHAnsi" w:cstheme="minorHAnsi"/>
                <w:lang w:val="en-US"/>
              </w:rPr>
            </w:pPr>
          </w:p>
        </w:tc>
        <w:tc>
          <w:tcPr>
            <w:tcW w:w="480" w:type="dxa"/>
          </w:tcPr>
          <w:p w14:paraId="6E024B79" w14:textId="77777777" w:rsidR="00D708BB" w:rsidRPr="00630F39" w:rsidRDefault="00D708BB" w:rsidP="00D708BB">
            <w:pPr>
              <w:jc w:val="both"/>
              <w:rPr>
                <w:rFonts w:asciiTheme="minorHAnsi" w:hAnsiTheme="minorHAnsi" w:cstheme="minorHAnsi"/>
                <w:lang w:val="en-US"/>
              </w:rPr>
            </w:pPr>
          </w:p>
        </w:tc>
        <w:tc>
          <w:tcPr>
            <w:tcW w:w="483" w:type="dxa"/>
          </w:tcPr>
          <w:p w14:paraId="69165911" w14:textId="77777777" w:rsidR="00D708BB" w:rsidRPr="00630F39" w:rsidRDefault="00D708BB" w:rsidP="00D708BB">
            <w:pPr>
              <w:jc w:val="both"/>
              <w:rPr>
                <w:rFonts w:asciiTheme="minorHAnsi" w:hAnsiTheme="minorHAnsi" w:cstheme="minorHAnsi"/>
                <w:lang w:val="en-US"/>
              </w:rPr>
            </w:pPr>
          </w:p>
        </w:tc>
        <w:tc>
          <w:tcPr>
            <w:tcW w:w="482" w:type="dxa"/>
          </w:tcPr>
          <w:p w14:paraId="1963C19C" w14:textId="77777777" w:rsidR="00D708BB" w:rsidRPr="00630F39" w:rsidRDefault="00D708BB" w:rsidP="00D708BB">
            <w:pPr>
              <w:jc w:val="both"/>
              <w:rPr>
                <w:rFonts w:asciiTheme="minorHAnsi" w:hAnsiTheme="minorHAnsi" w:cstheme="minorHAnsi"/>
                <w:lang w:val="en-US"/>
              </w:rPr>
            </w:pPr>
          </w:p>
        </w:tc>
        <w:tc>
          <w:tcPr>
            <w:tcW w:w="482" w:type="dxa"/>
          </w:tcPr>
          <w:p w14:paraId="23074EBF" w14:textId="77777777" w:rsidR="00D708BB" w:rsidRPr="00630F39" w:rsidRDefault="00D708BB" w:rsidP="00D708BB">
            <w:pPr>
              <w:jc w:val="both"/>
              <w:rPr>
                <w:rFonts w:asciiTheme="minorHAnsi" w:hAnsiTheme="minorHAnsi" w:cstheme="minorHAnsi"/>
                <w:lang w:val="en-US"/>
              </w:rPr>
            </w:pPr>
          </w:p>
        </w:tc>
      </w:tr>
      <w:tr w:rsidR="00D708BB" w:rsidRPr="00630F39" w14:paraId="142B08B6" w14:textId="77777777" w:rsidTr="00D708BB">
        <w:trPr>
          <w:tblHeader/>
        </w:trPr>
        <w:tc>
          <w:tcPr>
            <w:tcW w:w="941" w:type="dxa"/>
          </w:tcPr>
          <w:p w14:paraId="35C29486" w14:textId="77777777" w:rsidR="00D708BB" w:rsidRPr="00630F39" w:rsidRDefault="00D708BB" w:rsidP="00D708BB">
            <w:pPr>
              <w:keepNext/>
              <w:jc w:val="both"/>
              <w:rPr>
                <w:rFonts w:asciiTheme="minorHAnsi" w:eastAsia="Arial Unicode MS" w:hAnsiTheme="minorHAnsi" w:cstheme="minorHAnsi"/>
                <w:b/>
              </w:rPr>
            </w:pPr>
            <w:r w:rsidRPr="00630F39">
              <w:rPr>
                <w:rFonts w:asciiTheme="minorHAnsi" w:eastAsia="Arial Unicode MS" w:hAnsiTheme="minorHAnsi" w:cstheme="minorHAnsi"/>
                <w:b/>
              </w:rPr>
              <w:t>2</w:t>
            </w:r>
          </w:p>
        </w:tc>
        <w:tc>
          <w:tcPr>
            <w:tcW w:w="477" w:type="dxa"/>
            <w:shd w:val="clear" w:color="auto" w:fill="767171" w:themeFill="background2" w:themeFillShade="80"/>
          </w:tcPr>
          <w:p w14:paraId="04C8A170" w14:textId="6D9B5E34" w:rsidR="00D708BB" w:rsidRPr="00630F39" w:rsidRDefault="00D708BB" w:rsidP="00D708BB">
            <w:pPr>
              <w:jc w:val="center"/>
              <w:rPr>
                <w:rFonts w:asciiTheme="minorHAnsi" w:hAnsiTheme="minorHAnsi" w:cstheme="minorHAnsi"/>
                <w:lang w:val="en-US"/>
              </w:rPr>
            </w:pPr>
            <w:r w:rsidRPr="00630F39">
              <w:rPr>
                <w:rFonts w:asciiTheme="minorHAnsi" w:hAnsiTheme="minorHAnsi" w:cstheme="minorHAnsi"/>
                <w:lang w:val="en-US"/>
              </w:rPr>
              <w:t>x</w:t>
            </w:r>
          </w:p>
        </w:tc>
        <w:tc>
          <w:tcPr>
            <w:tcW w:w="482" w:type="dxa"/>
            <w:shd w:val="clear" w:color="auto" w:fill="767171" w:themeFill="background2" w:themeFillShade="80"/>
          </w:tcPr>
          <w:p w14:paraId="1FE6077A" w14:textId="6A34B94B" w:rsidR="00D708BB" w:rsidRPr="00630F39" w:rsidRDefault="00D708BB" w:rsidP="00D708BB">
            <w:pPr>
              <w:jc w:val="center"/>
              <w:rPr>
                <w:rFonts w:asciiTheme="minorHAnsi" w:hAnsiTheme="minorHAnsi" w:cstheme="minorHAnsi"/>
                <w:lang w:val="en-US"/>
              </w:rPr>
            </w:pPr>
            <w:r w:rsidRPr="00630F39">
              <w:rPr>
                <w:rFonts w:asciiTheme="minorHAnsi" w:hAnsiTheme="minorHAnsi" w:cstheme="minorHAnsi"/>
                <w:lang w:val="en-US"/>
              </w:rPr>
              <w:t>x</w:t>
            </w:r>
          </w:p>
        </w:tc>
        <w:tc>
          <w:tcPr>
            <w:tcW w:w="480" w:type="dxa"/>
          </w:tcPr>
          <w:p w14:paraId="56B9993A" w14:textId="0DC27DCC"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83" w:type="dxa"/>
          </w:tcPr>
          <w:p w14:paraId="293831F8" w14:textId="7960B434"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82" w:type="dxa"/>
          </w:tcPr>
          <w:p w14:paraId="6BE1C025" w14:textId="268ADDC5"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82" w:type="dxa"/>
          </w:tcPr>
          <w:p w14:paraId="4E954F77" w14:textId="386A8830"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77" w:type="dxa"/>
          </w:tcPr>
          <w:p w14:paraId="5116642B" w14:textId="77777777" w:rsidR="00D708BB" w:rsidRPr="00630F39" w:rsidRDefault="00D708BB" w:rsidP="00D708BB">
            <w:pPr>
              <w:jc w:val="both"/>
              <w:rPr>
                <w:rFonts w:asciiTheme="minorHAnsi" w:hAnsiTheme="minorHAnsi" w:cstheme="minorHAnsi"/>
                <w:lang w:val="en-US"/>
              </w:rPr>
            </w:pPr>
          </w:p>
        </w:tc>
        <w:tc>
          <w:tcPr>
            <w:tcW w:w="479" w:type="dxa"/>
          </w:tcPr>
          <w:p w14:paraId="630D9A97" w14:textId="77777777" w:rsidR="00D708BB" w:rsidRPr="00630F39" w:rsidRDefault="00D708BB" w:rsidP="00D708BB">
            <w:pPr>
              <w:jc w:val="both"/>
              <w:rPr>
                <w:rFonts w:asciiTheme="minorHAnsi" w:hAnsiTheme="minorHAnsi" w:cstheme="minorHAnsi"/>
                <w:lang w:val="en-US"/>
              </w:rPr>
            </w:pPr>
          </w:p>
        </w:tc>
        <w:tc>
          <w:tcPr>
            <w:tcW w:w="484" w:type="dxa"/>
          </w:tcPr>
          <w:p w14:paraId="1BF06BF3" w14:textId="77777777" w:rsidR="00D708BB" w:rsidRPr="00630F39" w:rsidRDefault="00D708BB" w:rsidP="00D708BB">
            <w:pPr>
              <w:jc w:val="both"/>
              <w:rPr>
                <w:rFonts w:asciiTheme="minorHAnsi" w:hAnsiTheme="minorHAnsi" w:cstheme="minorHAnsi"/>
                <w:lang w:val="en-US"/>
              </w:rPr>
            </w:pPr>
          </w:p>
        </w:tc>
        <w:tc>
          <w:tcPr>
            <w:tcW w:w="482" w:type="dxa"/>
          </w:tcPr>
          <w:p w14:paraId="7169FBA0" w14:textId="77777777" w:rsidR="00D708BB" w:rsidRPr="00630F39" w:rsidRDefault="00D708BB" w:rsidP="00D708BB">
            <w:pPr>
              <w:jc w:val="both"/>
              <w:rPr>
                <w:rFonts w:asciiTheme="minorHAnsi" w:hAnsiTheme="minorHAnsi" w:cstheme="minorHAnsi"/>
                <w:lang w:val="en-US"/>
              </w:rPr>
            </w:pPr>
          </w:p>
        </w:tc>
        <w:tc>
          <w:tcPr>
            <w:tcW w:w="484" w:type="dxa"/>
          </w:tcPr>
          <w:p w14:paraId="09E72BBB" w14:textId="77777777" w:rsidR="00D708BB" w:rsidRPr="00630F39" w:rsidRDefault="00D708BB" w:rsidP="00D708BB">
            <w:pPr>
              <w:jc w:val="both"/>
              <w:rPr>
                <w:rFonts w:asciiTheme="minorHAnsi" w:hAnsiTheme="minorHAnsi" w:cstheme="minorHAnsi"/>
                <w:lang w:val="en-US"/>
              </w:rPr>
            </w:pPr>
          </w:p>
        </w:tc>
        <w:tc>
          <w:tcPr>
            <w:tcW w:w="477" w:type="dxa"/>
          </w:tcPr>
          <w:p w14:paraId="04854921" w14:textId="77777777" w:rsidR="00D708BB" w:rsidRPr="00630F39" w:rsidRDefault="00D708BB" w:rsidP="00D708BB">
            <w:pPr>
              <w:jc w:val="both"/>
              <w:rPr>
                <w:rFonts w:asciiTheme="minorHAnsi" w:hAnsiTheme="minorHAnsi" w:cstheme="minorHAnsi"/>
                <w:lang w:val="en-US"/>
              </w:rPr>
            </w:pPr>
          </w:p>
        </w:tc>
        <w:tc>
          <w:tcPr>
            <w:tcW w:w="477" w:type="dxa"/>
          </w:tcPr>
          <w:p w14:paraId="08532034" w14:textId="77777777" w:rsidR="00D708BB" w:rsidRPr="00630F39" w:rsidRDefault="00D708BB" w:rsidP="00D708BB">
            <w:pPr>
              <w:jc w:val="both"/>
              <w:rPr>
                <w:rFonts w:asciiTheme="minorHAnsi" w:hAnsiTheme="minorHAnsi" w:cstheme="minorHAnsi"/>
                <w:lang w:val="en-US"/>
              </w:rPr>
            </w:pPr>
          </w:p>
        </w:tc>
        <w:tc>
          <w:tcPr>
            <w:tcW w:w="482" w:type="dxa"/>
          </w:tcPr>
          <w:p w14:paraId="78071A9E" w14:textId="77777777" w:rsidR="00D708BB" w:rsidRPr="00630F39" w:rsidRDefault="00D708BB" w:rsidP="00D708BB">
            <w:pPr>
              <w:jc w:val="both"/>
              <w:rPr>
                <w:rFonts w:asciiTheme="minorHAnsi" w:hAnsiTheme="minorHAnsi" w:cstheme="minorHAnsi"/>
                <w:lang w:val="en-US"/>
              </w:rPr>
            </w:pPr>
          </w:p>
        </w:tc>
        <w:tc>
          <w:tcPr>
            <w:tcW w:w="480" w:type="dxa"/>
          </w:tcPr>
          <w:p w14:paraId="43951449" w14:textId="77777777" w:rsidR="00D708BB" w:rsidRPr="00630F39" w:rsidRDefault="00D708BB" w:rsidP="00D708BB">
            <w:pPr>
              <w:jc w:val="both"/>
              <w:rPr>
                <w:rFonts w:asciiTheme="minorHAnsi" w:hAnsiTheme="minorHAnsi" w:cstheme="minorHAnsi"/>
                <w:lang w:val="en-US"/>
              </w:rPr>
            </w:pPr>
          </w:p>
        </w:tc>
        <w:tc>
          <w:tcPr>
            <w:tcW w:w="483" w:type="dxa"/>
          </w:tcPr>
          <w:p w14:paraId="49381C25" w14:textId="77777777" w:rsidR="00D708BB" w:rsidRPr="00630F39" w:rsidRDefault="00D708BB" w:rsidP="00D708BB">
            <w:pPr>
              <w:jc w:val="both"/>
              <w:rPr>
                <w:rFonts w:asciiTheme="minorHAnsi" w:hAnsiTheme="minorHAnsi" w:cstheme="minorHAnsi"/>
                <w:lang w:val="en-US"/>
              </w:rPr>
            </w:pPr>
          </w:p>
        </w:tc>
        <w:tc>
          <w:tcPr>
            <w:tcW w:w="482" w:type="dxa"/>
          </w:tcPr>
          <w:p w14:paraId="089C994D" w14:textId="77777777" w:rsidR="00D708BB" w:rsidRPr="00630F39" w:rsidRDefault="00D708BB" w:rsidP="00D708BB">
            <w:pPr>
              <w:jc w:val="both"/>
              <w:rPr>
                <w:rFonts w:asciiTheme="minorHAnsi" w:hAnsiTheme="minorHAnsi" w:cstheme="minorHAnsi"/>
                <w:lang w:val="en-US"/>
              </w:rPr>
            </w:pPr>
          </w:p>
        </w:tc>
        <w:tc>
          <w:tcPr>
            <w:tcW w:w="482" w:type="dxa"/>
          </w:tcPr>
          <w:p w14:paraId="7AB1DAFD" w14:textId="77777777" w:rsidR="00D708BB" w:rsidRPr="00630F39" w:rsidRDefault="00D708BB" w:rsidP="00D708BB">
            <w:pPr>
              <w:jc w:val="both"/>
              <w:rPr>
                <w:rFonts w:asciiTheme="minorHAnsi" w:hAnsiTheme="minorHAnsi" w:cstheme="minorHAnsi"/>
                <w:lang w:val="en-US"/>
              </w:rPr>
            </w:pPr>
          </w:p>
        </w:tc>
      </w:tr>
      <w:tr w:rsidR="00D708BB" w:rsidRPr="00630F39" w14:paraId="599537D1" w14:textId="77777777" w:rsidTr="00D708BB">
        <w:trPr>
          <w:tblHeader/>
        </w:trPr>
        <w:tc>
          <w:tcPr>
            <w:tcW w:w="941" w:type="dxa"/>
          </w:tcPr>
          <w:p w14:paraId="51F9D7B4" w14:textId="77777777" w:rsidR="00D708BB" w:rsidRPr="00630F39" w:rsidRDefault="00D708BB" w:rsidP="00D708BB">
            <w:pPr>
              <w:keepNext/>
              <w:jc w:val="both"/>
              <w:rPr>
                <w:rFonts w:asciiTheme="minorHAnsi" w:eastAsia="Arial Unicode MS" w:hAnsiTheme="minorHAnsi" w:cstheme="minorHAnsi"/>
                <w:b/>
              </w:rPr>
            </w:pPr>
            <w:r w:rsidRPr="00630F39">
              <w:rPr>
                <w:rFonts w:asciiTheme="minorHAnsi" w:eastAsia="Arial Unicode MS" w:hAnsiTheme="minorHAnsi" w:cstheme="minorHAnsi"/>
                <w:b/>
              </w:rPr>
              <w:t>3</w:t>
            </w:r>
          </w:p>
        </w:tc>
        <w:tc>
          <w:tcPr>
            <w:tcW w:w="477" w:type="dxa"/>
            <w:shd w:val="clear" w:color="auto" w:fill="767171" w:themeFill="background2" w:themeFillShade="80"/>
          </w:tcPr>
          <w:p w14:paraId="78D4E6F5" w14:textId="7C79DD89" w:rsidR="00D708BB" w:rsidRPr="00630F39" w:rsidRDefault="00D708BB" w:rsidP="00D708BB">
            <w:pPr>
              <w:jc w:val="center"/>
              <w:rPr>
                <w:rFonts w:asciiTheme="minorHAnsi" w:hAnsiTheme="minorHAnsi" w:cstheme="minorHAnsi"/>
                <w:lang w:val="en-US"/>
              </w:rPr>
            </w:pPr>
            <w:r w:rsidRPr="00630F39">
              <w:rPr>
                <w:rFonts w:asciiTheme="minorHAnsi" w:hAnsiTheme="minorHAnsi" w:cstheme="minorHAnsi"/>
                <w:lang w:val="en-US"/>
              </w:rPr>
              <w:t>x</w:t>
            </w:r>
          </w:p>
        </w:tc>
        <w:tc>
          <w:tcPr>
            <w:tcW w:w="482" w:type="dxa"/>
            <w:shd w:val="clear" w:color="auto" w:fill="767171" w:themeFill="background2" w:themeFillShade="80"/>
          </w:tcPr>
          <w:p w14:paraId="1AAD4BA7" w14:textId="03B55B13" w:rsidR="00D708BB" w:rsidRPr="00630F39" w:rsidRDefault="00D708BB" w:rsidP="00D708BB">
            <w:pPr>
              <w:jc w:val="center"/>
              <w:rPr>
                <w:rFonts w:asciiTheme="minorHAnsi" w:hAnsiTheme="minorHAnsi" w:cstheme="minorHAnsi"/>
                <w:lang w:val="en-US"/>
              </w:rPr>
            </w:pPr>
            <w:r w:rsidRPr="00630F39">
              <w:rPr>
                <w:rFonts w:asciiTheme="minorHAnsi" w:hAnsiTheme="minorHAnsi" w:cstheme="minorHAnsi"/>
                <w:lang w:val="en-US"/>
              </w:rPr>
              <w:t>x</w:t>
            </w:r>
          </w:p>
        </w:tc>
        <w:tc>
          <w:tcPr>
            <w:tcW w:w="480" w:type="dxa"/>
          </w:tcPr>
          <w:p w14:paraId="053C08E2" w14:textId="0DEE1878"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83" w:type="dxa"/>
          </w:tcPr>
          <w:p w14:paraId="6B2D76F4" w14:textId="022D6487"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82" w:type="dxa"/>
          </w:tcPr>
          <w:p w14:paraId="4A3958F7" w14:textId="69F76710"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82" w:type="dxa"/>
          </w:tcPr>
          <w:p w14:paraId="1516CBFB" w14:textId="5339B18B"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77" w:type="dxa"/>
          </w:tcPr>
          <w:p w14:paraId="269C2444" w14:textId="77777777" w:rsidR="00D708BB" w:rsidRPr="00630F39" w:rsidRDefault="00D708BB" w:rsidP="00D708BB">
            <w:pPr>
              <w:jc w:val="both"/>
              <w:rPr>
                <w:rFonts w:asciiTheme="minorHAnsi" w:hAnsiTheme="minorHAnsi" w:cstheme="minorHAnsi"/>
                <w:lang w:val="en-US"/>
              </w:rPr>
            </w:pPr>
          </w:p>
        </w:tc>
        <w:tc>
          <w:tcPr>
            <w:tcW w:w="479" w:type="dxa"/>
          </w:tcPr>
          <w:p w14:paraId="4F281480" w14:textId="77777777" w:rsidR="00D708BB" w:rsidRPr="00630F39" w:rsidRDefault="00D708BB" w:rsidP="00D708BB">
            <w:pPr>
              <w:jc w:val="both"/>
              <w:rPr>
                <w:rFonts w:asciiTheme="minorHAnsi" w:hAnsiTheme="minorHAnsi" w:cstheme="minorHAnsi"/>
                <w:lang w:val="en-US"/>
              </w:rPr>
            </w:pPr>
          </w:p>
        </w:tc>
        <w:tc>
          <w:tcPr>
            <w:tcW w:w="484" w:type="dxa"/>
          </w:tcPr>
          <w:p w14:paraId="4FA75D7F" w14:textId="77777777" w:rsidR="00D708BB" w:rsidRPr="00630F39" w:rsidRDefault="00D708BB" w:rsidP="00D708BB">
            <w:pPr>
              <w:jc w:val="both"/>
              <w:rPr>
                <w:rFonts w:asciiTheme="minorHAnsi" w:hAnsiTheme="minorHAnsi" w:cstheme="minorHAnsi"/>
                <w:lang w:val="en-US"/>
              </w:rPr>
            </w:pPr>
          </w:p>
        </w:tc>
        <w:tc>
          <w:tcPr>
            <w:tcW w:w="482" w:type="dxa"/>
          </w:tcPr>
          <w:p w14:paraId="62BAB9A9" w14:textId="77777777" w:rsidR="00D708BB" w:rsidRPr="00630F39" w:rsidRDefault="00D708BB" w:rsidP="00D708BB">
            <w:pPr>
              <w:jc w:val="both"/>
              <w:rPr>
                <w:rFonts w:asciiTheme="minorHAnsi" w:hAnsiTheme="minorHAnsi" w:cstheme="minorHAnsi"/>
                <w:lang w:val="en-US"/>
              </w:rPr>
            </w:pPr>
          </w:p>
        </w:tc>
        <w:tc>
          <w:tcPr>
            <w:tcW w:w="484" w:type="dxa"/>
          </w:tcPr>
          <w:p w14:paraId="30717125" w14:textId="77777777" w:rsidR="00D708BB" w:rsidRPr="00630F39" w:rsidRDefault="00D708BB" w:rsidP="00D708BB">
            <w:pPr>
              <w:jc w:val="both"/>
              <w:rPr>
                <w:rFonts w:asciiTheme="minorHAnsi" w:hAnsiTheme="minorHAnsi" w:cstheme="minorHAnsi"/>
                <w:lang w:val="en-US"/>
              </w:rPr>
            </w:pPr>
          </w:p>
        </w:tc>
        <w:tc>
          <w:tcPr>
            <w:tcW w:w="477" w:type="dxa"/>
          </w:tcPr>
          <w:p w14:paraId="0B0E6FBD" w14:textId="77777777" w:rsidR="00D708BB" w:rsidRPr="00630F39" w:rsidRDefault="00D708BB" w:rsidP="00D708BB">
            <w:pPr>
              <w:jc w:val="both"/>
              <w:rPr>
                <w:rFonts w:asciiTheme="minorHAnsi" w:hAnsiTheme="minorHAnsi" w:cstheme="minorHAnsi"/>
                <w:lang w:val="en-US"/>
              </w:rPr>
            </w:pPr>
          </w:p>
        </w:tc>
        <w:tc>
          <w:tcPr>
            <w:tcW w:w="477" w:type="dxa"/>
          </w:tcPr>
          <w:p w14:paraId="43E14A3A" w14:textId="77777777" w:rsidR="00D708BB" w:rsidRPr="00630F39" w:rsidRDefault="00D708BB" w:rsidP="00D708BB">
            <w:pPr>
              <w:jc w:val="both"/>
              <w:rPr>
                <w:rFonts w:asciiTheme="minorHAnsi" w:hAnsiTheme="minorHAnsi" w:cstheme="minorHAnsi"/>
                <w:lang w:val="en-US"/>
              </w:rPr>
            </w:pPr>
          </w:p>
        </w:tc>
        <w:tc>
          <w:tcPr>
            <w:tcW w:w="482" w:type="dxa"/>
          </w:tcPr>
          <w:p w14:paraId="34E95F20" w14:textId="77777777" w:rsidR="00D708BB" w:rsidRPr="00630F39" w:rsidRDefault="00D708BB" w:rsidP="00D708BB">
            <w:pPr>
              <w:jc w:val="both"/>
              <w:rPr>
                <w:rFonts w:asciiTheme="minorHAnsi" w:hAnsiTheme="minorHAnsi" w:cstheme="minorHAnsi"/>
                <w:lang w:val="en-US"/>
              </w:rPr>
            </w:pPr>
          </w:p>
        </w:tc>
        <w:tc>
          <w:tcPr>
            <w:tcW w:w="480" w:type="dxa"/>
          </w:tcPr>
          <w:p w14:paraId="77F3101C" w14:textId="77777777" w:rsidR="00D708BB" w:rsidRPr="00630F39" w:rsidRDefault="00D708BB" w:rsidP="00D708BB">
            <w:pPr>
              <w:jc w:val="both"/>
              <w:rPr>
                <w:rFonts w:asciiTheme="minorHAnsi" w:hAnsiTheme="minorHAnsi" w:cstheme="minorHAnsi"/>
                <w:lang w:val="en-US"/>
              </w:rPr>
            </w:pPr>
          </w:p>
        </w:tc>
        <w:tc>
          <w:tcPr>
            <w:tcW w:w="483" w:type="dxa"/>
          </w:tcPr>
          <w:p w14:paraId="42BDF8EF" w14:textId="77777777" w:rsidR="00D708BB" w:rsidRPr="00630F39" w:rsidRDefault="00D708BB" w:rsidP="00D708BB">
            <w:pPr>
              <w:jc w:val="both"/>
              <w:rPr>
                <w:rFonts w:asciiTheme="minorHAnsi" w:hAnsiTheme="minorHAnsi" w:cstheme="minorHAnsi"/>
                <w:lang w:val="en-US"/>
              </w:rPr>
            </w:pPr>
          </w:p>
        </w:tc>
        <w:tc>
          <w:tcPr>
            <w:tcW w:w="482" w:type="dxa"/>
          </w:tcPr>
          <w:p w14:paraId="0D03BEEC" w14:textId="77777777" w:rsidR="00D708BB" w:rsidRPr="00630F39" w:rsidRDefault="00D708BB" w:rsidP="00D708BB">
            <w:pPr>
              <w:jc w:val="both"/>
              <w:rPr>
                <w:rFonts w:asciiTheme="minorHAnsi" w:hAnsiTheme="minorHAnsi" w:cstheme="minorHAnsi"/>
                <w:lang w:val="en-US"/>
              </w:rPr>
            </w:pPr>
          </w:p>
        </w:tc>
        <w:tc>
          <w:tcPr>
            <w:tcW w:w="482" w:type="dxa"/>
          </w:tcPr>
          <w:p w14:paraId="63C00BE5" w14:textId="77777777" w:rsidR="00D708BB" w:rsidRPr="00630F39" w:rsidRDefault="00D708BB" w:rsidP="00D708BB">
            <w:pPr>
              <w:jc w:val="both"/>
              <w:rPr>
                <w:rFonts w:asciiTheme="minorHAnsi" w:hAnsiTheme="minorHAnsi" w:cstheme="minorHAnsi"/>
                <w:lang w:val="en-US"/>
              </w:rPr>
            </w:pPr>
          </w:p>
        </w:tc>
      </w:tr>
      <w:tr w:rsidR="00D708BB" w:rsidRPr="00630F39" w14:paraId="0A5DCC49" w14:textId="77777777" w:rsidTr="00D708BB">
        <w:trPr>
          <w:tblHeader/>
        </w:trPr>
        <w:tc>
          <w:tcPr>
            <w:tcW w:w="941" w:type="dxa"/>
          </w:tcPr>
          <w:p w14:paraId="4C8B2EC8" w14:textId="77777777" w:rsidR="00D708BB" w:rsidRPr="00630F39" w:rsidRDefault="00D708BB" w:rsidP="00D708BB">
            <w:pPr>
              <w:keepNext/>
              <w:jc w:val="both"/>
              <w:rPr>
                <w:rFonts w:asciiTheme="minorHAnsi" w:eastAsia="Arial Unicode MS" w:hAnsiTheme="minorHAnsi" w:cstheme="minorHAnsi"/>
                <w:b/>
              </w:rPr>
            </w:pPr>
            <w:r w:rsidRPr="00630F39">
              <w:rPr>
                <w:rFonts w:asciiTheme="minorHAnsi" w:eastAsia="Arial Unicode MS" w:hAnsiTheme="minorHAnsi" w:cstheme="minorHAnsi"/>
                <w:b/>
              </w:rPr>
              <w:t>4</w:t>
            </w:r>
          </w:p>
        </w:tc>
        <w:tc>
          <w:tcPr>
            <w:tcW w:w="477" w:type="dxa"/>
            <w:shd w:val="clear" w:color="auto" w:fill="767171" w:themeFill="background2" w:themeFillShade="80"/>
          </w:tcPr>
          <w:p w14:paraId="128E910A" w14:textId="71C64247" w:rsidR="00D708BB" w:rsidRPr="00630F39" w:rsidRDefault="00D708BB" w:rsidP="00D708BB">
            <w:pPr>
              <w:jc w:val="center"/>
              <w:rPr>
                <w:rFonts w:asciiTheme="minorHAnsi" w:hAnsiTheme="minorHAnsi" w:cstheme="minorHAnsi"/>
                <w:lang w:val="en-US"/>
              </w:rPr>
            </w:pPr>
            <w:r w:rsidRPr="00630F39">
              <w:rPr>
                <w:rFonts w:asciiTheme="minorHAnsi" w:hAnsiTheme="minorHAnsi" w:cstheme="minorHAnsi"/>
                <w:lang w:val="en-US"/>
              </w:rPr>
              <w:t>x</w:t>
            </w:r>
          </w:p>
        </w:tc>
        <w:tc>
          <w:tcPr>
            <w:tcW w:w="482" w:type="dxa"/>
            <w:shd w:val="clear" w:color="auto" w:fill="767171" w:themeFill="background2" w:themeFillShade="80"/>
          </w:tcPr>
          <w:p w14:paraId="025EF312" w14:textId="5F739FCC" w:rsidR="00D708BB" w:rsidRPr="00630F39" w:rsidRDefault="00D708BB" w:rsidP="00D708BB">
            <w:pPr>
              <w:jc w:val="center"/>
              <w:rPr>
                <w:rFonts w:asciiTheme="minorHAnsi" w:hAnsiTheme="minorHAnsi" w:cstheme="minorHAnsi"/>
                <w:lang w:val="en-US"/>
              </w:rPr>
            </w:pPr>
            <w:r w:rsidRPr="00630F39">
              <w:rPr>
                <w:rFonts w:asciiTheme="minorHAnsi" w:hAnsiTheme="minorHAnsi" w:cstheme="minorHAnsi"/>
                <w:lang w:val="en-US"/>
              </w:rPr>
              <w:t>x</w:t>
            </w:r>
          </w:p>
        </w:tc>
        <w:tc>
          <w:tcPr>
            <w:tcW w:w="480" w:type="dxa"/>
          </w:tcPr>
          <w:p w14:paraId="0F9FA321" w14:textId="2276339C"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83" w:type="dxa"/>
          </w:tcPr>
          <w:p w14:paraId="7A41D532" w14:textId="2BA6B3BA"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82" w:type="dxa"/>
          </w:tcPr>
          <w:p w14:paraId="4A9CD673" w14:textId="675D0E71"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82" w:type="dxa"/>
          </w:tcPr>
          <w:p w14:paraId="7DDBDA35" w14:textId="77FFE2EF"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77" w:type="dxa"/>
          </w:tcPr>
          <w:p w14:paraId="764F1AB0" w14:textId="77777777" w:rsidR="00D708BB" w:rsidRPr="00630F39" w:rsidRDefault="00D708BB" w:rsidP="00D708BB">
            <w:pPr>
              <w:jc w:val="both"/>
              <w:rPr>
                <w:rFonts w:asciiTheme="minorHAnsi" w:hAnsiTheme="minorHAnsi" w:cstheme="minorHAnsi"/>
                <w:lang w:val="en-US"/>
              </w:rPr>
            </w:pPr>
          </w:p>
        </w:tc>
        <w:tc>
          <w:tcPr>
            <w:tcW w:w="479" w:type="dxa"/>
          </w:tcPr>
          <w:p w14:paraId="53BFC075" w14:textId="77777777" w:rsidR="00D708BB" w:rsidRPr="00630F39" w:rsidRDefault="00D708BB" w:rsidP="00D708BB">
            <w:pPr>
              <w:jc w:val="both"/>
              <w:rPr>
                <w:rFonts w:asciiTheme="minorHAnsi" w:hAnsiTheme="minorHAnsi" w:cstheme="minorHAnsi"/>
                <w:lang w:val="en-US"/>
              </w:rPr>
            </w:pPr>
          </w:p>
        </w:tc>
        <w:tc>
          <w:tcPr>
            <w:tcW w:w="484" w:type="dxa"/>
          </w:tcPr>
          <w:p w14:paraId="7E471F58" w14:textId="77777777" w:rsidR="00D708BB" w:rsidRPr="00630F39" w:rsidRDefault="00D708BB" w:rsidP="00D708BB">
            <w:pPr>
              <w:jc w:val="both"/>
              <w:rPr>
                <w:rFonts w:asciiTheme="minorHAnsi" w:hAnsiTheme="minorHAnsi" w:cstheme="minorHAnsi"/>
                <w:lang w:val="en-US"/>
              </w:rPr>
            </w:pPr>
          </w:p>
        </w:tc>
        <w:tc>
          <w:tcPr>
            <w:tcW w:w="482" w:type="dxa"/>
          </w:tcPr>
          <w:p w14:paraId="098A60D1" w14:textId="77777777" w:rsidR="00D708BB" w:rsidRPr="00630F39" w:rsidRDefault="00D708BB" w:rsidP="00D708BB">
            <w:pPr>
              <w:jc w:val="both"/>
              <w:rPr>
                <w:rFonts w:asciiTheme="minorHAnsi" w:hAnsiTheme="minorHAnsi" w:cstheme="minorHAnsi"/>
                <w:lang w:val="en-US"/>
              </w:rPr>
            </w:pPr>
          </w:p>
        </w:tc>
        <w:tc>
          <w:tcPr>
            <w:tcW w:w="484" w:type="dxa"/>
          </w:tcPr>
          <w:p w14:paraId="1CB0F07E" w14:textId="77777777" w:rsidR="00D708BB" w:rsidRPr="00630F39" w:rsidRDefault="00D708BB" w:rsidP="00D708BB">
            <w:pPr>
              <w:jc w:val="both"/>
              <w:rPr>
                <w:rFonts w:asciiTheme="minorHAnsi" w:hAnsiTheme="minorHAnsi" w:cstheme="minorHAnsi"/>
                <w:lang w:val="en-US"/>
              </w:rPr>
            </w:pPr>
          </w:p>
        </w:tc>
        <w:tc>
          <w:tcPr>
            <w:tcW w:w="477" w:type="dxa"/>
          </w:tcPr>
          <w:p w14:paraId="4B06DEF3" w14:textId="77777777" w:rsidR="00D708BB" w:rsidRPr="00630F39" w:rsidRDefault="00D708BB" w:rsidP="00D708BB">
            <w:pPr>
              <w:jc w:val="both"/>
              <w:rPr>
                <w:rFonts w:asciiTheme="minorHAnsi" w:hAnsiTheme="minorHAnsi" w:cstheme="minorHAnsi"/>
                <w:lang w:val="en-US"/>
              </w:rPr>
            </w:pPr>
          </w:p>
        </w:tc>
        <w:tc>
          <w:tcPr>
            <w:tcW w:w="477" w:type="dxa"/>
          </w:tcPr>
          <w:p w14:paraId="61A3ED90" w14:textId="77777777" w:rsidR="00D708BB" w:rsidRPr="00630F39" w:rsidRDefault="00D708BB" w:rsidP="00D708BB">
            <w:pPr>
              <w:jc w:val="both"/>
              <w:rPr>
                <w:rFonts w:asciiTheme="minorHAnsi" w:hAnsiTheme="minorHAnsi" w:cstheme="minorHAnsi"/>
                <w:lang w:val="en-US"/>
              </w:rPr>
            </w:pPr>
          </w:p>
        </w:tc>
        <w:tc>
          <w:tcPr>
            <w:tcW w:w="482" w:type="dxa"/>
          </w:tcPr>
          <w:p w14:paraId="68DD8C9E" w14:textId="77777777" w:rsidR="00D708BB" w:rsidRPr="00630F39" w:rsidRDefault="00D708BB" w:rsidP="00D708BB">
            <w:pPr>
              <w:jc w:val="both"/>
              <w:rPr>
                <w:rFonts w:asciiTheme="minorHAnsi" w:hAnsiTheme="minorHAnsi" w:cstheme="minorHAnsi"/>
                <w:lang w:val="en-US"/>
              </w:rPr>
            </w:pPr>
          </w:p>
        </w:tc>
        <w:tc>
          <w:tcPr>
            <w:tcW w:w="480" w:type="dxa"/>
          </w:tcPr>
          <w:p w14:paraId="16688B67" w14:textId="77777777" w:rsidR="00D708BB" w:rsidRPr="00630F39" w:rsidRDefault="00D708BB" w:rsidP="00D708BB">
            <w:pPr>
              <w:jc w:val="both"/>
              <w:rPr>
                <w:rFonts w:asciiTheme="minorHAnsi" w:hAnsiTheme="minorHAnsi" w:cstheme="minorHAnsi"/>
                <w:lang w:val="en-US"/>
              </w:rPr>
            </w:pPr>
          </w:p>
        </w:tc>
        <w:tc>
          <w:tcPr>
            <w:tcW w:w="483" w:type="dxa"/>
          </w:tcPr>
          <w:p w14:paraId="43B8A783" w14:textId="77777777" w:rsidR="00D708BB" w:rsidRPr="00630F39" w:rsidRDefault="00D708BB" w:rsidP="00D708BB">
            <w:pPr>
              <w:jc w:val="both"/>
              <w:rPr>
                <w:rFonts w:asciiTheme="minorHAnsi" w:hAnsiTheme="minorHAnsi" w:cstheme="minorHAnsi"/>
                <w:lang w:val="en-US"/>
              </w:rPr>
            </w:pPr>
          </w:p>
        </w:tc>
        <w:tc>
          <w:tcPr>
            <w:tcW w:w="482" w:type="dxa"/>
          </w:tcPr>
          <w:p w14:paraId="1DFF362B" w14:textId="77777777" w:rsidR="00D708BB" w:rsidRPr="00630F39" w:rsidRDefault="00D708BB" w:rsidP="00D708BB">
            <w:pPr>
              <w:jc w:val="both"/>
              <w:rPr>
                <w:rFonts w:asciiTheme="minorHAnsi" w:hAnsiTheme="minorHAnsi" w:cstheme="minorHAnsi"/>
                <w:lang w:val="en-US"/>
              </w:rPr>
            </w:pPr>
          </w:p>
        </w:tc>
        <w:tc>
          <w:tcPr>
            <w:tcW w:w="482" w:type="dxa"/>
          </w:tcPr>
          <w:p w14:paraId="62CDC079" w14:textId="77777777" w:rsidR="00D708BB" w:rsidRPr="00630F39" w:rsidRDefault="00D708BB" w:rsidP="00D708BB">
            <w:pPr>
              <w:jc w:val="both"/>
              <w:rPr>
                <w:rFonts w:asciiTheme="minorHAnsi" w:hAnsiTheme="minorHAnsi" w:cstheme="minorHAnsi"/>
                <w:lang w:val="en-US"/>
              </w:rPr>
            </w:pPr>
          </w:p>
        </w:tc>
      </w:tr>
      <w:tr w:rsidR="00D708BB" w:rsidRPr="00630F39" w14:paraId="358C5CD4" w14:textId="77777777" w:rsidTr="00D708BB">
        <w:trPr>
          <w:tblHeader/>
        </w:trPr>
        <w:tc>
          <w:tcPr>
            <w:tcW w:w="941" w:type="dxa"/>
          </w:tcPr>
          <w:p w14:paraId="4B72B654" w14:textId="77777777" w:rsidR="00D708BB" w:rsidRPr="00630F39" w:rsidRDefault="00D708BB" w:rsidP="00D708BB">
            <w:pPr>
              <w:keepNext/>
              <w:jc w:val="both"/>
              <w:rPr>
                <w:rFonts w:asciiTheme="minorHAnsi" w:eastAsia="Arial Unicode MS" w:hAnsiTheme="minorHAnsi" w:cstheme="minorHAnsi"/>
                <w:b/>
              </w:rPr>
            </w:pPr>
            <w:r w:rsidRPr="00630F39">
              <w:rPr>
                <w:rFonts w:asciiTheme="minorHAnsi" w:eastAsia="Arial Unicode MS" w:hAnsiTheme="minorHAnsi" w:cstheme="minorHAnsi"/>
                <w:b/>
              </w:rPr>
              <w:t>5</w:t>
            </w:r>
          </w:p>
        </w:tc>
        <w:tc>
          <w:tcPr>
            <w:tcW w:w="477" w:type="dxa"/>
            <w:shd w:val="clear" w:color="auto" w:fill="767171" w:themeFill="background2" w:themeFillShade="80"/>
          </w:tcPr>
          <w:p w14:paraId="0AC99BFF" w14:textId="5DE99095" w:rsidR="00D708BB" w:rsidRPr="00630F39" w:rsidRDefault="00D708BB" w:rsidP="00D708BB">
            <w:pPr>
              <w:jc w:val="center"/>
              <w:rPr>
                <w:rFonts w:asciiTheme="minorHAnsi" w:hAnsiTheme="minorHAnsi" w:cstheme="minorHAnsi"/>
                <w:lang w:val="en-US"/>
              </w:rPr>
            </w:pPr>
            <w:r w:rsidRPr="00630F39">
              <w:rPr>
                <w:rFonts w:asciiTheme="minorHAnsi" w:hAnsiTheme="minorHAnsi" w:cstheme="minorHAnsi"/>
                <w:lang w:val="en-US"/>
              </w:rPr>
              <w:t>x</w:t>
            </w:r>
          </w:p>
        </w:tc>
        <w:tc>
          <w:tcPr>
            <w:tcW w:w="482" w:type="dxa"/>
            <w:shd w:val="clear" w:color="auto" w:fill="767171" w:themeFill="background2" w:themeFillShade="80"/>
          </w:tcPr>
          <w:p w14:paraId="73723331" w14:textId="645C8875" w:rsidR="00D708BB" w:rsidRPr="00630F39" w:rsidRDefault="00D708BB" w:rsidP="00D708BB">
            <w:pPr>
              <w:jc w:val="center"/>
              <w:rPr>
                <w:rFonts w:asciiTheme="minorHAnsi" w:hAnsiTheme="minorHAnsi" w:cstheme="minorHAnsi"/>
                <w:lang w:val="en-US"/>
              </w:rPr>
            </w:pPr>
            <w:r w:rsidRPr="00630F39">
              <w:rPr>
                <w:rFonts w:asciiTheme="minorHAnsi" w:hAnsiTheme="minorHAnsi" w:cstheme="minorHAnsi"/>
                <w:lang w:val="en-US"/>
              </w:rPr>
              <w:t>x</w:t>
            </w:r>
          </w:p>
        </w:tc>
        <w:tc>
          <w:tcPr>
            <w:tcW w:w="480" w:type="dxa"/>
          </w:tcPr>
          <w:p w14:paraId="7F22C96C" w14:textId="3549BF10"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83" w:type="dxa"/>
          </w:tcPr>
          <w:p w14:paraId="7496205A" w14:textId="69339024"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82" w:type="dxa"/>
          </w:tcPr>
          <w:p w14:paraId="3E642118" w14:textId="2EB1DB85"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82" w:type="dxa"/>
          </w:tcPr>
          <w:p w14:paraId="22566E10" w14:textId="783F37FB"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77" w:type="dxa"/>
          </w:tcPr>
          <w:p w14:paraId="68C91535" w14:textId="77777777" w:rsidR="00D708BB" w:rsidRPr="00630F39" w:rsidRDefault="00D708BB" w:rsidP="00D708BB">
            <w:pPr>
              <w:jc w:val="both"/>
              <w:rPr>
                <w:rFonts w:asciiTheme="minorHAnsi" w:hAnsiTheme="minorHAnsi" w:cstheme="minorHAnsi"/>
                <w:lang w:val="en-US"/>
              </w:rPr>
            </w:pPr>
          </w:p>
        </w:tc>
        <w:tc>
          <w:tcPr>
            <w:tcW w:w="479" w:type="dxa"/>
          </w:tcPr>
          <w:p w14:paraId="053F7158" w14:textId="77777777" w:rsidR="00D708BB" w:rsidRPr="00630F39" w:rsidRDefault="00D708BB" w:rsidP="00D708BB">
            <w:pPr>
              <w:jc w:val="both"/>
              <w:rPr>
                <w:rFonts w:asciiTheme="minorHAnsi" w:hAnsiTheme="minorHAnsi" w:cstheme="minorHAnsi"/>
                <w:lang w:val="en-US"/>
              </w:rPr>
            </w:pPr>
          </w:p>
        </w:tc>
        <w:tc>
          <w:tcPr>
            <w:tcW w:w="484" w:type="dxa"/>
          </w:tcPr>
          <w:p w14:paraId="6DEBDD56" w14:textId="77777777" w:rsidR="00D708BB" w:rsidRPr="00630F39" w:rsidRDefault="00D708BB" w:rsidP="00D708BB">
            <w:pPr>
              <w:jc w:val="both"/>
              <w:rPr>
                <w:rFonts w:asciiTheme="minorHAnsi" w:hAnsiTheme="minorHAnsi" w:cstheme="minorHAnsi"/>
                <w:lang w:val="en-US"/>
              </w:rPr>
            </w:pPr>
          </w:p>
        </w:tc>
        <w:tc>
          <w:tcPr>
            <w:tcW w:w="482" w:type="dxa"/>
          </w:tcPr>
          <w:p w14:paraId="0C971811" w14:textId="77777777" w:rsidR="00D708BB" w:rsidRPr="00630F39" w:rsidRDefault="00D708BB" w:rsidP="00D708BB">
            <w:pPr>
              <w:jc w:val="both"/>
              <w:rPr>
                <w:rFonts w:asciiTheme="minorHAnsi" w:hAnsiTheme="minorHAnsi" w:cstheme="minorHAnsi"/>
                <w:lang w:val="en-US"/>
              </w:rPr>
            </w:pPr>
          </w:p>
        </w:tc>
        <w:tc>
          <w:tcPr>
            <w:tcW w:w="484" w:type="dxa"/>
          </w:tcPr>
          <w:p w14:paraId="1B830657" w14:textId="77777777" w:rsidR="00D708BB" w:rsidRPr="00630F39" w:rsidRDefault="00D708BB" w:rsidP="00D708BB">
            <w:pPr>
              <w:jc w:val="both"/>
              <w:rPr>
                <w:rFonts w:asciiTheme="minorHAnsi" w:hAnsiTheme="minorHAnsi" w:cstheme="minorHAnsi"/>
                <w:lang w:val="en-US"/>
              </w:rPr>
            </w:pPr>
          </w:p>
        </w:tc>
        <w:tc>
          <w:tcPr>
            <w:tcW w:w="477" w:type="dxa"/>
          </w:tcPr>
          <w:p w14:paraId="0C96F9FF" w14:textId="77777777" w:rsidR="00D708BB" w:rsidRPr="00630F39" w:rsidRDefault="00D708BB" w:rsidP="00D708BB">
            <w:pPr>
              <w:jc w:val="both"/>
              <w:rPr>
                <w:rFonts w:asciiTheme="minorHAnsi" w:hAnsiTheme="minorHAnsi" w:cstheme="minorHAnsi"/>
                <w:lang w:val="en-US"/>
              </w:rPr>
            </w:pPr>
          </w:p>
        </w:tc>
        <w:tc>
          <w:tcPr>
            <w:tcW w:w="477" w:type="dxa"/>
          </w:tcPr>
          <w:p w14:paraId="17015C91" w14:textId="77777777" w:rsidR="00D708BB" w:rsidRPr="00630F39" w:rsidRDefault="00D708BB" w:rsidP="00D708BB">
            <w:pPr>
              <w:jc w:val="both"/>
              <w:rPr>
                <w:rFonts w:asciiTheme="minorHAnsi" w:hAnsiTheme="minorHAnsi" w:cstheme="minorHAnsi"/>
                <w:lang w:val="en-US"/>
              </w:rPr>
            </w:pPr>
          </w:p>
        </w:tc>
        <w:tc>
          <w:tcPr>
            <w:tcW w:w="482" w:type="dxa"/>
          </w:tcPr>
          <w:p w14:paraId="2A48F19B" w14:textId="77777777" w:rsidR="00D708BB" w:rsidRPr="00630F39" w:rsidRDefault="00D708BB" w:rsidP="00D708BB">
            <w:pPr>
              <w:jc w:val="both"/>
              <w:rPr>
                <w:rFonts w:asciiTheme="minorHAnsi" w:hAnsiTheme="minorHAnsi" w:cstheme="minorHAnsi"/>
                <w:lang w:val="en-US"/>
              </w:rPr>
            </w:pPr>
          </w:p>
        </w:tc>
        <w:tc>
          <w:tcPr>
            <w:tcW w:w="480" w:type="dxa"/>
          </w:tcPr>
          <w:p w14:paraId="4B69935C" w14:textId="77777777" w:rsidR="00D708BB" w:rsidRPr="00630F39" w:rsidRDefault="00D708BB" w:rsidP="00D708BB">
            <w:pPr>
              <w:jc w:val="both"/>
              <w:rPr>
                <w:rFonts w:asciiTheme="minorHAnsi" w:hAnsiTheme="minorHAnsi" w:cstheme="minorHAnsi"/>
                <w:lang w:val="en-US"/>
              </w:rPr>
            </w:pPr>
          </w:p>
        </w:tc>
        <w:tc>
          <w:tcPr>
            <w:tcW w:w="483" w:type="dxa"/>
          </w:tcPr>
          <w:p w14:paraId="2C471846" w14:textId="77777777" w:rsidR="00D708BB" w:rsidRPr="00630F39" w:rsidRDefault="00D708BB" w:rsidP="00D708BB">
            <w:pPr>
              <w:jc w:val="both"/>
              <w:rPr>
                <w:rFonts w:asciiTheme="minorHAnsi" w:hAnsiTheme="minorHAnsi" w:cstheme="minorHAnsi"/>
                <w:lang w:val="en-US"/>
              </w:rPr>
            </w:pPr>
          </w:p>
        </w:tc>
        <w:tc>
          <w:tcPr>
            <w:tcW w:w="482" w:type="dxa"/>
          </w:tcPr>
          <w:p w14:paraId="3E7B05D4" w14:textId="77777777" w:rsidR="00D708BB" w:rsidRPr="00630F39" w:rsidRDefault="00D708BB" w:rsidP="00D708BB">
            <w:pPr>
              <w:jc w:val="both"/>
              <w:rPr>
                <w:rFonts w:asciiTheme="minorHAnsi" w:hAnsiTheme="minorHAnsi" w:cstheme="minorHAnsi"/>
                <w:lang w:val="en-US"/>
              </w:rPr>
            </w:pPr>
          </w:p>
        </w:tc>
        <w:tc>
          <w:tcPr>
            <w:tcW w:w="482" w:type="dxa"/>
          </w:tcPr>
          <w:p w14:paraId="109B6C09" w14:textId="77777777" w:rsidR="00D708BB" w:rsidRPr="00630F39" w:rsidRDefault="00D708BB" w:rsidP="00D708BB">
            <w:pPr>
              <w:jc w:val="both"/>
              <w:rPr>
                <w:rFonts w:asciiTheme="minorHAnsi" w:hAnsiTheme="minorHAnsi" w:cstheme="minorHAnsi"/>
                <w:lang w:val="en-US"/>
              </w:rPr>
            </w:pPr>
          </w:p>
        </w:tc>
      </w:tr>
      <w:tr w:rsidR="00D708BB" w:rsidRPr="00630F39" w14:paraId="34C0178E" w14:textId="77777777" w:rsidTr="00D708BB">
        <w:trPr>
          <w:tblHeader/>
        </w:trPr>
        <w:tc>
          <w:tcPr>
            <w:tcW w:w="941" w:type="dxa"/>
          </w:tcPr>
          <w:p w14:paraId="64D1F666" w14:textId="77777777" w:rsidR="00D708BB" w:rsidRPr="00630F39" w:rsidRDefault="00D708BB" w:rsidP="00D708BB">
            <w:pPr>
              <w:keepNext/>
              <w:jc w:val="both"/>
              <w:rPr>
                <w:rFonts w:asciiTheme="minorHAnsi" w:eastAsia="Arial Unicode MS" w:hAnsiTheme="minorHAnsi" w:cstheme="minorHAnsi"/>
                <w:b/>
              </w:rPr>
            </w:pPr>
            <w:r w:rsidRPr="00630F39">
              <w:rPr>
                <w:rFonts w:asciiTheme="minorHAnsi" w:eastAsia="Arial Unicode MS" w:hAnsiTheme="minorHAnsi" w:cstheme="minorHAnsi"/>
                <w:b/>
              </w:rPr>
              <w:t>….</w:t>
            </w:r>
          </w:p>
        </w:tc>
        <w:tc>
          <w:tcPr>
            <w:tcW w:w="477" w:type="dxa"/>
            <w:shd w:val="clear" w:color="auto" w:fill="767171" w:themeFill="background2" w:themeFillShade="80"/>
          </w:tcPr>
          <w:p w14:paraId="65E68889" w14:textId="0DFD754A" w:rsidR="00D708BB" w:rsidRPr="00630F39" w:rsidRDefault="00D708BB" w:rsidP="00D708BB">
            <w:pPr>
              <w:jc w:val="center"/>
              <w:rPr>
                <w:rFonts w:asciiTheme="minorHAnsi" w:hAnsiTheme="minorHAnsi" w:cstheme="minorHAnsi"/>
                <w:lang w:val="en-US"/>
              </w:rPr>
            </w:pPr>
            <w:r w:rsidRPr="00630F39">
              <w:rPr>
                <w:rFonts w:asciiTheme="minorHAnsi" w:hAnsiTheme="minorHAnsi" w:cstheme="minorHAnsi"/>
                <w:lang w:val="en-US"/>
              </w:rPr>
              <w:t>x</w:t>
            </w:r>
          </w:p>
        </w:tc>
        <w:tc>
          <w:tcPr>
            <w:tcW w:w="482" w:type="dxa"/>
            <w:shd w:val="clear" w:color="auto" w:fill="767171" w:themeFill="background2" w:themeFillShade="80"/>
          </w:tcPr>
          <w:p w14:paraId="5810D5AC" w14:textId="4CEBD2A9" w:rsidR="00D708BB" w:rsidRPr="00630F39" w:rsidRDefault="00D708BB" w:rsidP="00D708BB">
            <w:pPr>
              <w:jc w:val="center"/>
              <w:rPr>
                <w:rFonts w:asciiTheme="minorHAnsi" w:hAnsiTheme="minorHAnsi" w:cstheme="minorHAnsi"/>
                <w:lang w:val="en-US"/>
              </w:rPr>
            </w:pPr>
            <w:r w:rsidRPr="00630F39">
              <w:rPr>
                <w:rFonts w:asciiTheme="minorHAnsi" w:hAnsiTheme="minorHAnsi" w:cstheme="minorHAnsi"/>
                <w:lang w:val="en-US"/>
              </w:rPr>
              <w:t>x</w:t>
            </w:r>
          </w:p>
        </w:tc>
        <w:tc>
          <w:tcPr>
            <w:tcW w:w="480" w:type="dxa"/>
          </w:tcPr>
          <w:p w14:paraId="18E20286" w14:textId="7A2DB248"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83" w:type="dxa"/>
          </w:tcPr>
          <w:p w14:paraId="31879CC2" w14:textId="461D6200"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82" w:type="dxa"/>
          </w:tcPr>
          <w:p w14:paraId="3A957C4B" w14:textId="2C53A101"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82" w:type="dxa"/>
          </w:tcPr>
          <w:p w14:paraId="13CE1D78" w14:textId="1F5470EB"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77" w:type="dxa"/>
          </w:tcPr>
          <w:p w14:paraId="654D3E5D" w14:textId="77777777" w:rsidR="00D708BB" w:rsidRPr="00630F39" w:rsidRDefault="00D708BB" w:rsidP="00D708BB">
            <w:pPr>
              <w:jc w:val="both"/>
              <w:rPr>
                <w:rFonts w:asciiTheme="minorHAnsi" w:hAnsiTheme="minorHAnsi" w:cstheme="minorHAnsi"/>
                <w:lang w:val="en-US"/>
              </w:rPr>
            </w:pPr>
          </w:p>
        </w:tc>
        <w:tc>
          <w:tcPr>
            <w:tcW w:w="479" w:type="dxa"/>
          </w:tcPr>
          <w:p w14:paraId="5F5E5159" w14:textId="77777777" w:rsidR="00D708BB" w:rsidRPr="00630F39" w:rsidRDefault="00D708BB" w:rsidP="00D708BB">
            <w:pPr>
              <w:jc w:val="both"/>
              <w:rPr>
                <w:rFonts w:asciiTheme="minorHAnsi" w:hAnsiTheme="minorHAnsi" w:cstheme="minorHAnsi"/>
                <w:lang w:val="en-US"/>
              </w:rPr>
            </w:pPr>
          </w:p>
        </w:tc>
        <w:tc>
          <w:tcPr>
            <w:tcW w:w="484" w:type="dxa"/>
          </w:tcPr>
          <w:p w14:paraId="40639BD3" w14:textId="77777777" w:rsidR="00D708BB" w:rsidRPr="00630F39" w:rsidRDefault="00D708BB" w:rsidP="00D708BB">
            <w:pPr>
              <w:jc w:val="both"/>
              <w:rPr>
                <w:rFonts w:asciiTheme="minorHAnsi" w:hAnsiTheme="minorHAnsi" w:cstheme="minorHAnsi"/>
                <w:lang w:val="en-US"/>
              </w:rPr>
            </w:pPr>
          </w:p>
        </w:tc>
        <w:tc>
          <w:tcPr>
            <w:tcW w:w="482" w:type="dxa"/>
          </w:tcPr>
          <w:p w14:paraId="485DB4FC" w14:textId="77777777" w:rsidR="00D708BB" w:rsidRPr="00630F39" w:rsidRDefault="00D708BB" w:rsidP="00D708BB">
            <w:pPr>
              <w:jc w:val="both"/>
              <w:rPr>
                <w:rFonts w:asciiTheme="minorHAnsi" w:hAnsiTheme="minorHAnsi" w:cstheme="minorHAnsi"/>
                <w:lang w:val="en-US"/>
              </w:rPr>
            </w:pPr>
          </w:p>
        </w:tc>
        <w:tc>
          <w:tcPr>
            <w:tcW w:w="484" w:type="dxa"/>
          </w:tcPr>
          <w:p w14:paraId="4DF4FE63" w14:textId="77777777" w:rsidR="00D708BB" w:rsidRPr="00630F39" w:rsidRDefault="00D708BB" w:rsidP="00D708BB">
            <w:pPr>
              <w:jc w:val="both"/>
              <w:rPr>
                <w:rFonts w:asciiTheme="minorHAnsi" w:hAnsiTheme="minorHAnsi" w:cstheme="minorHAnsi"/>
                <w:lang w:val="en-US"/>
              </w:rPr>
            </w:pPr>
          </w:p>
        </w:tc>
        <w:tc>
          <w:tcPr>
            <w:tcW w:w="477" w:type="dxa"/>
          </w:tcPr>
          <w:p w14:paraId="4AD009CF" w14:textId="77777777" w:rsidR="00D708BB" w:rsidRPr="00630F39" w:rsidRDefault="00D708BB" w:rsidP="00D708BB">
            <w:pPr>
              <w:jc w:val="both"/>
              <w:rPr>
                <w:rFonts w:asciiTheme="minorHAnsi" w:hAnsiTheme="minorHAnsi" w:cstheme="minorHAnsi"/>
                <w:lang w:val="en-US"/>
              </w:rPr>
            </w:pPr>
          </w:p>
        </w:tc>
        <w:tc>
          <w:tcPr>
            <w:tcW w:w="477" w:type="dxa"/>
          </w:tcPr>
          <w:p w14:paraId="2A152EFB" w14:textId="77777777" w:rsidR="00D708BB" w:rsidRPr="00630F39" w:rsidRDefault="00D708BB" w:rsidP="00D708BB">
            <w:pPr>
              <w:jc w:val="both"/>
              <w:rPr>
                <w:rFonts w:asciiTheme="minorHAnsi" w:hAnsiTheme="minorHAnsi" w:cstheme="minorHAnsi"/>
                <w:lang w:val="en-US"/>
              </w:rPr>
            </w:pPr>
          </w:p>
        </w:tc>
        <w:tc>
          <w:tcPr>
            <w:tcW w:w="482" w:type="dxa"/>
          </w:tcPr>
          <w:p w14:paraId="09B8126D" w14:textId="77777777" w:rsidR="00D708BB" w:rsidRPr="00630F39" w:rsidRDefault="00D708BB" w:rsidP="00D708BB">
            <w:pPr>
              <w:jc w:val="both"/>
              <w:rPr>
                <w:rFonts w:asciiTheme="minorHAnsi" w:hAnsiTheme="minorHAnsi" w:cstheme="minorHAnsi"/>
                <w:lang w:val="en-US"/>
              </w:rPr>
            </w:pPr>
          </w:p>
        </w:tc>
        <w:tc>
          <w:tcPr>
            <w:tcW w:w="480" w:type="dxa"/>
          </w:tcPr>
          <w:p w14:paraId="75A79EC2" w14:textId="77777777" w:rsidR="00D708BB" w:rsidRPr="00630F39" w:rsidRDefault="00D708BB" w:rsidP="00D708BB">
            <w:pPr>
              <w:jc w:val="both"/>
              <w:rPr>
                <w:rFonts w:asciiTheme="minorHAnsi" w:hAnsiTheme="minorHAnsi" w:cstheme="minorHAnsi"/>
                <w:lang w:val="en-US"/>
              </w:rPr>
            </w:pPr>
          </w:p>
        </w:tc>
        <w:tc>
          <w:tcPr>
            <w:tcW w:w="483" w:type="dxa"/>
          </w:tcPr>
          <w:p w14:paraId="3A827D66" w14:textId="77777777" w:rsidR="00D708BB" w:rsidRPr="00630F39" w:rsidRDefault="00D708BB" w:rsidP="00D708BB">
            <w:pPr>
              <w:jc w:val="both"/>
              <w:rPr>
                <w:rFonts w:asciiTheme="minorHAnsi" w:hAnsiTheme="minorHAnsi" w:cstheme="minorHAnsi"/>
                <w:lang w:val="en-US"/>
              </w:rPr>
            </w:pPr>
          </w:p>
        </w:tc>
        <w:tc>
          <w:tcPr>
            <w:tcW w:w="482" w:type="dxa"/>
          </w:tcPr>
          <w:p w14:paraId="3B1194E3" w14:textId="58E38859" w:rsidR="00D708BB" w:rsidRPr="00630F39" w:rsidRDefault="00D708BB" w:rsidP="00D708BB">
            <w:pPr>
              <w:jc w:val="both"/>
              <w:rPr>
                <w:rFonts w:asciiTheme="minorHAnsi" w:hAnsiTheme="minorHAnsi" w:cstheme="minorHAnsi"/>
                <w:lang w:val="en-US"/>
              </w:rPr>
            </w:pPr>
          </w:p>
        </w:tc>
        <w:tc>
          <w:tcPr>
            <w:tcW w:w="482" w:type="dxa"/>
          </w:tcPr>
          <w:p w14:paraId="2C899258" w14:textId="77777777" w:rsidR="00D708BB" w:rsidRPr="00630F39" w:rsidRDefault="00D708BB" w:rsidP="00D708BB">
            <w:pPr>
              <w:jc w:val="both"/>
              <w:rPr>
                <w:rFonts w:asciiTheme="minorHAnsi" w:hAnsiTheme="minorHAnsi" w:cstheme="minorHAnsi"/>
                <w:lang w:val="en-US"/>
              </w:rPr>
            </w:pPr>
          </w:p>
        </w:tc>
      </w:tr>
      <w:tr w:rsidR="00D708BB" w:rsidRPr="00630F39" w14:paraId="48766027" w14:textId="77777777" w:rsidTr="00D708BB">
        <w:trPr>
          <w:tblHeader/>
        </w:trPr>
        <w:tc>
          <w:tcPr>
            <w:tcW w:w="941" w:type="dxa"/>
          </w:tcPr>
          <w:p w14:paraId="48547768" w14:textId="77777777" w:rsidR="00D708BB" w:rsidRPr="00630F39" w:rsidRDefault="00D708BB" w:rsidP="00D708BB">
            <w:pPr>
              <w:keepNext/>
              <w:jc w:val="both"/>
              <w:rPr>
                <w:rFonts w:asciiTheme="minorHAnsi" w:eastAsia="Arial Unicode MS" w:hAnsiTheme="minorHAnsi" w:cstheme="minorHAnsi"/>
                <w:b/>
              </w:rPr>
            </w:pPr>
            <w:r w:rsidRPr="00630F39">
              <w:rPr>
                <w:rFonts w:asciiTheme="minorHAnsi" w:eastAsia="Arial Unicode MS" w:hAnsiTheme="minorHAnsi" w:cstheme="minorHAnsi"/>
                <w:b/>
              </w:rPr>
              <w:t>N</w:t>
            </w:r>
          </w:p>
        </w:tc>
        <w:tc>
          <w:tcPr>
            <w:tcW w:w="477" w:type="dxa"/>
            <w:shd w:val="clear" w:color="auto" w:fill="767171" w:themeFill="background2" w:themeFillShade="80"/>
          </w:tcPr>
          <w:p w14:paraId="6B759BEF" w14:textId="4F894DD5" w:rsidR="00D708BB" w:rsidRPr="00630F39" w:rsidRDefault="00D708BB" w:rsidP="00D708BB">
            <w:pPr>
              <w:jc w:val="center"/>
              <w:rPr>
                <w:rFonts w:asciiTheme="minorHAnsi" w:hAnsiTheme="minorHAnsi" w:cstheme="minorHAnsi"/>
                <w:lang w:val="en-US"/>
              </w:rPr>
            </w:pPr>
            <w:r w:rsidRPr="00630F39">
              <w:rPr>
                <w:rFonts w:asciiTheme="minorHAnsi" w:hAnsiTheme="minorHAnsi" w:cstheme="minorHAnsi"/>
                <w:lang w:val="en-US"/>
              </w:rPr>
              <w:t>x</w:t>
            </w:r>
          </w:p>
        </w:tc>
        <w:tc>
          <w:tcPr>
            <w:tcW w:w="482" w:type="dxa"/>
            <w:shd w:val="clear" w:color="auto" w:fill="767171" w:themeFill="background2" w:themeFillShade="80"/>
          </w:tcPr>
          <w:p w14:paraId="19EC00C9" w14:textId="617BB5D3" w:rsidR="00D708BB" w:rsidRPr="00630F39" w:rsidRDefault="00D708BB" w:rsidP="00D708BB">
            <w:pPr>
              <w:jc w:val="center"/>
              <w:rPr>
                <w:rFonts w:asciiTheme="minorHAnsi" w:hAnsiTheme="minorHAnsi" w:cstheme="minorHAnsi"/>
                <w:lang w:val="en-US"/>
              </w:rPr>
            </w:pPr>
            <w:r w:rsidRPr="00630F39">
              <w:rPr>
                <w:rFonts w:asciiTheme="minorHAnsi" w:hAnsiTheme="minorHAnsi" w:cstheme="minorHAnsi"/>
                <w:lang w:val="en-US"/>
              </w:rPr>
              <w:t>x</w:t>
            </w:r>
          </w:p>
        </w:tc>
        <w:tc>
          <w:tcPr>
            <w:tcW w:w="480" w:type="dxa"/>
          </w:tcPr>
          <w:p w14:paraId="0DE6D44C" w14:textId="70457EED"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83" w:type="dxa"/>
          </w:tcPr>
          <w:p w14:paraId="6B6B20B4" w14:textId="35233DA3"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82" w:type="dxa"/>
          </w:tcPr>
          <w:p w14:paraId="07D282F8" w14:textId="057C9AC7"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82" w:type="dxa"/>
          </w:tcPr>
          <w:p w14:paraId="31F71506" w14:textId="184A68A3" w:rsidR="00D708BB" w:rsidRPr="00630F39" w:rsidRDefault="00D708BB" w:rsidP="00D708BB">
            <w:pPr>
              <w:jc w:val="both"/>
              <w:rPr>
                <w:rFonts w:asciiTheme="minorHAnsi" w:hAnsiTheme="minorHAnsi" w:cstheme="minorHAnsi"/>
                <w:lang w:val="en-US"/>
              </w:rPr>
            </w:pPr>
            <w:r w:rsidRPr="00630F39">
              <w:rPr>
                <w:rFonts w:asciiTheme="minorHAnsi" w:hAnsiTheme="minorHAnsi" w:cstheme="minorHAnsi"/>
                <w:lang w:val="en-US"/>
              </w:rPr>
              <w:t>x</w:t>
            </w:r>
          </w:p>
        </w:tc>
        <w:tc>
          <w:tcPr>
            <w:tcW w:w="477" w:type="dxa"/>
          </w:tcPr>
          <w:p w14:paraId="6EEE521B" w14:textId="77777777" w:rsidR="00D708BB" w:rsidRPr="00630F39" w:rsidRDefault="00D708BB" w:rsidP="00D708BB">
            <w:pPr>
              <w:jc w:val="both"/>
              <w:rPr>
                <w:rFonts w:asciiTheme="minorHAnsi" w:hAnsiTheme="minorHAnsi" w:cstheme="minorHAnsi"/>
                <w:lang w:val="en-US"/>
              </w:rPr>
            </w:pPr>
          </w:p>
        </w:tc>
        <w:tc>
          <w:tcPr>
            <w:tcW w:w="479" w:type="dxa"/>
          </w:tcPr>
          <w:p w14:paraId="47D0C839" w14:textId="77777777" w:rsidR="00D708BB" w:rsidRPr="00630F39" w:rsidRDefault="00D708BB" w:rsidP="00D708BB">
            <w:pPr>
              <w:jc w:val="both"/>
              <w:rPr>
                <w:rFonts w:asciiTheme="minorHAnsi" w:hAnsiTheme="minorHAnsi" w:cstheme="minorHAnsi"/>
                <w:lang w:val="en-US"/>
              </w:rPr>
            </w:pPr>
          </w:p>
        </w:tc>
        <w:tc>
          <w:tcPr>
            <w:tcW w:w="484" w:type="dxa"/>
          </w:tcPr>
          <w:p w14:paraId="2F9E1AA2" w14:textId="77777777" w:rsidR="00D708BB" w:rsidRPr="00630F39" w:rsidRDefault="00D708BB" w:rsidP="00D708BB">
            <w:pPr>
              <w:jc w:val="both"/>
              <w:rPr>
                <w:rFonts w:asciiTheme="minorHAnsi" w:hAnsiTheme="minorHAnsi" w:cstheme="minorHAnsi"/>
                <w:lang w:val="en-US"/>
              </w:rPr>
            </w:pPr>
          </w:p>
        </w:tc>
        <w:tc>
          <w:tcPr>
            <w:tcW w:w="482" w:type="dxa"/>
          </w:tcPr>
          <w:p w14:paraId="5F709037" w14:textId="77777777" w:rsidR="00D708BB" w:rsidRPr="00630F39" w:rsidRDefault="00D708BB" w:rsidP="00D708BB">
            <w:pPr>
              <w:jc w:val="both"/>
              <w:rPr>
                <w:rFonts w:asciiTheme="minorHAnsi" w:hAnsiTheme="minorHAnsi" w:cstheme="minorHAnsi"/>
                <w:lang w:val="en-US"/>
              </w:rPr>
            </w:pPr>
          </w:p>
        </w:tc>
        <w:tc>
          <w:tcPr>
            <w:tcW w:w="484" w:type="dxa"/>
          </w:tcPr>
          <w:p w14:paraId="7C59863D" w14:textId="77777777" w:rsidR="00D708BB" w:rsidRPr="00630F39" w:rsidRDefault="00D708BB" w:rsidP="00D708BB">
            <w:pPr>
              <w:jc w:val="both"/>
              <w:rPr>
                <w:rFonts w:asciiTheme="minorHAnsi" w:hAnsiTheme="minorHAnsi" w:cstheme="minorHAnsi"/>
                <w:lang w:val="en-US"/>
              </w:rPr>
            </w:pPr>
          </w:p>
        </w:tc>
        <w:tc>
          <w:tcPr>
            <w:tcW w:w="477" w:type="dxa"/>
          </w:tcPr>
          <w:p w14:paraId="117FC075" w14:textId="77777777" w:rsidR="00D708BB" w:rsidRPr="00630F39" w:rsidRDefault="00D708BB" w:rsidP="00D708BB">
            <w:pPr>
              <w:jc w:val="both"/>
              <w:rPr>
                <w:rFonts w:asciiTheme="minorHAnsi" w:hAnsiTheme="minorHAnsi" w:cstheme="minorHAnsi"/>
                <w:lang w:val="en-US"/>
              </w:rPr>
            </w:pPr>
          </w:p>
        </w:tc>
        <w:tc>
          <w:tcPr>
            <w:tcW w:w="477" w:type="dxa"/>
          </w:tcPr>
          <w:p w14:paraId="6D070A5D" w14:textId="77777777" w:rsidR="00D708BB" w:rsidRPr="00630F39" w:rsidRDefault="00D708BB" w:rsidP="00D708BB">
            <w:pPr>
              <w:jc w:val="both"/>
              <w:rPr>
                <w:rFonts w:asciiTheme="minorHAnsi" w:hAnsiTheme="minorHAnsi" w:cstheme="minorHAnsi"/>
                <w:lang w:val="en-US"/>
              </w:rPr>
            </w:pPr>
          </w:p>
        </w:tc>
        <w:tc>
          <w:tcPr>
            <w:tcW w:w="482" w:type="dxa"/>
          </w:tcPr>
          <w:p w14:paraId="42258506" w14:textId="77777777" w:rsidR="00D708BB" w:rsidRPr="00630F39" w:rsidRDefault="00D708BB" w:rsidP="00D708BB">
            <w:pPr>
              <w:jc w:val="both"/>
              <w:rPr>
                <w:rFonts w:asciiTheme="minorHAnsi" w:hAnsiTheme="minorHAnsi" w:cstheme="minorHAnsi"/>
                <w:lang w:val="en-US"/>
              </w:rPr>
            </w:pPr>
          </w:p>
        </w:tc>
        <w:tc>
          <w:tcPr>
            <w:tcW w:w="480" w:type="dxa"/>
          </w:tcPr>
          <w:p w14:paraId="346D1F1B" w14:textId="77777777" w:rsidR="00D708BB" w:rsidRPr="00630F39" w:rsidRDefault="00D708BB" w:rsidP="00D708BB">
            <w:pPr>
              <w:jc w:val="both"/>
              <w:rPr>
                <w:rFonts w:asciiTheme="minorHAnsi" w:hAnsiTheme="minorHAnsi" w:cstheme="minorHAnsi"/>
                <w:lang w:val="en-US"/>
              </w:rPr>
            </w:pPr>
          </w:p>
        </w:tc>
        <w:tc>
          <w:tcPr>
            <w:tcW w:w="483" w:type="dxa"/>
          </w:tcPr>
          <w:p w14:paraId="594F262C" w14:textId="77777777" w:rsidR="00D708BB" w:rsidRPr="00630F39" w:rsidRDefault="00D708BB" w:rsidP="00D708BB">
            <w:pPr>
              <w:jc w:val="both"/>
              <w:rPr>
                <w:rFonts w:asciiTheme="minorHAnsi" w:hAnsiTheme="minorHAnsi" w:cstheme="minorHAnsi"/>
                <w:lang w:val="en-US"/>
              </w:rPr>
            </w:pPr>
          </w:p>
        </w:tc>
        <w:tc>
          <w:tcPr>
            <w:tcW w:w="482" w:type="dxa"/>
          </w:tcPr>
          <w:p w14:paraId="4C785E3E" w14:textId="77777777" w:rsidR="00D708BB" w:rsidRPr="00630F39" w:rsidRDefault="00D708BB" w:rsidP="00D708BB">
            <w:pPr>
              <w:jc w:val="both"/>
              <w:rPr>
                <w:rFonts w:asciiTheme="minorHAnsi" w:hAnsiTheme="minorHAnsi" w:cstheme="minorHAnsi"/>
                <w:lang w:val="en-US"/>
              </w:rPr>
            </w:pPr>
          </w:p>
        </w:tc>
        <w:tc>
          <w:tcPr>
            <w:tcW w:w="482" w:type="dxa"/>
          </w:tcPr>
          <w:p w14:paraId="40C45ED1" w14:textId="77777777" w:rsidR="00D708BB" w:rsidRPr="00630F39" w:rsidRDefault="00D708BB" w:rsidP="00D708BB">
            <w:pPr>
              <w:jc w:val="both"/>
              <w:rPr>
                <w:rFonts w:asciiTheme="minorHAnsi" w:hAnsiTheme="minorHAnsi" w:cstheme="minorHAnsi"/>
                <w:lang w:val="en-US"/>
              </w:rPr>
            </w:pPr>
          </w:p>
        </w:tc>
      </w:tr>
    </w:tbl>
    <w:p w14:paraId="0053850C" w14:textId="77777777" w:rsidR="00797A48" w:rsidRPr="00630F39" w:rsidRDefault="00797A48" w:rsidP="00797A48">
      <w:pPr>
        <w:rPr>
          <w:rFonts w:asciiTheme="minorHAnsi" w:hAnsiTheme="minorHAnsi" w:cstheme="minorHAnsi"/>
        </w:rPr>
      </w:pPr>
    </w:p>
    <w:p w14:paraId="1E4EAE59" w14:textId="77777777" w:rsidR="00B35DC8" w:rsidRPr="00630F39" w:rsidRDefault="00B35DC8" w:rsidP="007025DB">
      <w:pPr>
        <w:pStyle w:val="Caption"/>
        <w:rPr>
          <w:rFonts w:asciiTheme="minorHAnsi" w:hAnsiTheme="minorHAnsi" w:cstheme="minorHAnsi"/>
        </w:rPr>
      </w:pPr>
      <w:bookmarkStart w:id="722" w:name="_Toc271198246"/>
      <w:bookmarkStart w:id="723" w:name="_Toc300559663"/>
    </w:p>
    <w:p w14:paraId="1F23DEC6" w14:textId="195942DC" w:rsidR="00797A48" w:rsidRPr="00630F39" w:rsidRDefault="00B35DC8" w:rsidP="00B35DC8">
      <w:pPr>
        <w:pStyle w:val="Heading3"/>
        <w:rPr>
          <w:rFonts w:asciiTheme="minorHAnsi" w:hAnsiTheme="minorHAnsi" w:cstheme="minorHAnsi"/>
        </w:rPr>
      </w:pPr>
      <w:bookmarkStart w:id="724" w:name="_Toc122524208"/>
      <w:r w:rsidRPr="00630F39">
        <w:rPr>
          <w:rFonts w:asciiTheme="minorHAnsi" w:hAnsiTheme="minorHAnsi" w:cstheme="minorHAnsi"/>
          <w:bCs/>
        </w:rPr>
        <w:t>5.</w:t>
      </w:r>
      <w:r w:rsidR="00797A48" w:rsidRPr="00630F39">
        <w:rPr>
          <w:rFonts w:asciiTheme="minorHAnsi" w:hAnsiTheme="minorHAnsi" w:cstheme="minorHAnsi"/>
        </w:rPr>
        <w:t>1.</w:t>
      </w:r>
      <w:r w:rsidR="006B111B" w:rsidRPr="00630F39">
        <w:rPr>
          <w:rFonts w:asciiTheme="minorHAnsi" w:hAnsiTheme="minorHAnsi" w:cstheme="minorHAnsi"/>
        </w:rPr>
        <w:t>4</w:t>
      </w:r>
      <w:r w:rsidR="00797A48" w:rsidRPr="00630F39">
        <w:rPr>
          <w:rFonts w:asciiTheme="minorHAnsi" w:hAnsiTheme="minorHAnsi" w:cstheme="minorHAnsi"/>
        </w:rPr>
        <w:t xml:space="preserve"> Contract</w:t>
      </w:r>
      <w:bookmarkEnd w:id="719"/>
      <w:bookmarkEnd w:id="720"/>
      <w:bookmarkEnd w:id="721"/>
      <w:bookmarkEnd w:id="722"/>
      <w:bookmarkEnd w:id="723"/>
      <w:r w:rsidR="001C157B" w:rsidRPr="00630F39">
        <w:rPr>
          <w:rFonts w:asciiTheme="minorHAnsi" w:hAnsiTheme="minorHAnsi" w:cstheme="minorHAnsi"/>
        </w:rPr>
        <w:t xml:space="preserve"> Sample</w:t>
      </w:r>
      <w:bookmarkEnd w:id="724"/>
    </w:p>
    <w:p w14:paraId="008B9A55" w14:textId="77777777" w:rsidR="00B35DC8" w:rsidRPr="00630F39" w:rsidRDefault="00B35DC8" w:rsidP="00B35DC8">
      <w:pPr>
        <w:rPr>
          <w:rFonts w:asciiTheme="minorHAnsi" w:hAnsiTheme="minorHAnsi" w:cstheme="minorHAnsi"/>
          <w:lang w:val="en-US"/>
        </w:rPr>
      </w:pPr>
    </w:p>
    <w:p w14:paraId="0EFB055A" w14:textId="77777777" w:rsidR="00844478" w:rsidRPr="00630F39" w:rsidRDefault="00844478" w:rsidP="00844478">
      <w:pPr>
        <w:rPr>
          <w:rFonts w:asciiTheme="minorHAnsi" w:hAnsiTheme="minorHAnsi" w:cstheme="minorHAnsi"/>
          <w:lang w:val="en-US"/>
        </w:rPr>
      </w:pPr>
    </w:p>
    <w:p w14:paraId="4F091567" w14:textId="77777777" w:rsidR="00844478" w:rsidRPr="00630F39" w:rsidRDefault="00844478" w:rsidP="00844478">
      <w:pPr>
        <w:rPr>
          <w:rFonts w:asciiTheme="minorHAnsi" w:hAnsiTheme="minorHAnsi" w:cstheme="minorHAnsi"/>
          <w:lang w:val="en-US"/>
        </w:rPr>
      </w:pPr>
      <w:proofErr w:type="spellStart"/>
      <w:r w:rsidRPr="00630F39">
        <w:rPr>
          <w:rFonts w:asciiTheme="minorHAnsi" w:hAnsiTheme="minorHAnsi" w:cstheme="minorHAnsi"/>
          <w:lang w:val="en-US"/>
        </w:rPr>
        <w:t>FTLife’s</w:t>
      </w:r>
      <w:proofErr w:type="spellEnd"/>
      <w:r w:rsidRPr="00630F39">
        <w:rPr>
          <w:rFonts w:asciiTheme="minorHAnsi" w:hAnsiTheme="minorHAnsi" w:cstheme="minorHAnsi"/>
          <w:lang w:val="en-US"/>
        </w:rPr>
        <w:t xml:space="preserve"> standard contract for this proposal is attached below. Identify specific contract terms to which your response will be in non-compliance.</w:t>
      </w:r>
    </w:p>
    <w:p w14:paraId="2A86EF3E" w14:textId="77777777" w:rsidR="00844478" w:rsidRPr="00630F39" w:rsidRDefault="00844478" w:rsidP="00844478">
      <w:pPr>
        <w:rPr>
          <w:rFonts w:asciiTheme="minorHAnsi" w:hAnsiTheme="minorHAnsi" w:cstheme="minorHAnsi"/>
          <w:lang w:val="en-US"/>
        </w:rPr>
      </w:pPr>
    </w:p>
    <w:p w14:paraId="1594DF04" w14:textId="4A52002F" w:rsidR="00844478" w:rsidRDefault="00844478" w:rsidP="00844478">
      <w:pPr>
        <w:rPr>
          <w:rFonts w:asciiTheme="minorHAnsi" w:hAnsiTheme="minorHAnsi" w:cstheme="minorHAnsi"/>
          <w:lang w:val="en-US"/>
        </w:rPr>
      </w:pPr>
      <w:r w:rsidRPr="00630F39">
        <w:rPr>
          <w:rFonts w:asciiTheme="minorHAnsi" w:hAnsiTheme="minorHAnsi" w:cstheme="minorHAnsi"/>
          <w:highlight w:val="yellow"/>
          <w:lang w:val="en-US"/>
        </w:rPr>
        <w:t>{Enter Response}</w:t>
      </w:r>
    </w:p>
    <w:p w14:paraId="46DDDEB2" w14:textId="48B5216A" w:rsidR="0070673C" w:rsidRDefault="0070673C" w:rsidP="00844478">
      <w:pPr>
        <w:rPr>
          <w:rFonts w:asciiTheme="minorHAnsi" w:hAnsiTheme="minorHAnsi" w:cstheme="minorHAnsi"/>
          <w:lang w:val="en-US"/>
        </w:rPr>
      </w:pPr>
    </w:p>
    <w:bookmarkStart w:id="725" w:name="_MON_1706707415"/>
    <w:bookmarkEnd w:id="725"/>
    <w:p w14:paraId="67CFB5AC" w14:textId="5866872C" w:rsidR="0070673C" w:rsidRPr="00630F39" w:rsidRDefault="00B23DFD" w:rsidP="00844478">
      <w:pPr>
        <w:rPr>
          <w:rFonts w:asciiTheme="minorHAnsi" w:hAnsiTheme="minorHAnsi" w:cstheme="minorHAnsi"/>
          <w:lang w:val="en-US"/>
        </w:rPr>
      </w:pPr>
      <w:r>
        <w:rPr>
          <w:rFonts w:asciiTheme="minorHAnsi" w:hAnsiTheme="minorHAnsi" w:cstheme="minorHAnsi"/>
          <w:lang w:val="en-US"/>
        </w:rPr>
        <w:object w:dxaOrig="1508" w:dyaOrig="1024" w14:anchorId="705C79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5pt;height:50.95pt" o:ole="">
            <v:imagedata r:id="rId35" o:title=""/>
          </v:shape>
          <o:OLEObject Type="Embed" ProgID="Word.Document.12" ShapeID="_x0000_i1025" DrawAspect="Icon" ObjectID="_1736866538" r:id="rId36">
            <o:FieldCodes>\s</o:FieldCodes>
          </o:OLEObject>
        </w:object>
      </w:r>
    </w:p>
    <w:p w14:paraId="1B0CB237" w14:textId="77777777" w:rsidR="00C64820" w:rsidRPr="00630F39" w:rsidRDefault="00C64820" w:rsidP="00C64820">
      <w:pPr>
        <w:pStyle w:val="Heading3"/>
        <w:rPr>
          <w:rFonts w:asciiTheme="minorHAnsi" w:hAnsiTheme="minorHAnsi" w:cstheme="minorHAnsi"/>
        </w:rPr>
      </w:pPr>
      <w:bookmarkStart w:id="726" w:name="_Toc88484974"/>
      <w:bookmarkStart w:id="727" w:name="_Toc93308560"/>
      <w:bookmarkStart w:id="728" w:name="_Toc122524209"/>
      <w:r w:rsidRPr="00630F39">
        <w:rPr>
          <w:rFonts w:asciiTheme="minorHAnsi" w:hAnsiTheme="minorHAnsi" w:cstheme="minorHAnsi"/>
        </w:rPr>
        <w:t>5.1.5 Project Reference</w:t>
      </w:r>
      <w:bookmarkEnd w:id="726"/>
      <w:bookmarkEnd w:id="727"/>
      <w:bookmarkEnd w:id="728"/>
    </w:p>
    <w:p w14:paraId="511D9CF4" w14:textId="77777777" w:rsidR="00C64820" w:rsidRPr="00630F39" w:rsidRDefault="00C64820" w:rsidP="00C64820">
      <w:pPr>
        <w:rPr>
          <w:rFonts w:asciiTheme="minorHAnsi" w:hAnsiTheme="minorHAnsi" w:cstheme="minorHAnsi"/>
          <w:lang w:val="en-US"/>
        </w:rPr>
      </w:pPr>
    </w:p>
    <w:p w14:paraId="781B2696" w14:textId="77777777" w:rsidR="00C64820" w:rsidRPr="00630F39" w:rsidRDefault="00C64820" w:rsidP="00C64820">
      <w:pPr>
        <w:rPr>
          <w:rFonts w:asciiTheme="minorHAnsi" w:hAnsiTheme="minorHAnsi" w:cstheme="minorHAnsi"/>
          <w:lang w:val="en-US"/>
        </w:rPr>
      </w:pPr>
      <w:r w:rsidRPr="00630F39">
        <w:rPr>
          <w:rFonts w:asciiTheme="minorHAnsi" w:hAnsiTheme="minorHAnsi" w:cstheme="minorHAnsi"/>
          <w:lang w:val="en-US"/>
        </w:rPr>
        <w:lastRenderedPageBreak/>
        <w:t xml:space="preserve">Please supplement Project reference </w:t>
      </w:r>
    </w:p>
    <w:p w14:paraId="44A4428D" w14:textId="77777777" w:rsidR="00C64820" w:rsidRPr="00630F39" w:rsidRDefault="00C64820" w:rsidP="00C64820">
      <w:pPr>
        <w:rPr>
          <w:rFonts w:asciiTheme="minorHAnsi" w:hAnsiTheme="minorHAnsi" w:cstheme="minorHAnsi"/>
          <w:lang w:val="en-US"/>
        </w:rPr>
      </w:pPr>
    </w:p>
    <w:tbl>
      <w:tblPr>
        <w:tblStyle w:val="TableGrid"/>
        <w:tblW w:w="9715" w:type="dxa"/>
        <w:tblLook w:val="04A0" w:firstRow="1" w:lastRow="0" w:firstColumn="1" w:lastColumn="0" w:noHBand="0" w:noVBand="1"/>
      </w:tblPr>
      <w:tblGrid>
        <w:gridCol w:w="4428"/>
        <w:gridCol w:w="5287"/>
      </w:tblGrid>
      <w:tr w:rsidR="00C64820" w:rsidRPr="00630F39" w14:paraId="46BA99F7" w14:textId="77777777" w:rsidTr="006D3954">
        <w:tc>
          <w:tcPr>
            <w:tcW w:w="4428" w:type="dxa"/>
            <w:tcBorders>
              <w:top w:val="single" w:sz="4" w:space="0" w:color="auto"/>
              <w:left w:val="single" w:sz="4" w:space="0" w:color="auto"/>
              <w:bottom w:val="single" w:sz="4" w:space="0" w:color="auto"/>
              <w:right w:val="single" w:sz="4" w:space="0" w:color="auto"/>
            </w:tcBorders>
            <w:hideMark/>
          </w:tcPr>
          <w:p w14:paraId="6C99F103" w14:textId="77777777" w:rsidR="00C64820" w:rsidRPr="00630F39" w:rsidRDefault="00C64820" w:rsidP="006D3954">
            <w:pPr>
              <w:rPr>
                <w:rFonts w:asciiTheme="minorHAnsi" w:hAnsiTheme="minorHAnsi" w:cstheme="minorHAnsi"/>
              </w:rPr>
            </w:pPr>
            <w:r w:rsidRPr="00630F39">
              <w:rPr>
                <w:rFonts w:asciiTheme="minorHAnsi" w:hAnsiTheme="minorHAnsi" w:cstheme="minorHAnsi"/>
              </w:rPr>
              <w:t xml:space="preserve">Any services/project/support/maintenance working/providing to </w:t>
            </w:r>
            <w:proofErr w:type="spellStart"/>
            <w:r w:rsidRPr="00630F39">
              <w:rPr>
                <w:rFonts w:asciiTheme="minorHAnsi" w:hAnsiTheme="minorHAnsi" w:cstheme="minorHAnsi"/>
              </w:rPr>
              <w:t>FTLife</w:t>
            </w:r>
            <w:proofErr w:type="spellEnd"/>
            <w:r w:rsidRPr="00630F39">
              <w:rPr>
                <w:rFonts w:asciiTheme="minorHAnsi" w:hAnsiTheme="minorHAnsi" w:cstheme="minorHAnsi"/>
              </w:rPr>
              <w:t xml:space="preserve"> currently?</w:t>
            </w:r>
          </w:p>
          <w:p w14:paraId="68BFFF77" w14:textId="77777777" w:rsidR="00C64820" w:rsidRPr="00630F39" w:rsidRDefault="00C64820" w:rsidP="006D3954">
            <w:pPr>
              <w:rPr>
                <w:rFonts w:asciiTheme="minorHAnsi" w:hAnsiTheme="minorHAnsi" w:cstheme="minorHAnsi"/>
              </w:rPr>
            </w:pPr>
            <w:r w:rsidRPr="00630F39">
              <w:rPr>
                <w:rFonts w:asciiTheme="minorHAnsi" w:hAnsiTheme="minorHAnsi" w:cstheme="minorHAnsi"/>
              </w:rPr>
              <w:t xml:space="preserve">(if </w:t>
            </w:r>
            <w:proofErr w:type="gramStart"/>
            <w:r w:rsidRPr="00630F39">
              <w:rPr>
                <w:rFonts w:asciiTheme="minorHAnsi" w:hAnsiTheme="minorHAnsi" w:cstheme="minorHAnsi"/>
              </w:rPr>
              <w:t>Yes</w:t>
            </w:r>
            <w:proofErr w:type="gramEnd"/>
            <w:r w:rsidRPr="00630F39">
              <w:rPr>
                <w:rFonts w:asciiTheme="minorHAnsi" w:hAnsiTheme="minorHAnsi" w:cstheme="minorHAnsi"/>
              </w:rPr>
              <w:t xml:space="preserve">, please supplement with 3 project/services that currently working with/for </w:t>
            </w:r>
            <w:proofErr w:type="spellStart"/>
            <w:r w:rsidRPr="00630F39">
              <w:rPr>
                <w:rFonts w:asciiTheme="minorHAnsi" w:hAnsiTheme="minorHAnsi" w:cstheme="minorHAnsi"/>
              </w:rPr>
              <w:t>FTLife</w:t>
            </w:r>
            <w:proofErr w:type="spellEnd"/>
            <w:r w:rsidRPr="00630F39">
              <w:rPr>
                <w:rFonts w:asciiTheme="minorHAnsi" w:hAnsiTheme="minorHAnsi" w:cstheme="minorHAnsi"/>
              </w:rPr>
              <w:t>)</w:t>
            </w:r>
          </w:p>
        </w:tc>
        <w:tc>
          <w:tcPr>
            <w:tcW w:w="5287" w:type="dxa"/>
            <w:tcBorders>
              <w:top w:val="single" w:sz="4" w:space="0" w:color="auto"/>
              <w:left w:val="single" w:sz="4" w:space="0" w:color="auto"/>
              <w:bottom w:val="single" w:sz="4" w:space="0" w:color="auto"/>
              <w:right w:val="single" w:sz="4" w:space="0" w:color="auto"/>
            </w:tcBorders>
          </w:tcPr>
          <w:p w14:paraId="28B87058" w14:textId="77777777" w:rsidR="00C64820" w:rsidRPr="00630F39" w:rsidRDefault="00C64820" w:rsidP="006D3954">
            <w:pPr>
              <w:rPr>
                <w:rFonts w:asciiTheme="minorHAnsi" w:hAnsiTheme="minorHAnsi" w:cstheme="minorHAnsi"/>
              </w:rPr>
            </w:pPr>
          </w:p>
        </w:tc>
      </w:tr>
      <w:tr w:rsidR="00C64820" w:rsidRPr="00630F39" w14:paraId="07E2BDE0" w14:textId="77777777" w:rsidTr="006D3954">
        <w:tc>
          <w:tcPr>
            <w:tcW w:w="4428" w:type="dxa"/>
            <w:tcBorders>
              <w:top w:val="single" w:sz="4" w:space="0" w:color="auto"/>
              <w:left w:val="single" w:sz="4" w:space="0" w:color="auto"/>
              <w:bottom w:val="single" w:sz="4" w:space="0" w:color="auto"/>
              <w:right w:val="single" w:sz="4" w:space="0" w:color="auto"/>
            </w:tcBorders>
            <w:hideMark/>
          </w:tcPr>
          <w:p w14:paraId="7FB162D5" w14:textId="77777777" w:rsidR="00C64820" w:rsidRPr="00630F39" w:rsidRDefault="00C64820" w:rsidP="006D3954">
            <w:pPr>
              <w:rPr>
                <w:rFonts w:asciiTheme="minorHAnsi" w:hAnsiTheme="minorHAnsi" w:cstheme="minorHAnsi"/>
              </w:rPr>
            </w:pPr>
            <w:r w:rsidRPr="00630F39">
              <w:rPr>
                <w:rFonts w:asciiTheme="minorHAnsi" w:hAnsiTheme="minorHAnsi" w:cstheme="minorHAnsi"/>
              </w:rPr>
              <w:t xml:space="preserve">Any previous experience with </w:t>
            </w:r>
            <w:proofErr w:type="spellStart"/>
            <w:r w:rsidRPr="00630F39">
              <w:rPr>
                <w:rFonts w:asciiTheme="minorHAnsi" w:hAnsiTheme="minorHAnsi" w:cstheme="minorHAnsi"/>
              </w:rPr>
              <w:t>FTLife</w:t>
            </w:r>
            <w:proofErr w:type="spellEnd"/>
            <w:r w:rsidRPr="00630F39">
              <w:rPr>
                <w:rFonts w:asciiTheme="minorHAnsi" w:hAnsiTheme="minorHAnsi" w:cstheme="minorHAnsi"/>
              </w:rPr>
              <w:t xml:space="preserve"> on related services / products</w:t>
            </w:r>
          </w:p>
          <w:p w14:paraId="532977DE" w14:textId="77777777" w:rsidR="00C64820" w:rsidRPr="00630F39" w:rsidRDefault="00C64820" w:rsidP="006D3954">
            <w:pPr>
              <w:rPr>
                <w:rFonts w:asciiTheme="minorHAnsi" w:hAnsiTheme="minorHAnsi" w:cstheme="minorHAnsi"/>
              </w:rPr>
            </w:pPr>
            <w:r w:rsidRPr="00630F39">
              <w:rPr>
                <w:rFonts w:asciiTheme="minorHAnsi" w:hAnsiTheme="minorHAnsi" w:cstheme="minorHAnsi"/>
              </w:rPr>
              <w:t xml:space="preserve">(if </w:t>
            </w:r>
            <w:proofErr w:type="gramStart"/>
            <w:r w:rsidRPr="00630F39">
              <w:rPr>
                <w:rFonts w:asciiTheme="minorHAnsi" w:hAnsiTheme="minorHAnsi" w:cstheme="minorHAnsi"/>
              </w:rPr>
              <w:t>Yes</w:t>
            </w:r>
            <w:proofErr w:type="gramEnd"/>
            <w:r w:rsidRPr="00630F39">
              <w:rPr>
                <w:rFonts w:asciiTheme="minorHAnsi" w:hAnsiTheme="minorHAnsi" w:cstheme="minorHAnsi"/>
              </w:rPr>
              <w:t xml:space="preserve">, please supplement with 3 project/services that work with/for </w:t>
            </w:r>
            <w:proofErr w:type="spellStart"/>
            <w:r w:rsidRPr="00630F39">
              <w:rPr>
                <w:rFonts w:asciiTheme="minorHAnsi" w:hAnsiTheme="minorHAnsi" w:cstheme="minorHAnsi"/>
              </w:rPr>
              <w:t>FTLife</w:t>
            </w:r>
            <w:proofErr w:type="spellEnd"/>
            <w:r w:rsidRPr="00630F39">
              <w:rPr>
                <w:rFonts w:asciiTheme="minorHAnsi" w:hAnsiTheme="minorHAnsi" w:cstheme="minorHAnsi"/>
              </w:rPr>
              <w:t>)</w:t>
            </w:r>
          </w:p>
        </w:tc>
        <w:tc>
          <w:tcPr>
            <w:tcW w:w="5287" w:type="dxa"/>
            <w:tcBorders>
              <w:top w:val="single" w:sz="4" w:space="0" w:color="auto"/>
              <w:left w:val="single" w:sz="4" w:space="0" w:color="auto"/>
              <w:bottom w:val="single" w:sz="4" w:space="0" w:color="auto"/>
              <w:right w:val="single" w:sz="4" w:space="0" w:color="auto"/>
            </w:tcBorders>
          </w:tcPr>
          <w:p w14:paraId="78E86E77" w14:textId="77777777" w:rsidR="00C64820" w:rsidRPr="00630F39" w:rsidRDefault="00C64820" w:rsidP="006D3954">
            <w:pPr>
              <w:rPr>
                <w:rFonts w:asciiTheme="minorHAnsi" w:hAnsiTheme="minorHAnsi" w:cstheme="minorHAnsi"/>
              </w:rPr>
            </w:pPr>
          </w:p>
        </w:tc>
      </w:tr>
      <w:tr w:rsidR="00C64820" w:rsidRPr="00630F39" w14:paraId="34966803" w14:textId="77777777" w:rsidTr="006D3954">
        <w:tc>
          <w:tcPr>
            <w:tcW w:w="4428" w:type="dxa"/>
            <w:tcBorders>
              <w:top w:val="single" w:sz="4" w:space="0" w:color="auto"/>
              <w:left w:val="single" w:sz="4" w:space="0" w:color="auto"/>
              <w:bottom w:val="single" w:sz="4" w:space="0" w:color="auto"/>
              <w:right w:val="single" w:sz="4" w:space="0" w:color="auto"/>
            </w:tcBorders>
            <w:hideMark/>
          </w:tcPr>
          <w:p w14:paraId="209AEA8E" w14:textId="77777777" w:rsidR="00C64820" w:rsidRPr="00630F39" w:rsidRDefault="00C64820" w:rsidP="006D3954">
            <w:pPr>
              <w:rPr>
                <w:rFonts w:asciiTheme="minorHAnsi" w:hAnsiTheme="minorHAnsi" w:cstheme="minorHAnsi"/>
              </w:rPr>
            </w:pPr>
            <w:r w:rsidRPr="00630F39">
              <w:rPr>
                <w:rFonts w:asciiTheme="minorHAnsi" w:hAnsiTheme="minorHAnsi" w:cstheme="minorHAnsi"/>
              </w:rPr>
              <w:t>Any previous experience in other FSI companies</w:t>
            </w:r>
          </w:p>
          <w:p w14:paraId="72251B8E" w14:textId="77777777" w:rsidR="00C64820" w:rsidRPr="00630F39" w:rsidRDefault="00C64820" w:rsidP="006D3954">
            <w:pPr>
              <w:rPr>
                <w:rFonts w:asciiTheme="minorHAnsi" w:hAnsiTheme="minorHAnsi" w:cstheme="minorHAnsi"/>
              </w:rPr>
            </w:pPr>
            <w:r w:rsidRPr="00630F39">
              <w:rPr>
                <w:rFonts w:asciiTheme="minorHAnsi" w:hAnsiTheme="minorHAnsi" w:cstheme="minorHAnsi"/>
              </w:rPr>
              <w:t xml:space="preserve">(If </w:t>
            </w:r>
            <w:proofErr w:type="gramStart"/>
            <w:r w:rsidRPr="00630F39">
              <w:rPr>
                <w:rFonts w:asciiTheme="minorHAnsi" w:hAnsiTheme="minorHAnsi" w:cstheme="minorHAnsi"/>
              </w:rPr>
              <w:t>Yes</w:t>
            </w:r>
            <w:proofErr w:type="gramEnd"/>
            <w:r w:rsidRPr="00630F39">
              <w:rPr>
                <w:rFonts w:asciiTheme="minorHAnsi" w:hAnsiTheme="minorHAnsi" w:cstheme="minorHAnsi"/>
              </w:rPr>
              <w:t>, please supplement 3 key companies projects)</w:t>
            </w:r>
          </w:p>
        </w:tc>
        <w:tc>
          <w:tcPr>
            <w:tcW w:w="5287" w:type="dxa"/>
            <w:tcBorders>
              <w:top w:val="single" w:sz="4" w:space="0" w:color="auto"/>
              <w:left w:val="single" w:sz="4" w:space="0" w:color="auto"/>
              <w:bottom w:val="single" w:sz="4" w:space="0" w:color="auto"/>
              <w:right w:val="single" w:sz="4" w:space="0" w:color="auto"/>
            </w:tcBorders>
          </w:tcPr>
          <w:p w14:paraId="149F0BDA" w14:textId="77777777" w:rsidR="00C64820" w:rsidRPr="00630F39" w:rsidRDefault="00C64820" w:rsidP="006D3954">
            <w:pPr>
              <w:rPr>
                <w:rFonts w:asciiTheme="minorHAnsi" w:hAnsiTheme="minorHAnsi" w:cstheme="minorHAnsi"/>
              </w:rPr>
            </w:pPr>
          </w:p>
        </w:tc>
      </w:tr>
      <w:tr w:rsidR="00C64820" w:rsidRPr="00630F39" w14:paraId="4CFB150A" w14:textId="77777777" w:rsidTr="006D3954">
        <w:tc>
          <w:tcPr>
            <w:tcW w:w="4428" w:type="dxa"/>
            <w:tcBorders>
              <w:top w:val="single" w:sz="4" w:space="0" w:color="auto"/>
              <w:left w:val="single" w:sz="4" w:space="0" w:color="auto"/>
              <w:bottom w:val="single" w:sz="4" w:space="0" w:color="auto"/>
              <w:right w:val="single" w:sz="4" w:space="0" w:color="auto"/>
            </w:tcBorders>
            <w:hideMark/>
          </w:tcPr>
          <w:p w14:paraId="09210F50" w14:textId="77777777" w:rsidR="00C64820" w:rsidRPr="00630F39" w:rsidRDefault="00C64820" w:rsidP="006D3954">
            <w:pPr>
              <w:rPr>
                <w:rFonts w:asciiTheme="minorHAnsi" w:hAnsiTheme="minorHAnsi" w:cstheme="minorHAnsi"/>
              </w:rPr>
            </w:pPr>
            <w:r w:rsidRPr="00630F39">
              <w:rPr>
                <w:rFonts w:asciiTheme="minorHAnsi" w:hAnsiTheme="minorHAnsi" w:cstheme="minorHAnsi"/>
              </w:rPr>
              <w:t xml:space="preserve">Any previous experience in similar </w:t>
            </w:r>
            <w:proofErr w:type="gramStart"/>
            <w:r w:rsidRPr="00630F39">
              <w:rPr>
                <w:rFonts w:asciiTheme="minorHAnsi" w:hAnsiTheme="minorHAnsi" w:cstheme="minorHAnsi"/>
              </w:rPr>
              <w:t>size  projects</w:t>
            </w:r>
            <w:proofErr w:type="gramEnd"/>
          </w:p>
          <w:p w14:paraId="545529D5" w14:textId="77777777" w:rsidR="00C64820" w:rsidRPr="00630F39" w:rsidRDefault="00C64820" w:rsidP="006D3954">
            <w:pPr>
              <w:rPr>
                <w:rFonts w:asciiTheme="minorHAnsi" w:hAnsiTheme="minorHAnsi" w:cstheme="minorHAnsi"/>
              </w:rPr>
            </w:pPr>
            <w:r w:rsidRPr="00630F39">
              <w:rPr>
                <w:rFonts w:asciiTheme="minorHAnsi" w:hAnsiTheme="minorHAnsi" w:cstheme="minorHAnsi"/>
              </w:rPr>
              <w:t xml:space="preserve">(If </w:t>
            </w:r>
            <w:proofErr w:type="gramStart"/>
            <w:r w:rsidRPr="00630F39">
              <w:rPr>
                <w:rFonts w:asciiTheme="minorHAnsi" w:hAnsiTheme="minorHAnsi" w:cstheme="minorHAnsi"/>
              </w:rPr>
              <w:t>Yes</w:t>
            </w:r>
            <w:proofErr w:type="gramEnd"/>
            <w:r w:rsidRPr="00630F39">
              <w:rPr>
                <w:rFonts w:asciiTheme="minorHAnsi" w:hAnsiTheme="minorHAnsi" w:cstheme="minorHAnsi"/>
              </w:rPr>
              <w:t>, please supplement with 3 projects)</w:t>
            </w:r>
          </w:p>
        </w:tc>
        <w:tc>
          <w:tcPr>
            <w:tcW w:w="5287" w:type="dxa"/>
            <w:tcBorders>
              <w:top w:val="single" w:sz="4" w:space="0" w:color="auto"/>
              <w:left w:val="single" w:sz="4" w:space="0" w:color="auto"/>
              <w:bottom w:val="single" w:sz="4" w:space="0" w:color="auto"/>
              <w:right w:val="single" w:sz="4" w:space="0" w:color="auto"/>
            </w:tcBorders>
          </w:tcPr>
          <w:p w14:paraId="6232ABF1" w14:textId="77777777" w:rsidR="00C64820" w:rsidRPr="00630F39" w:rsidRDefault="00C64820" w:rsidP="006D3954">
            <w:pPr>
              <w:rPr>
                <w:rFonts w:asciiTheme="minorHAnsi" w:hAnsiTheme="minorHAnsi" w:cstheme="minorHAnsi"/>
              </w:rPr>
            </w:pPr>
          </w:p>
        </w:tc>
      </w:tr>
    </w:tbl>
    <w:p w14:paraId="57630E54" w14:textId="77777777" w:rsidR="00C64820" w:rsidRPr="00630F39" w:rsidRDefault="00C64820" w:rsidP="00C64820">
      <w:pPr>
        <w:rPr>
          <w:rFonts w:asciiTheme="minorHAnsi" w:hAnsiTheme="minorHAnsi" w:cstheme="minorHAnsi"/>
          <w:sz w:val="22"/>
          <w:szCs w:val="22"/>
        </w:rPr>
      </w:pPr>
      <w:r w:rsidRPr="00630F39">
        <w:rPr>
          <w:rFonts w:asciiTheme="minorHAnsi" w:hAnsiTheme="minorHAnsi" w:cstheme="minorHAnsi"/>
        </w:rPr>
        <w:t>** In case NDA in place you not able to disclose the company/project name. Please specify and share us the company size, primary business nature and the project nature your worked with them</w:t>
      </w:r>
    </w:p>
    <w:p w14:paraId="18A1599E" w14:textId="00F7C52A" w:rsidR="00797A48" w:rsidRPr="00630F39" w:rsidRDefault="00797A48" w:rsidP="00490B15">
      <w:pPr>
        <w:rPr>
          <w:rFonts w:asciiTheme="minorHAnsi" w:hAnsiTheme="minorHAnsi" w:cstheme="minorHAnsi"/>
          <w:lang w:val="en-US"/>
        </w:rPr>
      </w:pPr>
    </w:p>
    <w:p w14:paraId="43DB0B98" w14:textId="2B7E2708" w:rsidR="00B35DC8" w:rsidRPr="00630F39" w:rsidRDefault="00B35DC8" w:rsidP="0081022F">
      <w:pPr>
        <w:pStyle w:val="Heading2"/>
        <w:rPr>
          <w:rFonts w:asciiTheme="minorHAnsi" w:hAnsiTheme="minorHAnsi" w:cstheme="minorHAnsi"/>
        </w:rPr>
      </w:pPr>
      <w:bookmarkStart w:id="729" w:name="_Toc271198240"/>
      <w:bookmarkStart w:id="730" w:name="_Toc300559657"/>
      <w:bookmarkStart w:id="731" w:name="_Toc122524210"/>
      <w:r w:rsidRPr="00630F39">
        <w:rPr>
          <w:rFonts w:asciiTheme="minorHAnsi" w:hAnsiTheme="minorHAnsi" w:cstheme="minorHAnsi"/>
        </w:rPr>
        <w:t>5.2 Proposed Solution</w:t>
      </w:r>
      <w:bookmarkEnd w:id="729"/>
      <w:bookmarkEnd w:id="730"/>
      <w:bookmarkEnd w:id="731"/>
    </w:p>
    <w:p w14:paraId="79E30EF5" w14:textId="6DE9A7B0" w:rsidR="00B35DC8" w:rsidRPr="00630F39" w:rsidRDefault="00B35DC8" w:rsidP="00B35DC8">
      <w:pPr>
        <w:pStyle w:val="Heading3"/>
        <w:rPr>
          <w:rFonts w:asciiTheme="minorHAnsi" w:hAnsiTheme="minorHAnsi" w:cstheme="minorHAnsi"/>
        </w:rPr>
      </w:pPr>
      <w:bookmarkStart w:id="732" w:name="_Toc271198244"/>
      <w:bookmarkStart w:id="733" w:name="_Toc300559661"/>
      <w:bookmarkStart w:id="734" w:name="_Toc122524211"/>
      <w:r w:rsidRPr="00630F39">
        <w:rPr>
          <w:rFonts w:asciiTheme="minorHAnsi" w:hAnsiTheme="minorHAnsi" w:cstheme="minorHAnsi"/>
          <w:bCs/>
        </w:rPr>
        <w:t>5.2</w:t>
      </w:r>
      <w:r w:rsidRPr="00630F39">
        <w:rPr>
          <w:rFonts w:asciiTheme="minorHAnsi" w:hAnsiTheme="minorHAnsi" w:cstheme="minorHAnsi"/>
        </w:rPr>
        <w:t>.</w:t>
      </w:r>
      <w:r w:rsidRPr="00630F39">
        <w:rPr>
          <w:rFonts w:asciiTheme="minorHAnsi" w:hAnsiTheme="minorHAnsi" w:cstheme="minorHAnsi"/>
          <w:bCs/>
        </w:rPr>
        <w:t>1</w:t>
      </w:r>
      <w:r w:rsidRPr="00630F39">
        <w:rPr>
          <w:rFonts w:asciiTheme="minorHAnsi" w:hAnsiTheme="minorHAnsi" w:cstheme="minorHAnsi"/>
        </w:rPr>
        <w:t xml:space="preserve"> Reference Sites</w:t>
      </w:r>
      <w:bookmarkEnd w:id="732"/>
      <w:bookmarkEnd w:id="733"/>
      <w:bookmarkEnd w:id="734"/>
    </w:p>
    <w:p w14:paraId="5D3DC0E4" w14:textId="77777777" w:rsidR="00B35DC8" w:rsidRPr="00630F39" w:rsidRDefault="00B35DC8" w:rsidP="00B35DC8">
      <w:pPr>
        <w:rPr>
          <w:rFonts w:asciiTheme="minorHAnsi" w:hAnsiTheme="minorHAnsi" w:cstheme="minorHAnsi"/>
          <w:lang w:val="en-US"/>
        </w:rPr>
      </w:pPr>
    </w:p>
    <w:p w14:paraId="16C1D60D" w14:textId="606A4065" w:rsidR="00B35DC8" w:rsidRPr="00630F39" w:rsidRDefault="00B35DC8" w:rsidP="0008195C">
      <w:pPr>
        <w:rPr>
          <w:rFonts w:asciiTheme="minorHAnsi" w:hAnsiTheme="minorHAnsi" w:cstheme="minorHAnsi"/>
          <w:lang w:val="en-US" w:eastAsia="zh-HK" w:bidi="en-US"/>
        </w:rPr>
      </w:pPr>
      <w:r w:rsidRPr="00630F39">
        <w:rPr>
          <w:rFonts w:asciiTheme="minorHAnsi" w:hAnsiTheme="minorHAnsi" w:cstheme="minorHAnsi"/>
          <w:lang w:val="en-US"/>
        </w:rPr>
        <w:t>The vendor should provide the following details for each reference provided.</w:t>
      </w:r>
    </w:p>
    <w:p w14:paraId="253D6CBE" w14:textId="77777777" w:rsidR="00B35DC8" w:rsidRPr="00630F39" w:rsidRDefault="00B35DC8" w:rsidP="00B35DC8">
      <w:pPr>
        <w:jc w:val="both"/>
        <w:rPr>
          <w:rFonts w:asciiTheme="minorHAnsi" w:hAnsiTheme="minorHAnsi" w:cstheme="minorHAnsi"/>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115" w:type="dxa"/>
          <w:bottom w:w="57" w:type="dxa"/>
          <w:right w:w="115" w:type="dxa"/>
        </w:tblCellMar>
        <w:tblLook w:val="01E0" w:firstRow="1" w:lastRow="1" w:firstColumn="1" w:lastColumn="1" w:noHBand="0" w:noVBand="0"/>
      </w:tblPr>
      <w:tblGrid>
        <w:gridCol w:w="3408"/>
        <w:gridCol w:w="6072"/>
      </w:tblGrid>
      <w:tr w:rsidR="00B35DC8" w:rsidRPr="00630F39" w14:paraId="78ACBFB5" w14:textId="77777777" w:rsidTr="008A6985">
        <w:trPr>
          <w:tblHeader/>
        </w:trPr>
        <w:tc>
          <w:tcPr>
            <w:tcW w:w="3408" w:type="dxa"/>
          </w:tcPr>
          <w:p w14:paraId="40817B75" w14:textId="77777777" w:rsidR="00B35DC8" w:rsidRPr="00630F39" w:rsidRDefault="00B35DC8" w:rsidP="008A6985">
            <w:pPr>
              <w:jc w:val="both"/>
              <w:rPr>
                <w:rFonts w:asciiTheme="minorHAnsi" w:hAnsiTheme="minorHAnsi" w:cstheme="minorHAnsi"/>
                <w:lang w:val="en-US"/>
              </w:rPr>
            </w:pPr>
            <w:r w:rsidRPr="00630F39">
              <w:rPr>
                <w:rFonts w:asciiTheme="minorHAnsi" w:hAnsiTheme="minorHAnsi" w:cstheme="minorHAnsi"/>
                <w:lang w:val="en-US"/>
              </w:rPr>
              <w:t>Client Company Name:</w:t>
            </w:r>
          </w:p>
        </w:tc>
        <w:tc>
          <w:tcPr>
            <w:tcW w:w="6072" w:type="dxa"/>
          </w:tcPr>
          <w:p w14:paraId="426A0774" w14:textId="77777777" w:rsidR="00B35DC8" w:rsidRPr="00630F39" w:rsidRDefault="00B35DC8" w:rsidP="008A6985">
            <w:pPr>
              <w:jc w:val="both"/>
              <w:rPr>
                <w:rFonts w:asciiTheme="minorHAnsi" w:hAnsiTheme="minorHAnsi" w:cstheme="minorHAnsi"/>
                <w:lang w:val="en-US"/>
              </w:rPr>
            </w:pPr>
          </w:p>
        </w:tc>
      </w:tr>
      <w:tr w:rsidR="00B35DC8" w:rsidRPr="00630F39" w14:paraId="31FAB2B5" w14:textId="77777777" w:rsidTr="008A6985">
        <w:trPr>
          <w:tblHeader/>
        </w:trPr>
        <w:tc>
          <w:tcPr>
            <w:tcW w:w="3408" w:type="dxa"/>
          </w:tcPr>
          <w:p w14:paraId="16438967" w14:textId="77777777" w:rsidR="00B35DC8" w:rsidRPr="00630F39" w:rsidRDefault="00B35DC8" w:rsidP="008A6985">
            <w:pPr>
              <w:jc w:val="both"/>
              <w:rPr>
                <w:rFonts w:asciiTheme="minorHAnsi" w:hAnsiTheme="minorHAnsi" w:cstheme="minorHAnsi"/>
                <w:lang w:val="en-US"/>
              </w:rPr>
            </w:pPr>
            <w:r w:rsidRPr="00630F39">
              <w:rPr>
                <w:rFonts w:asciiTheme="minorHAnsi" w:hAnsiTheme="minorHAnsi" w:cstheme="minorHAnsi"/>
                <w:lang w:val="en-US"/>
              </w:rPr>
              <w:t>Contact Person:</w:t>
            </w:r>
          </w:p>
        </w:tc>
        <w:tc>
          <w:tcPr>
            <w:tcW w:w="6072" w:type="dxa"/>
          </w:tcPr>
          <w:p w14:paraId="37FAF7A1" w14:textId="77777777" w:rsidR="00B35DC8" w:rsidRPr="00630F39" w:rsidRDefault="00B35DC8" w:rsidP="008A6985">
            <w:pPr>
              <w:jc w:val="both"/>
              <w:rPr>
                <w:rFonts w:asciiTheme="minorHAnsi" w:hAnsiTheme="minorHAnsi" w:cstheme="minorHAnsi"/>
                <w:lang w:val="en-US"/>
              </w:rPr>
            </w:pPr>
          </w:p>
        </w:tc>
      </w:tr>
      <w:tr w:rsidR="00B35DC8" w:rsidRPr="00630F39" w14:paraId="1E896F4C" w14:textId="77777777" w:rsidTr="008A6985">
        <w:trPr>
          <w:tblHeader/>
        </w:trPr>
        <w:tc>
          <w:tcPr>
            <w:tcW w:w="3408" w:type="dxa"/>
          </w:tcPr>
          <w:p w14:paraId="79A68DB6" w14:textId="77777777" w:rsidR="00B35DC8" w:rsidRPr="00630F39" w:rsidRDefault="00B35DC8" w:rsidP="008A6985">
            <w:pPr>
              <w:jc w:val="both"/>
              <w:rPr>
                <w:rFonts w:asciiTheme="minorHAnsi" w:hAnsiTheme="minorHAnsi" w:cstheme="minorHAnsi"/>
                <w:lang w:val="en-US"/>
              </w:rPr>
            </w:pPr>
            <w:r w:rsidRPr="00630F39">
              <w:rPr>
                <w:rFonts w:asciiTheme="minorHAnsi" w:hAnsiTheme="minorHAnsi" w:cstheme="minorHAnsi"/>
                <w:lang w:val="en-US"/>
              </w:rPr>
              <w:t>Contact’s Position and Title:</w:t>
            </w:r>
          </w:p>
        </w:tc>
        <w:tc>
          <w:tcPr>
            <w:tcW w:w="6072" w:type="dxa"/>
          </w:tcPr>
          <w:p w14:paraId="059775A8" w14:textId="77777777" w:rsidR="00B35DC8" w:rsidRPr="00630F39" w:rsidRDefault="00B35DC8" w:rsidP="008A6985">
            <w:pPr>
              <w:jc w:val="both"/>
              <w:rPr>
                <w:rFonts w:asciiTheme="minorHAnsi" w:hAnsiTheme="minorHAnsi" w:cstheme="minorHAnsi"/>
                <w:lang w:val="en-US"/>
              </w:rPr>
            </w:pPr>
          </w:p>
        </w:tc>
      </w:tr>
      <w:tr w:rsidR="00B35DC8" w:rsidRPr="00630F39" w14:paraId="18095873" w14:textId="77777777" w:rsidTr="008A6985">
        <w:trPr>
          <w:tblHeader/>
        </w:trPr>
        <w:tc>
          <w:tcPr>
            <w:tcW w:w="3408" w:type="dxa"/>
          </w:tcPr>
          <w:p w14:paraId="197F721B" w14:textId="77777777" w:rsidR="00B35DC8" w:rsidRPr="00630F39" w:rsidRDefault="00B35DC8" w:rsidP="008A6985">
            <w:pPr>
              <w:jc w:val="both"/>
              <w:rPr>
                <w:rFonts w:asciiTheme="minorHAnsi" w:hAnsiTheme="minorHAnsi" w:cstheme="minorHAnsi"/>
                <w:lang w:val="en-US"/>
              </w:rPr>
            </w:pPr>
            <w:r w:rsidRPr="00630F39">
              <w:rPr>
                <w:rFonts w:asciiTheme="minorHAnsi" w:hAnsiTheme="minorHAnsi" w:cstheme="minorHAnsi"/>
                <w:lang w:val="en-US"/>
              </w:rPr>
              <w:t>Contact’s Telephone Number:</w:t>
            </w:r>
          </w:p>
        </w:tc>
        <w:tc>
          <w:tcPr>
            <w:tcW w:w="6072" w:type="dxa"/>
          </w:tcPr>
          <w:p w14:paraId="494931D3" w14:textId="77777777" w:rsidR="00B35DC8" w:rsidRPr="00630F39" w:rsidRDefault="00B35DC8" w:rsidP="008A6985">
            <w:pPr>
              <w:jc w:val="both"/>
              <w:rPr>
                <w:rFonts w:asciiTheme="minorHAnsi" w:hAnsiTheme="minorHAnsi" w:cstheme="minorHAnsi"/>
                <w:lang w:val="en-US"/>
              </w:rPr>
            </w:pPr>
          </w:p>
        </w:tc>
      </w:tr>
      <w:tr w:rsidR="00B35DC8" w:rsidRPr="00630F39" w14:paraId="7DEB4A5C" w14:textId="77777777" w:rsidTr="008A6985">
        <w:trPr>
          <w:tblHeader/>
        </w:trPr>
        <w:tc>
          <w:tcPr>
            <w:tcW w:w="3408" w:type="dxa"/>
          </w:tcPr>
          <w:p w14:paraId="399303BA" w14:textId="77777777" w:rsidR="00B35DC8" w:rsidRPr="00630F39" w:rsidRDefault="00B35DC8" w:rsidP="008A6985">
            <w:pPr>
              <w:jc w:val="both"/>
              <w:rPr>
                <w:rFonts w:asciiTheme="minorHAnsi" w:hAnsiTheme="minorHAnsi" w:cstheme="minorHAnsi"/>
                <w:lang w:val="en-US"/>
              </w:rPr>
            </w:pPr>
            <w:r w:rsidRPr="00630F39">
              <w:rPr>
                <w:rFonts w:asciiTheme="minorHAnsi" w:hAnsiTheme="minorHAnsi" w:cstheme="minorHAnsi"/>
                <w:lang w:val="en-US"/>
              </w:rPr>
              <w:t>Contact’s E-mail Address:</w:t>
            </w:r>
            <w:r w:rsidRPr="00630F39">
              <w:rPr>
                <w:rFonts w:asciiTheme="minorHAnsi" w:hAnsiTheme="minorHAnsi" w:cstheme="minorHAnsi"/>
                <w:lang w:val="en-US"/>
              </w:rPr>
              <w:tab/>
            </w:r>
          </w:p>
        </w:tc>
        <w:tc>
          <w:tcPr>
            <w:tcW w:w="6072" w:type="dxa"/>
          </w:tcPr>
          <w:p w14:paraId="5802C924" w14:textId="77777777" w:rsidR="00B35DC8" w:rsidRPr="00630F39" w:rsidRDefault="00B35DC8" w:rsidP="008A6985">
            <w:pPr>
              <w:jc w:val="both"/>
              <w:rPr>
                <w:rFonts w:asciiTheme="minorHAnsi" w:hAnsiTheme="minorHAnsi" w:cstheme="minorHAnsi"/>
                <w:lang w:val="en-US"/>
              </w:rPr>
            </w:pPr>
          </w:p>
        </w:tc>
      </w:tr>
      <w:tr w:rsidR="00B35DC8" w:rsidRPr="00630F39" w14:paraId="332918A1" w14:textId="77777777" w:rsidTr="008A6985">
        <w:trPr>
          <w:tblHeader/>
        </w:trPr>
        <w:tc>
          <w:tcPr>
            <w:tcW w:w="3408" w:type="dxa"/>
          </w:tcPr>
          <w:p w14:paraId="469094EC" w14:textId="77777777" w:rsidR="00B35DC8" w:rsidRPr="00630F39" w:rsidRDefault="00B35DC8" w:rsidP="008A6985">
            <w:pPr>
              <w:jc w:val="both"/>
              <w:rPr>
                <w:rFonts w:asciiTheme="minorHAnsi" w:hAnsiTheme="minorHAnsi" w:cstheme="minorHAnsi"/>
                <w:lang w:val="en-US"/>
              </w:rPr>
            </w:pPr>
            <w:r w:rsidRPr="00630F39">
              <w:rPr>
                <w:rFonts w:asciiTheme="minorHAnsi" w:hAnsiTheme="minorHAnsi" w:cstheme="minorHAnsi"/>
                <w:lang w:val="en-US"/>
              </w:rPr>
              <w:t>Contacts Address</w:t>
            </w: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1:</w:t>
            </w:r>
          </w:p>
        </w:tc>
        <w:tc>
          <w:tcPr>
            <w:tcW w:w="6072" w:type="dxa"/>
          </w:tcPr>
          <w:p w14:paraId="33ADF1FC" w14:textId="77777777" w:rsidR="00B35DC8" w:rsidRPr="00630F39" w:rsidRDefault="00B35DC8" w:rsidP="008A6985">
            <w:pPr>
              <w:jc w:val="both"/>
              <w:rPr>
                <w:rFonts w:asciiTheme="minorHAnsi" w:hAnsiTheme="minorHAnsi" w:cstheme="minorHAnsi"/>
                <w:lang w:val="en-US"/>
              </w:rPr>
            </w:pPr>
          </w:p>
        </w:tc>
      </w:tr>
      <w:tr w:rsidR="00B35DC8" w:rsidRPr="00630F39" w14:paraId="050B277B" w14:textId="77777777" w:rsidTr="008A6985">
        <w:trPr>
          <w:tblHeader/>
        </w:trPr>
        <w:tc>
          <w:tcPr>
            <w:tcW w:w="3408" w:type="dxa"/>
          </w:tcPr>
          <w:p w14:paraId="4AA2A849" w14:textId="77777777" w:rsidR="00B35DC8" w:rsidRPr="00630F39" w:rsidRDefault="00B35DC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2:</w:t>
            </w:r>
          </w:p>
        </w:tc>
        <w:tc>
          <w:tcPr>
            <w:tcW w:w="6072" w:type="dxa"/>
          </w:tcPr>
          <w:p w14:paraId="5D1EE384" w14:textId="77777777" w:rsidR="00B35DC8" w:rsidRPr="00630F39" w:rsidRDefault="00B35DC8" w:rsidP="008A6985">
            <w:pPr>
              <w:jc w:val="both"/>
              <w:rPr>
                <w:rFonts w:asciiTheme="minorHAnsi" w:hAnsiTheme="minorHAnsi" w:cstheme="minorHAnsi"/>
                <w:lang w:val="en-US"/>
              </w:rPr>
            </w:pPr>
          </w:p>
        </w:tc>
      </w:tr>
      <w:tr w:rsidR="00B35DC8" w:rsidRPr="00630F39" w14:paraId="1481B74F" w14:textId="77777777" w:rsidTr="008A6985">
        <w:trPr>
          <w:tblHeader/>
        </w:trPr>
        <w:tc>
          <w:tcPr>
            <w:tcW w:w="3408" w:type="dxa"/>
          </w:tcPr>
          <w:p w14:paraId="17F65C13" w14:textId="77777777" w:rsidR="00B35DC8" w:rsidRPr="00630F39" w:rsidRDefault="00B35DC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3:</w:t>
            </w:r>
          </w:p>
        </w:tc>
        <w:tc>
          <w:tcPr>
            <w:tcW w:w="6072" w:type="dxa"/>
          </w:tcPr>
          <w:p w14:paraId="6136F5D4" w14:textId="77777777" w:rsidR="00B35DC8" w:rsidRPr="00630F39" w:rsidRDefault="00B35DC8" w:rsidP="008A6985">
            <w:pPr>
              <w:jc w:val="both"/>
              <w:rPr>
                <w:rFonts w:asciiTheme="minorHAnsi" w:hAnsiTheme="minorHAnsi" w:cstheme="minorHAnsi"/>
                <w:lang w:val="en-US"/>
              </w:rPr>
            </w:pPr>
          </w:p>
        </w:tc>
      </w:tr>
      <w:tr w:rsidR="00B35DC8" w:rsidRPr="00630F39" w14:paraId="0F678259" w14:textId="77777777" w:rsidTr="008A6985">
        <w:trPr>
          <w:tblHeader/>
        </w:trPr>
        <w:tc>
          <w:tcPr>
            <w:tcW w:w="3408" w:type="dxa"/>
          </w:tcPr>
          <w:p w14:paraId="4F621DC0" w14:textId="77777777" w:rsidR="00B35DC8" w:rsidRPr="00630F39" w:rsidRDefault="00B35DC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4:</w:t>
            </w:r>
          </w:p>
        </w:tc>
        <w:tc>
          <w:tcPr>
            <w:tcW w:w="6072" w:type="dxa"/>
          </w:tcPr>
          <w:p w14:paraId="021C369B" w14:textId="77777777" w:rsidR="00B35DC8" w:rsidRPr="00630F39" w:rsidRDefault="00B35DC8" w:rsidP="008A6985">
            <w:pPr>
              <w:jc w:val="both"/>
              <w:rPr>
                <w:rFonts w:asciiTheme="minorHAnsi" w:hAnsiTheme="minorHAnsi" w:cstheme="minorHAnsi"/>
                <w:lang w:val="en-US"/>
              </w:rPr>
            </w:pPr>
          </w:p>
        </w:tc>
      </w:tr>
      <w:tr w:rsidR="00B35DC8" w:rsidRPr="00630F39" w14:paraId="0EF5FD47" w14:textId="77777777" w:rsidTr="008A6985">
        <w:trPr>
          <w:tblHeader/>
        </w:trPr>
        <w:tc>
          <w:tcPr>
            <w:tcW w:w="3408" w:type="dxa"/>
          </w:tcPr>
          <w:p w14:paraId="11003FFE" w14:textId="77777777" w:rsidR="00B35DC8" w:rsidRPr="00630F39" w:rsidRDefault="00B35DC8" w:rsidP="008A6985">
            <w:pPr>
              <w:jc w:val="both"/>
              <w:rPr>
                <w:rFonts w:asciiTheme="minorHAnsi" w:hAnsiTheme="minorHAnsi" w:cstheme="minorHAnsi"/>
                <w:lang w:val="en-US"/>
              </w:rPr>
            </w:pPr>
            <w:r w:rsidRPr="00630F39">
              <w:rPr>
                <w:rFonts w:asciiTheme="minorHAnsi" w:hAnsiTheme="minorHAnsi" w:cstheme="minorHAnsi"/>
                <w:lang w:val="en-US"/>
              </w:rPr>
              <w:tab/>
            </w:r>
            <w:r w:rsidRPr="00630F39">
              <w:rPr>
                <w:rFonts w:asciiTheme="minorHAnsi" w:hAnsiTheme="minorHAnsi" w:cstheme="minorHAnsi"/>
                <w:lang w:val="en-US"/>
              </w:rPr>
              <w:tab/>
            </w:r>
            <w:r w:rsidRPr="00630F39">
              <w:rPr>
                <w:rFonts w:asciiTheme="minorHAnsi" w:hAnsiTheme="minorHAnsi" w:cstheme="minorHAnsi"/>
                <w:lang w:val="en-US"/>
              </w:rPr>
              <w:tab/>
              <w:t>Line 5:</w:t>
            </w:r>
          </w:p>
        </w:tc>
        <w:tc>
          <w:tcPr>
            <w:tcW w:w="6072" w:type="dxa"/>
          </w:tcPr>
          <w:p w14:paraId="51A3AB78" w14:textId="77777777" w:rsidR="00B35DC8" w:rsidRPr="00630F39" w:rsidRDefault="00B35DC8" w:rsidP="008A6985">
            <w:pPr>
              <w:jc w:val="both"/>
              <w:rPr>
                <w:rFonts w:asciiTheme="minorHAnsi" w:hAnsiTheme="minorHAnsi" w:cstheme="minorHAnsi"/>
                <w:lang w:val="en-US"/>
              </w:rPr>
            </w:pPr>
          </w:p>
        </w:tc>
      </w:tr>
    </w:tbl>
    <w:p w14:paraId="3C5389AA" w14:textId="6BD51B71" w:rsidR="00797A48" w:rsidRPr="00630F39" w:rsidRDefault="00797A48" w:rsidP="00490B15">
      <w:pPr>
        <w:rPr>
          <w:rFonts w:asciiTheme="minorHAnsi" w:hAnsiTheme="minorHAnsi" w:cstheme="minorHAnsi"/>
          <w:lang w:val="en-US"/>
        </w:rPr>
      </w:pPr>
    </w:p>
    <w:p w14:paraId="698ABDCD" w14:textId="77777777" w:rsidR="00797A48" w:rsidRPr="00630F39" w:rsidRDefault="00797A48" w:rsidP="00490B15">
      <w:pPr>
        <w:rPr>
          <w:rFonts w:asciiTheme="minorHAnsi" w:hAnsiTheme="minorHAnsi" w:cstheme="minorHAnsi"/>
          <w:lang w:val="en-US"/>
        </w:rPr>
      </w:pPr>
    </w:p>
    <w:p w14:paraId="42930C6D" w14:textId="1FE1FDC9" w:rsidR="00602D20" w:rsidRPr="00630F39" w:rsidRDefault="00B35DC8" w:rsidP="00B35DC8">
      <w:pPr>
        <w:pStyle w:val="Heading3"/>
        <w:rPr>
          <w:rFonts w:asciiTheme="minorHAnsi" w:hAnsiTheme="minorHAnsi" w:cstheme="minorHAnsi"/>
          <w:lang w:eastAsia="en-US" w:bidi="en-US"/>
        </w:rPr>
      </w:pPr>
      <w:bookmarkStart w:id="735" w:name="_Toc122524212"/>
      <w:r w:rsidRPr="00630F39">
        <w:rPr>
          <w:rFonts w:asciiTheme="minorHAnsi" w:hAnsiTheme="minorHAnsi" w:cstheme="minorHAnsi"/>
          <w:lang w:eastAsia="en-US" w:bidi="en-US"/>
        </w:rPr>
        <w:t xml:space="preserve">5.2.2 </w:t>
      </w:r>
      <w:r w:rsidR="00602D20" w:rsidRPr="00630F39">
        <w:rPr>
          <w:rFonts w:asciiTheme="minorHAnsi" w:hAnsiTheme="minorHAnsi" w:cstheme="minorHAnsi"/>
          <w:lang w:eastAsia="en-US" w:bidi="en-US"/>
        </w:rPr>
        <w:t>Technical Proposal Section</w:t>
      </w:r>
      <w:bookmarkEnd w:id="735"/>
    </w:p>
    <w:p w14:paraId="704EE940" w14:textId="77777777" w:rsidR="00490B15" w:rsidRPr="00630F39" w:rsidRDefault="00490B15" w:rsidP="00490B15">
      <w:pPr>
        <w:rPr>
          <w:rFonts w:asciiTheme="minorHAnsi" w:eastAsia="SimSun" w:hAnsiTheme="minorHAnsi" w:cstheme="minorHAnsi"/>
          <w:szCs w:val="20"/>
          <w:lang w:val="en-US" w:eastAsia="en-US" w:bidi="en-US"/>
        </w:rPr>
      </w:pPr>
    </w:p>
    <w:tbl>
      <w:tblPr>
        <w:tblStyle w:val="TableGrid"/>
        <w:tblW w:w="0" w:type="auto"/>
        <w:tblLook w:val="04A0" w:firstRow="1" w:lastRow="0" w:firstColumn="1" w:lastColumn="0" w:noHBand="0" w:noVBand="1"/>
      </w:tblPr>
      <w:tblGrid>
        <w:gridCol w:w="985"/>
        <w:gridCol w:w="8493"/>
      </w:tblGrid>
      <w:tr w:rsidR="00490B15" w:rsidRPr="00630F39" w14:paraId="01BB11BB" w14:textId="77777777" w:rsidTr="00602D20">
        <w:trPr>
          <w:trHeight w:val="128"/>
        </w:trPr>
        <w:tc>
          <w:tcPr>
            <w:tcW w:w="985" w:type="dxa"/>
            <w:shd w:val="clear" w:color="auto" w:fill="D9D9D9" w:themeFill="background1" w:themeFillShade="D9"/>
          </w:tcPr>
          <w:p w14:paraId="3D9F9FED" w14:textId="3E6E95D8" w:rsidR="00490B15" w:rsidRPr="00630F39" w:rsidRDefault="00490B15" w:rsidP="00490B15">
            <w:pPr>
              <w:rPr>
                <w:rFonts w:asciiTheme="minorHAnsi" w:hAnsiTheme="minorHAnsi" w:cstheme="minorHAnsi"/>
                <w:szCs w:val="20"/>
                <w:lang w:val="en-US"/>
              </w:rPr>
            </w:pPr>
            <w:r w:rsidRPr="00630F39">
              <w:rPr>
                <w:rFonts w:asciiTheme="minorHAnsi" w:hAnsiTheme="minorHAnsi" w:cstheme="minorHAnsi"/>
                <w:szCs w:val="20"/>
                <w:lang w:val="en-US"/>
              </w:rPr>
              <w:t>Section</w:t>
            </w:r>
          </w:p>
        </w:tc>
        <w:tc>
          <w:tcPr>
            <w:tcW w:w="8493" w:type="dxa"/>
            <w:shd w:val="clear" w:color="auto" w:fill="D9D9D9" w:themeFill="background1" w:themeFillShade="D9"/>
          </w:tcPr>
          <w:p w14:paraId="2FC70943" w14:textId="5AF4BC30" w:rsidR="00490B15" w:rsidRPr="00630F39" w:rsidRDefault="008913A6" w:rsidP="00490B15">
            <w:pPr>
              <w:rPr>
                <w:rFonts w:asciiTheme="minorHAnsi" w:hAnsiTheme="minorHAnsi" w:cstheme="minorHAnsi"/>
                <w:szCs w:val="20"/>
                <w:lang w:val="en-US"/>
              </w:rPr>
            </w:pPr>
            <w:r w:rsidRPr="00630F39">
              <w:rPr>
                <w:rFonts w:asciiTheme="minorHAnsi" w:hAnsiTheme="minorHAnsi" w:cstheme="minorHAnsi"/>
                <w:szCs w:val="20"/>
                <w:lang w:val="en-US"/>
              </w:rPr>
              <w:t>Item</w:t>
            </w:r>
            <w:r w:rsidR="00CD4D5D" w:rsidRPr="00630F39">
              <w:rPr>
                <w:rFonts w:asciiTheme="minorHAnsi" w:hAnsiTheme="minorHAnsi" w:cstheme="minorHAnsi"/>
                <w:szCs w:val="20"/>
                <w:lang w:val="en-US"/>
              </w:rPr>
              <w:t xml:space="preserve"> Details</w:t>
            </w:r>
          </w:p>
        </w:tc>
      </w:tr>
      <w:tr w:rsidR="005C7642" w:rsidRPr="00630F39" w14:paraId="12DA3F20" w14:textId="77777777" w:rsidTr="005C7642">
        <w:trPr>
          <w:trHeight w:val="506"/>
        </w:trPr>
        <w:tc>
          <w:tcPr>
            <w:tcW w:w="985" w:type="dxa"/>
            <w:shd w:val="clear" w:color="auto" w:fill="F2F2F2" w:themeFill="background1" w:themeFillShade="F2"/>
            <w:vAlign w:val="center"/>
          </w:tcPr>
          <w:p w14:paraId="3F934A3D" w14:textId="0BAC6FBD" w:rsidR="005C7642" w:rsidRPr="00630F39" w:rsidRDefault="005C7642" w:rsidP="005C7642">
            <w:pPr>
              <w:rPr>
                <w:rFonts w:asciiTheme="minorHAnsi" w:hAnsiTheme="minorHAnsi" w:cstheme="minorHAnsi"/>
                <w:b/>
                <w:bCs/>
                <w:szCs w:val="20"/>
                <w:lang w:val="en-US"/>
              </w:rPr>
            </w:pPr>
          </w:p>
        </w:tc>
        <w:tc>
          <w:tcPr>
            <w:tcW w:w="8493" w:type="dxa"/>
            <w:shd w:val="clear" w:color="auto" w:fill="F2F2F2" w:themeFill="background1" w:themeFillShade="F2"/>
            <w:vAlign w:val="center"/>
          </w:tcPr>
          <w:p w14:paraId="1093D836" w14:textId="75349EAE" w:rsidR="005C7642" w:rsidRPr="00630F39" w:rsidRDefault="005C7642" w:rsidP="005C7642">
            <w:pPr>
              <w:rPr>
                <w:rFonts w:asciiTheme="minorHAnsi" w:hAnsiTheme="minorHAnsi" w:cstheme="minorHAnsi"/>
                <w:b/>
                <w:bCs/>
                <w:szCs w:val="20"/>
                <w:lang w:val="en-US"/>
              </w:rPr>
            </w:pPr>
          </w:p>
        </w:tc>
      </w:tr>
      <w:tr w:rsidR="008913A6" w:rsidRPr="00630F39" w14:paraId="7969AB03" w14:textId="77777777" w:rsidTr="00490B15">
        <w:tc>
          <w:tcPr>
            <w:tcW w:w="985" w:type="dxa"/>
          </w:tcPr>
          <w:p w14:paraId="3D8881BF" w14:textId="714750E4" w:rsidR="004B1016" w:rsidRPr="00630F39" w:rsidRDefault="004B1016" w:rsidP="004B1016">
            <w:pPr>
              <w:rPr>
                <w:rFonts w:asciiTheme="minorHAnsi" w:hAnsiTheme="minorHAnsi" w:cstheme="minorHAnsi"/>
                <w:szCs w:val="20"/>
                <w:lang w:val="en-US"/>
              </w:rPr>
            </w:pPr>
          </w:p>
        </w:tc>
        <w:tc>
          <w:tcPr>
            <w:tcW w:w="8493" w:type="dxa"/>
          </w:tcPr>
          <w:p w14:paraId="38E662D0" w14:textId="5992F491" w:rsidR="004B1016" w:rsidRPr="00630F39" w:rsidRDefault="004B1016" w:rsidP="00602D20">
            <w:pPr>
              <w:rPr>
                <w:rFonts w:asciiTheme="minorHAnsi" w:hAnsiTheme="minorHAnsi" w:cstheme="minorHAnsi"/>
                <w:szCs w:val="20"/>
                <w:lang w:val="en-US"/>
              </w:rPr>
            </w:pPr>
          </w:p>
        </w:tc>
      </w:tr>
      <w:tr w:rsidR="004B1016" w:rsidRPr="00630F39" w14:paraId="6806CEE2" w14:textId="77777777" w:rsidTr="00490B15">
        <w:tc>
          <w:tcPr>
            <w:tcW w:w="985" w:type="dxa"/>
          </w:tcPr>
          <w:p w14:paraId="7EF9149E" w14:textId="57F7339D" w:rsidR="004B1016" w:rsidRPr="00630F39" w:rsidRDefault="004B1016" w:rsidP="00490B15">
            <w:pPr>
              <w:rPr>
                <w:rFonts w:asciiTheme="minorHAnsi" w:hAnsiTheme="minorHAnsi" w:cstheme="minorHAnsi"/>
                <w:szCs w:val="20"/>
                <w:lang w:val="en-US"/>
              </w:rPr>
            </w:pPr>
          </w:p>
        </w:tc>
        <w:tc>
          <w:tcPr>
            <w:tcW w:w="8493" w:type="dxa"/>
          </w:tcPr>
          <w:p w14:paraId="3498E144" w14:textId="4B3F195C" w:rsidR="004B1016" w:rsidRPr="00630F39" w:rsidRDefault="004B1016" w:rsidP="004B1016">
            <w:pPr>
              <w:rPr>
                <w:rFonts w:asciiTheme="minorHAnsi" w:hAnsiTheme="minorHAnsi" w:cstheme="minorHAnsi"/>
                <w:szCs w:val="20"/>
                <w:lang w:val="en-US"/>
              </w:rPr>
            </w:pPr>
          </w:p>
        </w:tc>
      </w:tr>
      <w:tr w:rsidR="004B1016" w:rsidRPr="00630F39" w14:paraId="48CC6185" w14:textId="77777777" w:rsidTr="00490B15">
        <w:tc>
          <w:tcPr>
            <w:tcW w:w="985" w:type="dxa"/>
          </w:tcPr>
          <w:p w14:paraId="68FB6D2F" w14:textId="4183E062" w:rsidR="004B1016" w:rsidRPr="00630F39" w:rsidRDefault="004B1016" w:rsidP="00490B15">
            <w:pPr>
              <w:rPr>
                <w:rFonts w:asciiTheme="minorHAnsi" w:hAnsiTheme="minorHAnsi" w:cstheme="minorHAnsi"/>
                <w:szCs w:val="20"/>
                <w:lang w:val="en-US"/>
              </w:rPr>
            </w:pPr>
          </w:p>
        </w:tc>
        <w:tc>
          <w:tcPr>
            <w:tcW w:w="8493" w:type="dxa"/>
          </w:tcPr>
          <w:p w14:paraId="10989658" w14:textId="52B9C657" w:rsidR="004B1016" w:rsidRPr="00630F39" w:rsidRDefault="004B1016" w:rsidP="004B1016">
            <w:pPr>
              <w:rPr>
                <w:rFonts w:asciiTheme="minorHAnsi" w:hAnsiTheme="minorHAnsi" w:cstheme="minorHAnsi"/>
                <w:szCs w:val="20"/>
                <w:lang w:val="en-US"/>
              </w:rPr>
            </w:pPr>
          </w:p>
        </w:tc>
      </w:tr>
      <w:tr w:rsidR="004B1016" w:rsidRPr="00630F39" w14:paraId="50042673" w14:textId="77777777" w:rsidTr="00490B15">
        <w:tc>
          <w:tcPr>
            <w:tcW w:w="985" w:type="dxa"/>
          </w:tcPr>
          <w:p w14:paraId="1A8E8308" w14:textId="7B43DAFA" w:rsidR="004B1016" w:rsidRPr="00630F39" w:rsidRDefault="004B1016" w:rsidP="00490B15">
            <w:pPr>
              <w:rPr>
                <w:rFonts w:asciiTheme="minorHAnsi" w:hAnsiTheme="minorHAnsi" w:cstheme="minorHAnsi"/>
                <w:szCs w:val="20"/>
                <w:lang w:val="en-US"/>
              </w:rPr>
            </w:pPr>
          </w:p>
        </w:tc>
        <w:tc>
          <w:tcPr>
            <w:tcW w:w="8493" w:type="dxa"/>
          </w:tcPr>
          <w:p w14:paraId="68459223" w14:textId="673C3439" w:rsidR="004B1016" w:rsidRPr="00630F39" w:rsidRDefault="004B1016" w:rsidP="004B1016">
            <w:pPr>
              <w:rPr>
                <w:rFonts w:asciiTheme="minorHAnsi" w:hAnsiTheme="minorHAnsi" w:cstheme="minorHAnsi"/>
                <w:szCs w:val="20"/>
                <w:lang w:val="en-US"/>
              </w:rPr>
            </w:pPr>
          </w:p>
        </w:tc>
      </w:tr>
    </w:tbl>
    <w:p w14:paraId="079325D3" w14:textId="3207B977" w:rsidR="00490B15" w:rsidRPr="00630F39" w:rsidRDefault="00490B15" w:rsidP="00490B15">
      <w:pPr>
        <w:rPr>
          <w:rFonts w:asciiTheme="minorHAnsi" w:eastAsia="SimSun" w:hAnsiTheme="minorHAnsi" w:cstheme="minorHAnsi"/>
          <w:szCs w:val="20"/>
          <w:lang w:val="en-US" w:eastAsia="en-US" w:bidi="en-US"/>
        </w:rPr>
      </w:pPr>
    </w:p>
    <w:p w14:paraId="7D318FCF" w14:textId="0D2337BF" w:rsidR="00926926" w:rsidRPr="00630F39" w:rsidRDefault="00926926" w:rsidP="0058043F">
      <w:pPr>
        <w:rPr>
          <w:rFonts w:asciiTheme="minorHAnsi" w:hAnsiTheme="minorHAnsi" w:cstheme="minorHAnsi"/>
          <w:lang w:eastAsia="en-US" w:bidi="en-US"/>
        </w:rPr>
      </w:pPr>
    </w:p>
    <w:p w14:paraId="67DD4264" w14:textId="49FA49E0" w:rsidR="00DB1F95" w:rsidRPr="00630F39" w:rsidRDefault="00B35DC8" w:rsidP="00B35DC8">
      <w:pPr>
        <w:pStyle w:val="Heading3"/>
        <w:rPr>
          <w:rFonts w:asciiTheme="minorHAnsi" w:hAnsiTheme="minorHAnsi" w:cstheme="minorHAnsi"/>
          <w:lang w:eastAsia="en-US" w:bidi="en-US"/>
        </w:rPr>
      </w:pPr>
      <w:bookmarkStart w:id="736" w:name="_Toc122524213"/>
      <w:r w:rsidRPr="00630F39">
        <w:rPr>
          <w:rFonts w:asciiTheme="minorHAnsi" w:hAnsiTheme="minorHAnsi" w:cstheme="minorHAnsi"/>
          <w:lang w:eastAsia="en-US" w:bidi="en-US"/>
        </w:rPr>
        <w:t>5.2.</w:t>
      </w:r>
      <w:r w:rsidR="006B111B" w:rsidRPr="00630F39">
        <w:rPr>
          <w:rFonts w:asciiTheme="minorHAnsi" w:hAnsiTheme="minorHAnsi" w:cstheme="minorHAnsi"/>
          <w:lang w:eastAsia="en-US" w:bidi="en-US"/>
        </w:rPr>
        <w:t>3</w:t>
      </w:r>
      <w:r w:rsidRPr="00630F39">
        <w:rPr>
          <w:rFonts w:asciiTheme="minorHAnsi" w:hAnsiTheme="minorHAnsi" w:cstheme="minorHAnsi"/>
          <w:lang w:eastAsia="en-US" w:bidi="en-US"/>
        </w:rPr>
        <w:t xml:space="preserve"> </w:t>
      </w:r>
      <w:r w:rsidR="00DB1F95" w:rsidRPr="00630F39">
        <w:rPr>
          <w:rFonts w:asciiTheme="minorHAnsi" w:hAnsiTheme="minorHAnsi" w:cstheme="minorHAnsi"/>
          <w:lang w:eastAsia="en-US" w:bidi="en-US"/>
        </w:rPr>
        <w:t>Financial Proposal Section</w:t>
      </w:r>
      <w:bookmarkEnd w:id="736"/>
    </w:p>
    <w:p w14:paraId="3AE1272B" w14:textId="4E4E1965" w:rsidR="00DB1F95" w:rsidRPr="00630F39" w:rsidRDefault="00DB1F95" w:rsidP="00490B15">
      <w:pPr>
        <w:rPr>
          <w:rFonts w:asciiTheme="minorHAnsi" w:eastAsia="SimSun" w:hAnsiTheme="minorHAnsi" w:cstheme="minorHAnsi"/>
          <w:szCs w:val="20"/>
          <w:lang w:val="en-US" w:eastAsia="en-US" w:bidi="en-US"/>
        </w:rPr>
      </w:pPr>
    </w:p>
    <w:p w14:paraId="0889575F" w14:textId="77777777" w:rsidR="00844478" w:rsidRPr="00630F39" w:rsidRDefault="00844478" w:rsidP="00844478">
      <w:pPr>
        <w:rPr>
          <w:rFonts w:asciiTheme="minorHAnsi" w:hAnsiTheme="minorHAnsi" w:cstheme="minorHAnsi"/>
          <w:lang w:val="en-US"/>
        </w:rPr>
      </w:pPr>
    </w:p>
    <w:p w14:paraId="17E98C90" w14:textId="77777777" w:rsidR="00844478" w:rsidRPr="00630F39" w:rsidRDefault="00844478" w:rsidP="00844478">
      <w:pPr>
        <w:rPr>
          <w:rFonts w:asciiTheme="minorHAnsi" w:hAnsiTheme="minorHAnsi" w:cstheme="minorHAnsi"/>
          <w:lang w:val="en-US"/>
        </w:rPr>
      </w:pPr>
      <w:proofErr w:type="spellStart"/>
      <w:r w:rsidRPr="00630F39">
        <w:rPr>
          <w:rFonts w:asciiTheme="minorHAnsi" w:hAnsiTheme="minorHAnsi" w:cstheme="minorHAnsi"/>
          <w:lang w:val="en-US"/>
        </w:rPr>
        <w:t>FTLife’s</w:t>
      </w:r>
      <w:proofErr w:type="spellEnd"/>
      <w:r w:rsidRPr="00630F39">
        <w:rPr>
          <w:rFonts w:asciiTheme="minorHAnsi" w:hAnsiTheme="minorHAnsi" w:cstheme="minorHAnsi"/>
          <w:lang w:val="en-US"/>
        </w:rPr>
        <w:t xml:space="preserve"> standard contract for this proposal is attached below. Identify specific contract terms to which your response will be in non-compliance.</w:t>
      </w:r>
    </w:p>
    <w:p w14:paraId="75C23ADD" w14:textId="77777777" w:rsidR="00844478" w:rsidRPr="00630F39" w:rsidRDefault="00844478" w:rsidP="00844478">
      <w:pPr>
        <w:rPr>
          <w:rFonts w:asciiTheme="minorHAnsi" w:hAnsiTheme="minorHAnsi" w:cstheme="minorHAnsi"/>
          <w:lang w:val="en-US"/>
        </w:rPr>
      </w:pPr>
    </w:p>
    <w:p w14:paraId="37592639" w14:textId="77777777" w:rsidR="00844478" w:rsidRPr="00630F39" w:rsidRDefault="00844478" w:rsidP="00844478">
      <w:pPr>
        <w:rPr>
          <w:rFonts w:asciiTheme="minorHAnsi" w:hAnsiTheme="minorHAnsi" w:cstheme="minorHAnsi"/>
          <w:lang w:val="en-US"/>
        </w:rPr>
      </w:pPr>
      <w:r w:rsidRPr="00630F39">
        <w:rPr>
          <w:rFonts w:asciiTheme="minorHAnsi" w:hAnsiTheme="minorHAnsi" w:cstheme="minorHAnsi"/>
          <w:highlight w:val="yellow"/>
          <w:lang w:val="en-US"/>
        </w:rPr>
        <w:t>{Enter Response}</w:t>
      </w:r>
    </w:p>
    <w:p w14:paraId="253124CA" w14:textId="5C68058F" w:rsidR="00844478" w:rsidRPr="00630F39" w:rsidRDefault="00844478" w:rsidP="00490B15">
      <w:pPr>
        <w:rPr>
          <w:rFonts w:asciiTheme="minorHAnsi" w:eastAsia="SimSun" w:hAnsiTheme="minorHAnsi" w:cstheme="minorHAnsi"/>
          <w:szCs w:val="20"/>
          <w:lang w:val="en-US" w:eastAsia="en-US" w:bidi="en-US"/>
        </w:rPr>
      </w:pPr>
    </w:p>
    <w:bookmarkStart w:id="737" w:name="_MON_1732523279"/>
    <w:bookmarkEnd w:id="737"/>
    <w:p w14:paraId="1DAA1F4F" w14:textId="0FE2778E" w:rsidR="00844478" w:rsidRPr="00630F39" w:rsidRDefault="00494F9B" w:rsidP="00490B15">
      <w:pPr>
        <w:rPr>
          <w:rFonts w:asciiTheme="minorHAnsi" w:eastAsia="SimSun" w:hAnsiTheme="minorHAnsi" w:cstheme="minorHAnsi"/>
          <w:szCs w:val="20"/>
          <w:lang w:val="en-US" w:eastAsia="en-US" w:bidi="en-US"/>
        </w:rPr>
      </w:pPr>
      <w:r>
        <w:rPr>
          <w:rFonts w:asciiTheme="minorHAnsi" w:eastAsia="SimSun" w:hAnsiTheme="minorHAnsi" w:cstheme="minorHAnsi"/>
          <w:szCs w:val="20"/>
          <w:lang w:val="en-US" w:eastAsia="en-US" w:bidi="en-US"/>
        </w:rPr>
        <w:object w:dxaOrig="1508" w:dyaOrig="1024" w14:anchorId="116694F1">
          <v:shape id="_x0000_i1026" type="#_x0000_t75" style="width:74.5pt;height:50.95pt" o:ole="">
            <v:imagedata r:id="rId37" o:title=""/>
          </v:shape>
          <o:OLEObject Type="Embed" ProgID="Excel.Sheet.12" ShapeID="_x0000_i1026" DrawAspect="Icon" ObjectID="_1736866539" r:id="rId38"/>
        </w:object>
      </w:r>
    </w:p>
    <w:p w14:paraId="3475068E" w14:textId="77777777" w:rsidR="00844478" w:rsidRPr="00630F39" w:rsidRDefault="00844478" w:rsidP="00490B15">
      <w:pPr>
        <w:rPr>
          <w:rFonts w:asciiTheme="minorHAnsi" w:eastAsia="SimSun" w:hAnsiTheme="minorHAnsi" w:cstheme="minorHAnsi"/>
          <w:szCs w:val="20"/>
          <w:lang w:val="en-US" w:eastAsia="en-US" w:bidi="en-US"/>
        </w:rPr>
      </w:pPr>
    </w:p>
    <w:p w14:paraId="5860065F" w14:textId="76E14732" w:rsidR="00DB1F95" w:rsidRPr="00630F39" w:rsidRDefault="00DB1F95" w:rsidP="00490B15">
      <w:pPr>
        <w:rPr>
          <w:rFonts w:asciiTheme="minorHAnsi" w:eastAsia="SimSun" w:hAnsiTheme="minorHAnsi" w:cstheme="minorHAnsi"/>
          <w:szCs w:val="20"/>
          <w:lang w:val="en-US" w:eastAsia="en-US" w:bidi="en-US"/>
        </w:rPr>
      </w:pPr>
    </w:p>
    <w:p w14:paraId="3B753D74" w14:textId="1BC36163" w:rsidR="00DB1F95" w:rsidRPr="00630F39" w:rsidRDefault="00DB1F95" w:rsidP="00490B15">
      <w:pPr>
        <w:rPr>
          <w:rFonts w:asciiTheme="minorHAnsi" w:eastAsia="SimSun" w:hAnsiTheme="minorHAnsi" w:cstheme="minorHAnsi"/>
          <w:szCs w:val="20"/>
          <w:lang w:val="en-US" w:eastAsia="en-US" w:bidi="en-US"/>
        </w:rPr>
      </w:pPr>
    </w:p>
    <w:p w14:paraId="4E95637B" w14:textId="335BDE3B" w:rsidR="006B111B" w:rsidRPr="00630F39" w:rsidRDefault="006B111B" w:rsidP="006B111B">
      <w:pPr>
        <w:pStyle w:val="Heading3"/>
        <w:rPr>
          <w:rFonts w:asciiTheme="minorHAnsi" w:hAnsiTheme="minorHAnsi" w:cstheme="minorHAnsi"/>
          <w:lang w:eastAsia="en-US" w:bidi="en-US"/>
        </w:rPr>
      </w:pPr>
      <w:bookmarkStart w:id="738" w:name="_Toc122524214"/>
      <w:r w:rsidRPr="00630F39">
        <w:rPr>
          <w:rFonts w:asciiTheme="minorHAnsi" w:hAnsiTheme="minorHAnsi" w:cstheme="minorHAnsi"/>
          <w:lang w:eastAsia="en-US" w:bidi="en-US"/>
        </w:rPr>
        <w:t>5.2.4 Demonstrations / Presentations</w:t>
      </w:r>
      <w:bookmarkEnd w:id="738"/>
    </w:p>
    <w:p w14:paraId="541635EE" w14:textId="77777777" w:rsidR="006B111B" w:rsidRPr="00630F39" w:rsidRDefault="006B111B" w:rsidP="006B111B">
      <w:pPr>
        <w:rPr>
          <w:rFonts w:asciiTheme="minorHAnsi" w:hAnsiTheme="minorHAnsi" w:cstheme="minorHAnsi"/>
          <w:lang w:eastAsia="en-US" w:bidi="en-US"/>
        </w:rPr>
      </w:pPr>
    </w:p>
    <w:p w14:paraId="731FD9E7" w14:textId="6820E8AF" w:rsidR="006B111B" w:rsidRPr="00630F39" w:rsidRDefault="006B111B" w:rsidP="006B111B">
      <w:pPr>
        <w:rPr>
          <w:rFonts w:asciiTheme="minorHAnsi" w:hAnsiTheme="minorHAnsi" w:cstheme="minorHAnsi"/>
          <w:lang w:eastAsia="en-US" w:bidi="en-US"/>
        </w:rPr>
      </w:pPr>
      <w:r w:rsidRPr="00630F39">
        <w:rPr>
          <w:rFonts w:asciiTheme="minorHAnsi" w:hAnsiTheme="minorHAnsi" w:cstheme="minorHAnsi"/>
          <w:lang w:eastAsia="en-US" w:bidi="en-US"/>
        </w:rPr>
        <w:t>[Please fill in Demonstrations / Presentations</w:t>
      </w:r>
      <w:r w:rsidR="00FE76B5" w:rsidRPr="00630F39">
        <w:rPr>
          <w:rFonts w:asciiTheme="minorHAnsi" w:hAnsiTheme="minorHAnsi" w:cstheme="minorHAnsi"/>
          <w:lang w:eastAsia="en-US" w:bidi="en-US"/>
        </w:rPr>
        <w:t xml:space="preserve"> info with attachments</w:t>
      </w:r>
      <w:r w:rsidR="00C515A0" w:rsidRPr="00630F39">
        <w:rPr>
          <w:rFonts w:asciiTheme="minorHAnsi" w:hAnsiTheme="minorHAnsi" w:cstheme="minorHAnsi"/>
          <w:lang w:eastAsia="en-US" w:bidi="en-US"/>
        </w:rPr>
        <w:t>.</w:t>
      </w:r>
      <w:r w:rsidRPr="00630F39">
        <w:rPr>
          <w:rFonts w:asciiTheme="minorHAnsi" w:hAnsiTheme="minorHAnsi" w:cstheme="minorHAnsi"/>
          <w:lang w:eastAsia="en-US" w:bidi="en-US"/>
        </w:rPr>
        <w:t>]</w:t>
      </w:r>
    </w:p>
    <w:p w14:paraId="59870F56" w14:textId="77777777" w:rsidR="006B111B" w:rsidRPr="00630F39" w:rsidRDefault="006B111B" w:rsidP="006B111B">
      <w:pPr>
        <w:rPr>
          <w:rFonts w:asciiTheme="minorHAnsi" w:hAnsiTheme="minorHAnsi" w:cstheme="minorHAnsi"/>
          <w:lang w:eastAsia="en-US" w:bidi="en-US"/>
        </w:rPr>
      </w:pPr>
    </w:p>
    <w:p w14:paraId="2D6445BD" w14:textId="59F7CDA8" w:rsidR="006B111B" w:rsidRPr="00630F39" w:rsidRDefault="006B111B" w:rsidP="006B111B">
      <w:pPr>
        <w:rPr>
          <w:rFonts w:asciiTheme="minorHAnsi" w:hAnsiTheme="minorHAnsi" w:cstheme="minorHAnsi"/>
          <w:lang w:eastAsia="en-US" w:bidi="en-US"/>
        </w:rPr>
      </w:pPr>
    </w:p>
    <w:p w14:paraId="6AF68F6D" w14:textId="2FC74BC4" w:rsidR="006B111B" w:rsidRPr="00630F39" w:rsidRDefault="006B111B" w:rsidP="006B111B">
      <w:pPr>
        <w:pStyle w:val="Heading3"/>
        <w:rPr>
          <w:rFonts w:asciiTheme="minorHAnsi" w:hAnsiTheme="minorHAnsi" w:cstheme="minorHAnsi"/>
          <w:lang w:eastAsia="en-US" w:bidi="en-US"/>
        </w:rPr>
      </w:pPr>
      <w:bookmarkStart w:id="739" w:name="_Toc122524215"/>
      <w:r w:rsidRPr="00630F39">
        <w:rPr>
          <w:rFonts w:asciiTheme="minorHAnsi" w:hAnsiTheme="minorHAnsi" w:cstheme="minorHAnsi"/>
          <w:lang w:eastAsia="en-US" w:bidi="en-US"/>
        </w:rPr>
        <w:t>5.2.5 Sample Documents / Outputs</w:t>
      </w:r>
      <w:bookmarkEnd w:id="739"/>
    </w:p>
    <w:p w14:paraId="0FE92A3C" w14:textId="77777777" w:rsidR="006B111B" w:rsidRPr="00630F39" w:rsidRDefault="006B111B" w:rsidP="006B111B">
      <w:pPr>
        <w:rPr>
          <w:rFonts w:asciiTheme="minorHAnsi" w:hAnsiTheme="minorHAnsi" w:cstheme="minorHAnsi"/>
          <w:lang w:eastAsia="en-US" w:bidi="en-US"/>
        </w:rPr>
      </w:pPr>
    </w:p>
    <w:p w14:paraId="7F05E6FB" w14:textId="176D2373" w:rsidR="006B111B" w:rsidRPr="00630F39" w:rsidRDefault="006B111B" w:rsidP="006B111B">
      <w:pPr>
        <w:rPr>
          <w:rFonts w:asciiTheme="minorHAnsi" w:hAnsiTheme="minorHAnsi" w:cstheme="minorHAnsi"/>
          <w:lang w:eastAsia="en-US" w:bidi="en-US"/>
        </w:rPr>
      </w:pPr>
      <w:r w:rsidRPr="00630F39">
        <w:rPr>
          <w:rFonts w:asciiTheme="minorHAnsi" w:hAnsiTheme="minorHAnsi" w:cstheme="minorHAnsi"/>
          <w:lang w:eastAsia="en-US" w:bidi="en-US"/>
        </w:rPr>
        <w:t>[Please attach all relevant Sample Documents / Output as supporting.]</w:t>
      </w:r>
    </w:p>
    <w:p w14:paraId="12999C0C" w14:textId="2A042F0F" w:rsidR="006B111B" w:rsidRPr="00630F39" w:rsidRDefault="006B111B" w:rsidP="006B111B">
      <w:pPr>
        <w:rPr>
          <w:rFonts w:asciiTheme="minorHAnsi" w:hAnsiTheme="minorHAnsi" w:cstheme="minorHAnsi"/>
          <w:lang w:eastAsia="en-US" w:bidi="en-US"/>
        </w:rPr>
      </w:pPr>
    </w:p>
    <w:p w14:paraId="1E0AEF1A" w14:textId="1EA77F52" w:rsidR="006B111B" w:rsidRPr="00630F39" w:rsidRDefault="006B111B" w:rsidP="006B111B">
      <w:pPr>
        <w:rPr>
          <w:rFonts w:asciiTheme="minorHAnsi" w:hAnsiTheme="minorHAnsi" w:cstheme="minorHAnsi"/>
          <w:lang w:eastAsia="en-US" w:bidi="en-US"/>
        </w:rPr>
      </w:pPr>
    </w:p>
    <w:p w14:paraId="7AD421EC" w14:textId="7253F01C" w:rsidR="006B111B" w:rsidRPr="00630F39" w:rsidRDefault="006B111B" w:rsidP="006B111B">
      <w:pPr>
        <w:pStyle w:val="Heading3"/>
        <w:rPr>
          <w:rFonts w:asciiTheme="minorHAnsi" w:hAnsiTheme="minorHAnsi" w:cstheme="minorHAnsi"/>
          <w:lang w:eastAsia="en-US" w:bidi="en-US"/>
        </w:rPr>
      </w:pPr>
      <w:bookmarkStart w:id="740" w:name="_Toc122524216"/>
      <w:r w:rsidRPr="00630F39">
        <w:rPr>
          <w:rFonts w:asciiTheme="minorHAnsi" w:hAnsiTheme="minorHAnsi" w:cstheme="minorHAnsi"/>
          <w:lang w:eastAsia="en-US" w:bidi="en-US"/>
        </w:rPr>
        <w:t>5.2.6 Implementation Approach</w:t>
      </w:r>
      <w:bookmarkEnd w:id="740"/>
    </w:p>
    <w:p w14:paraId="372658C4" w14:textId="77777777" w:rsidR="006B111B" w:rsidRPr="00630F39" w:rsidRDefault="006B111B" w:rsidP="006B111B">
      <w:pPr>
        <w:rPr>
          <w:rFonts w:asciiTheme="minorHAnsi" w:hAnsiTheme="minorHAnsi" w:cstheme="minorHAnsi"/>
          <w:lang w:eastAsia="en-US" w:bidi="en-US"/>
        </w:rPr>
      </w:pPr>
    </w:p>
    <w:p w14:paraId="52E1AFC9" w14:textId="77777777" w:rsidR="0045301A" w:rsidRPr="00630F39" w:rsidRDefault="006B111B" w:rsidP="006B111B">
      <w:pPr>
        <w:rPr>
          <w:rFonts w:asciiTheme="minorHAnsi" w:hAnsiTheme="minorHAnsi" w:cstheme="minorHAnsi"/>
          <w:lang w:eastAsia="en-US" w:bidi="en-US"/>
        </w:rPr>
      </w:pPr>
      <w:r w:rsidRPr="00630F39">
        <w:rPr>
          <w:rFonts w:asciiTheme="minorHAnsi" w:hAnsiTheme="minorHAnsi" w:cstheme="minorHAnsi"/>
          <w:lang w:eastAsia="en-US" w:bidi="en-US"/>
        </w:rPr>
        <w:t>[Please fill in Implementation Approach.]</w:t>
      </w:r>
    </w:p>
    <w:p w14:paraId="1DDF7E82" w14:textId="77777777" w:rsidR="0045301A" w:rsidRPr="00630F39" w:rsidRDefault="0045301A" w:rsidP="006B111B">
      <w:pPr>
        <w:rPr>
          <w:rFonts w:asciiTheme="minorHAnsi" w:hAnsiTheme="minorHAnsi" w:cstheme="minorHAnsi"/>
          <w:lang w:eastAsia="en-US" w:bidi="en-US"/>
        </w:rPr>
      </w:pPr>
    </w:p>
    <w:p w14:paraId="25A08038" w14:textId="77777777" w:rsidR="0045301A" w:rsidRPr="00630F39" w:rsidRDefault="0045301A" w:rsidP="0045301A">
      <w:pPr>
        <w:rPr>
          <w:rFonts w:asciiTheme="minorHAnsi" w:hAnsiTheme="minorHAnsi" w:cstheme="minorHAnsi"/>
          <w:lang w:val="en-US" w:eastAsia="zh-HK" w:bidi="en-US"/>
        </w:rPr>
      </w:pPr>
    </w:p>
    <w:p w14:paraId="2BA70183" w14:textId="77777777" w:rsidR="00EA6468" w:rsidRPr="00630F39" w:rsidRDefault="00EA6468" w:rsidP="006B111B">
      <w:pPr>
        <w:rPr>
          <w:rFonts w:asciiTheme="minorHAnsi" w:eastAsia="SimSun" w:hAnsiTheme="minorHAnsi" w:cstheme="minorHAnsi"/>
          <w:szCs w:val="20"/>
          <w:lang w:val="en-US" w:eastAsia="en-US" w:bidi="en-US"/>
        </w:rPr>
      </w:pPr>
    </w:p>
    <w:p w14:paraId="18E36751" w14:textId="77777777" w:rsidR="00EA6468" w:rsidRPr="00630F39" w:rsidRDefault="00EA6468">
      <w:pPr>
        <w:rPr>
          <w:rFonts w:asciiTheme="minorHAnsi" w:eastAsia="SimSun" w:hAnsiTheme="minorHAnsi" w:cstheme="minorHAnsi"/>
          <w:szCs w:val="20"/>
          <w:lang w:val="en-US" w:eastAsia="en-US" w:bidi="en-US"/>
        </w:rPr>
      </w:pPr>
      <w:r w:rsidRPr="00630F39">
        <w:rPr>
          <w:rFonts w:asciiTheme="minorHAnsi" w:eastAsia="SimSun" w:hAnsiTheme="minorHAnsi" w:cstheme="minorHAnsi"/>
          <w:szCs w:val="20"/>
          <w:lang w:val="en-US" w:eastAsia="en-US" w:bidi="en-US"/>
        </w:rPr>
        <w:br w:type="page"/>
      </w:r>
    </w:p>
    <w:p w14:paraId="3C20DBB7" w14:textId="70299646" w:rsidR="00EA6468" w:rsidRPr="00630F39" w:rsidRDefault="00EA6468" w:rsidP="00EA6468">
      <w:pPr>
        <w:pStyle w:val="Heading1"/>
        <w:rPr>
          <w:rFonts w:asciiTheme="minorHAnsi" w:hAnsiTheme="minorHAnsi" w:cstheme="minorHAnsi"/>
          <w:lang w:eastAsia="en-US" w:bidi="en-US"/>
        </w:rPr>
      </w:pPr>
      <w:bookmarkStart w:id="741" w:name="_Toc122524217"/>
      <w:r w:rsidRPr="00630F39">
        <w:rPr>
          <w:rFonts w:asciiTheme="minorHAnsi" w:hAnsiTheme="minorHAnsi" w:cstheme="minorHAnsi"/>
          <w:lang w:eastAsia="en-US" w:bidi="en-US"/>
        </w:rPr>
        <w:lastRenderedPageBreak/>
        <w:t>6. Appendix</w:t>
      </w:r>
      <w:bookmarkEnd w:id="741"/>
      <w:r w:rsidRPr="00630F39">
        <w:rPr>
          <w:rFonts w:asciiTheme="minorHAnsi" w:hAnsiTheme="minorHAnsi" w:cstheme="minorHAnsi"/>
          <w:lang w:eastAsia="en-US" w:bidi="en-US"/>
        </w:rPr>
        <w:t xml:space="preserve"> </w:t>
      </w:r>
    </w:p>
    <w:p w14:paraId="0676E861" w14:textId="2EBF75D9" w:rsidR="00A75D5D" w:rsidRDefault="00A75D5D" w:rsidP="00A75D5D">
      <w:pPr>
        <w:rPr>
          <w:rFonts w:asciiTheme="minorHAnsi" w:hAnsiTheme="minorHAnsi" w:cstheme="minorHAnsi"/>
          <w:lang w:val="en-US" w:eastAsia="en-US" w:bidi="en-US"/>
        </w:rPr>
      </w:pPr>
    </w:p>
    <w:p w14:paraId="0D75103D" w14:textId="4DCB7DA5" w:rsidR="00083F32" w:rsidRPr="00083F32" w:rsidRDefault="00083F32" w:rsidP="00083F32">
      <w:pPr>
        <w:pStyle w:val="Heading2"/>
        <w:rPr>
          <w:rFonts w:asciiTheme="minorHAnsi" w:hAnsiTheme="minorHAnsi" w:cstheme="minorHAnsi"/>
          <w:u w:val="single"/>
        </w:rPr>
      </w:pPr>
      <w:bookmarkStart w:id="742" w:name="_Toc122524218"/>
      <w:r w:rsidRPr="00083F32">
        <w:rPr>
          <w:rFonts w:asciiTheme="minorHAnsi" w:hAnsiTheme="minorHAnsi" w:cstheme="minorHAnsi"/>
          <w:u w:val="single"/>
        </w:rPr>
        <w:t>6.</w:t>
      </w:r>
      <w:r>
        <w:rPr>
          <w:rFonts w:asciiTheme="minorHAnsi" w:hAnsiTheme="minorHAnsi" w:cstheme="minorHAnsi"/>
          <w:u w:val="single"/>
        </w:rPr>
        <w:t>1</w:t>
      </w:r>
      <w:r w:rsidRPr="00083F32">
        <w:rPr>
          <w:rFonts w:asciiTheme="minorHAnsi" w:hAnsiTheme="minorHAnsi" w:cstheme="minorHAnsi"/>
          <w:u w:val="single"/>
        </w:rPr>
        <w:t xml:space="preserve"> </w:t>
      </w:r>
      <w:r>
        <w:rPr>
          <w:rFonts w:asciiTheme="minorHAnsi" w:hAnsiTheme="minorHAnsi" w:cstheme="minorHAnsi"/>
          <w:u w:val="single"/>
        </w:rPr>
        <w:t>AAP report List</w:t>
      </w:r>
      <w:bookmarkEnd w:id="742"/>
    </w:p>
    <w:p w14:paraId="37A9B8B8" w14:textId="49ECC1D6" w:rsidR="00EA6468" w:rsidRDefault="00EA6468" w:rsidP="00EA6468">
      <w:pPr>
        <w:rPr>
          <w:rFonts w:asciiTheme="minorHAnsi" w:hAnsiTheme="minorHAnsi" w:cstheme="minorHAnsi"/>
          <w:lang w:val="en-US" w:eastAsia="en-US" w:bidi="en-US"/>
        </w:rPr>
      </w:pPr>
    </w:p>
    <w:tbl>
      <w:tblPr>
        <w:tblW w:w="8783" w:type="dxa"/>
        <w:tblInd w:w="842" w:type="dxa"/>
        <w:tblLook w:val="04A0" w:firstRow="1" w:lastRow="0" w:firstColumn="1" w:lastColumn="0" w:noHBand="0" w:noVBand="1"/>
      </w:tblPr>
      <w:tblGrid>
        <w:gridCol w:w="953"/>
        <w:gridCol w:w="3150"/>
        <w:gridCol w:w="4680"/>
      </w:tblGrid>
      <w:tr w:rsidR="00083F32" w:rsidRPr="00076D6A" w14:paraId="62CA2C7C" w14:textId="77777777" w:rsidTr="006F164F">
        <w:trPr>
          <w:trHeight w:val="300"/>
          <w:tblHeader/>
        </w:trPr>
        <w:tc>
          <w:tcPr>
            <w:tcW w:w="953"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2C8523E1" w14:textId="77777777" w:rsidR="00083F32" w:rsidRPr="00AC74A6" w:rsidRDefault="00083F32" w:rsidP="00182A0B">
            <w:pPr>
              <w:jc w:val="center"/>
              <w:rPr>
                <w:rFonts w:asciiTheme="majorHAnsi" w:eastAsia="Times New Roman" w:hAnsiTheme="majorHAnsi" w:cstheme="majorHAnsi"/>
                <w:b/>
                <w:bCs/>
                <w:color w:val="000000"/>
                <w:sz w:val="14"/>
                <w:szCs w:val="14"/>
                <w:lang w:val="en-HK" w:eastAsia="zh-CN"/>
              </w:rPr>
            </w:pPr>
            <w:r w:rsidRPr="00AC74A6">
              <w:rPr>
                <w:rFonts w:asciiTheme="majorHAnsi" w:eastAsia="Times New Roman" w:hAnsiTheme="majorHAnsi" w:cstheme="majorHAnsi"/>
                <w:b/>
                <w:bCs/>
                <w:color w:val="000000"/>
                <w:sz w:val="14"/>
                <w:szCs w:val="14"/>
                <w:lang w:val="en-HK" w:eastAsia="zh-CN"/>
              </w:rPr>
              <w:t>Report #</w:t>
            </w:r>
          </w:p>
        </w:tc>
        <w:tc>
          <w:tcPr>
            <w:tcW w:w="3150" w:type="dxa"/>
            <w:tcBorders>
              <w:top w:val="single" w:sz="4" w:space="0" w:color="auto"/>
              <w:left w:val="nil"/>
              <w:bottom w:val="single" w:sz="4" w:space="0" w:color="auto"/>
              <w:right w:val="single" w:sz="4" w:space="0" w:color="auto"/>
            </w:tcBorders>
            <w:shd w:val="clear" w:color="000000" w:fill="A9D08E"/>
            <w:vAlign w:val="center"/>
            <w:hideMark/>
          </w:tcPr>
          <w:p w14:paraId="0ABE4BBA" w14:textId="77777777" w:rsidR="00083F32" w:rsidRPr="00AC74A6" w:rsidRDefault="00083F32" w:rsidP="00182A0B">
            <w:pPr>
              <w:jc w:val="center"/>
              <w:rPr>
                <w:rFonts w:asciiTheme="majorHAnsi" w:eastAsia="Times New Roman" w:hAnsiTheme="majorHAnsi" w:cstheme="majorHAnsi"/>
                <w:b/>
                <w:bCs/>
                <w:color w:val="000000"/>
                <w:sz w:val="14"/>
                <w:szCs w:val="14"/>
                <w:lang w:val="en-HK" w:eastAsia="zh-CN"/>
              </w:rPr>
            </w:pPr>
            <w:r w:rsidRPr="00AC74A6">
              <w:rPr>
                <w:rFonts w:asciiTheme="majorHAnsi" w:eastAsia="Times New Roman" w:hAnsiTheme="majorHAnsi" w:cstheme="majorHAnsi"/>
                <w:b/>
                <w:bCs/>
                <w:color w:val="000000"/>
                <w:sz w:val="14"/>
                <w:szCs w:val="14"/>
                <w:lang w:val="en-HK" w:eastAsia="zh-CN"/>
              </w:rPr>
              <w:t>Report Name</w:t>
            </w:r>
          </w:p>
        </w:tc>
        <w:tc>
          <w:tcPr>
            <w:tcW w:w="4680" w:type="dxa"/>
            <w:tcBorders>
              <w:top w:val="single" w:sz="4" w:space="0" w:color="auto"/>
              <w:left w:val="nil"/>
              <w:bottom w:val="single" w:sz="4" w:space="0" w:color="auto"/>
              <w:right w:val="single" w:sz="4" w:space="0" w:color="auto"/>
            </w:tcBorders>
            <w:shd w:val="clear" w:color="000000" w:fill="A9D08E"/>
            <w:vAlign w:val="center"/>
            <w:hideMark/>
          </w:tcPr>
          <w:p w14:paraId="416BE202" w14:textId="77777777" w:rsidR="00083F32" w:rsidRPr="00AC74A6" w:rsidRDefault="00083F32" w:rsidP="00182A0B">
            <w:pPr>
              <w:jc w:val="center"/>
              <w:rPr>
                <w:rFonts w:asciiTheme="majorHAnsi" w:eastAsia="Times New Roman" w:hAnsiTheme="majorHAnsi" w:cstheme="majorHAnsi"/>
                <w:b/>
                <w:bCs/>
                <w:color w:val="000000"/>
                <w:sz w:val="14"/>
                <w:szCs w:val="14"/>
                <w:lang w:val="en-HK" w:eastAsia="zh-CN"/>
              </w:rPr>
            </w:pPr>
            <w:r w:rsidRPr="00AC74A6">
              <w:rPr>
                <w:rFonts w:asciiTheme="majorHAnsi" w:eastAsia="Times New Roman" w:hAnsiTheme="majorHAnsi" w:cstheme="majorHAnsi"/>
                <w:b/>
                <w:bCs/>
                <w:color w:val="000000"/>
                <w:sz w:val="14"/>
                <w:szCs w:val="14"/>
                <w:lang w:val="en-HK" w:eastAsia="zh-CN"/>
              </w:rPr>
              <w:t>Report Name 2</w:t>
            </w:r>
          </w:p>
        </w:tc>
      </w:tr>
      <w:tr w:rsidR="00083F32" w:rsidRPr="00076D6A" w14:paraId="29ABF0A7" w14:textId="77777777" w:rsidTr="00182A0B">
        <w:trPr>
          <w:trHeight w:val="31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01196F03"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A1.1</w:t>
            </w:r>
          </w:p>
        </w:tc>
        <w:tc>
          <w:tcPr>
            <w:tcW w:w="3150" w:type="dxa"/>
            <w:tcBorders>
              <w:top w:val="nil"/>
              <w:left w:val="nil"/>
              <w:bottom w:val="single" w:sz="4" w:space="0" w:color="auto"/>
              <w:right w:val="single" w:sz="4" w:space="0" w:color="auto"/>
            </w:tcBorders>
            <w:shd w:val="clear" w:color="auto" w:fill="auto"/>
            <w:vAlign w:val="center"/>
            <w:hideMark/>
          </w:tcPr>
          <w:p w14:paraId="47C47106" w14:textId="77777777" w:rsidR="00083F32" w:rsidRPr="00AC74A6" w:rsidRDefault="00083F32" w:rsidP="00182A0B">
            <w:pPr>
              <w:rPr>
                <w:rFonts w:asciiTheme="majorHAnsi" w:hAnsiTheme="majorHAnsi" w:cstheme="majorHAnsi"/>
                <w:color w:val="000000"/>
                <w:sz w:val="14"/>
                <w:szCs w:val="14"/>
                <w:lang w:val="en-HK" w:eastAsia="zh-CN"/>
              </w:rPr>
            </w:pPr>
            <w:r w:rsidRPr="00AC74A6">
              <w:rPr>
                <w:rFonts w:asciiTheme="majorHAnsi" w:hAnsiTheme="majorHAnsi" w:cstheme="majorHAnsi"/>
                <w:color w:val="000000"/>
                <w:sz w:val="14"/>
                <w:szCs w:val="14"/>
                <w:lang w:val="en-HK" w:eastAsia="zh-CN"/>
              </w:rPr>
              <w:t>總盟主</w:t>
            </w:r>
          </w:p>
        </w:tc>
        <w:tc>
          <w:tcPr>
            <w:tcW w:w="4680" w:type="dxa"/>
            <w:tcBorders>
              <w:top w:val="nil"/>
              <w:left w:val="nil"/>
              <w:bottom w:val="single" w:sz="4" w:space="0" w:color="auto"/>
              <w:right w:val="single" w:sz="4" w:space="0" w:color="auto"/>
            </w:tcBorders>
            <w:shd w:val="clear" w:color="auto" w:fill="auto"/>
            <w:vAlign w:val="center"/>
            <w:hideMark/>
          </w:tcPr>
          <w:p w14:paraId="61D83C3C" w14:textId="77777777" w:rsidR="00543077" w:rsidRDefault="00083F32" w:rsidP="00781293">
            <w:pPr>
              <w:rPr>
                <w:rFonts w:asciiTheme="majorHAnsi" w:eastAsia="SimSun" w:hAnsiTheme="majorHAnsi" w:cstheme="majorHAnsi"/>
                <w:color w:val="000000"/>
                <w:sz w:val="14"/>
                <w:szCs w:val="14"/>
                <w:lang w:val="en-HK" w:eastAsia="zh-CN"/>
              </w:rPr>
            </w:pPr>
            <w:r w:rsidRPr="00AC74A6">
              <w:rPr>
                <w:rFonts w:asciiTheme="majorHAnsi" w:hAnsiTheme="majorHAnsi" w:cstheme="majorHAnsi"/>
                <w:color w:val="000000"/>
                <w:sz w:val="14"/>
                <w:szCs w:val="14"/>
                <w:lang w:val="en-HK" w:eastAsia="zh-CN"/>
              </w:rPr>
              <w:t>總盟主</w:t>
            </w:r>
          </w:p>
          <w:p w14:paraId="56916A3A" w14:textId="39D60059" w:rsidR="00781293" w:rsidRPr="00781293" w:rsidRDefault="00781293" w:rsidP="00781293">
            <w:pPr>
              <w:rPr>
                <w:rFonts w:asciiTheme="majorHAnsi" w:eastAsia="SimSun" w:hAnsiTheme="majorHAnsi" w:cstheme="majorHAnsi"/>
                <w:color w:val="000000"/>
                <w:sz w:val="14"/>
                <w:szCs w:val="14"/>
                <w:lang w:val="en-HK" w:eastAsia="zh-CN"/>
              </w:rPr>
            </w:pPr>
            <w:r>
              <w:rPr>
                <w:rFonts w:asciiTheme="majorHAnsi" w:eastAsia="SimSun" w:hAnsiTheme="majorHAnsi" w:cstheme="majorHAnsi"/>
                <w:color w:val="000000"/>
                <w:sz w:val="14"/>
                <w:szCs w:val="14"/>
                <w:lang w:val="en-HK" w:eastAsia="zh-CN"/>
              </w:rPr>
              <w:br/>
            </w:r>
            <w:r w:rsidR="00543077">
              <w:rPr>
                <w:rFonts w:asciiTheme="majorHAnsi" w:eastAsia="SimSun" w:hAnsiTheme="majorHAnsi" w:cstheme="majorHAnsi"/>
                <w:color w:val="000000"/>
                <w:sz w:val="14"/>
                <w:szCs w:val="14"/>
                <w:lang w:val="en-HK" w:eastAsia="zh-CN"/>
              </w:rPr>
              <w:t>Report fields:</w:t>
            </w:r>
          </w:p>
          <w:p w14:paraId="23A50A37" w14:textId="77777777" w:rsidR="00781293" w:rsidRPr="00781293" w:rsidRDefault="00781293" w:rsidP="00781293">
            <w:pPr>
              <w:rPr>
                <w:rFonts w:asciiTheme="majorHAnsi" w:eastAsia="SimSun" w:hAnsiTheme="majorHAnsi" w:cstheme="majorHAnsi"/>
                <w:color w:val="000000"/>
                <w:sz w:val="14"/>
                <w:szCs w:val="14"/>
                <w:lang w:val="en-HK" w:eastAsia="zh-CN"/>
              </w:rPr>
            </w:pPr>
            <w:r w:rsidRPr="00781293">
              <w:rPr>
                <w:rFonts w:asciiTheme="majorHAnsi" w:eastAsia="SimSun" w:hAnsiTheme="majorHAnsi" w:cstheme="majorHAnsi" w:hint="eastAsia"/>
                <w:color w:val="000000"/>
                <w:sz w:val="14"/>
                <w:szCs w:val="14"/>
                <w:lang w:val="en-HK" w:eastAsia="zh-CN"/>
              </w:rPr>
              <w:t xml:space="preserve">1.  </w:t>
            </w:r>
            <w:r w:rsidRPr="00781293">
              <w:rPr>
                <w:rFonts w:asciiTheme="majorHAnsi" w:eastAsia="SimSun" w:hAnsiTheme="majorHAnsi" w:cstheme="majorHAnsi" w:hint="eastAsia"/>
                <w:color w:val="000000"/>
                <w:sz w:val="14"/>
                <w:szCs w:val="14"/>
                <w:lang w:val="en-HK" w:eastAsia="zh-CN"/>
              </w:rPr>
              <w:t>區域</w:t>
            </w:r>
            <w:r w:rsidRPr="00781293">
              <w:rPr>
                <w:rFonts w:asciiTheme="majorHAnsi" w:eastAsia="SimSun" w:hAnsiTheme="majorHAnsi" w:cstheme="majorHAnsi" w:hint="eastAsia"/>
                <w:color w:val="000000"/>
                <w:sz w:val="14"/>
                <w:szCs w:val="14"/>
                <w:lang w:val="en-HK" w:eastAsia="zh-CN"/>
              </w:rPr>
              <w:t xml:space="preserve">        WCM011</w:t>
            </w:r>
            <w:proofErr w:type="gramStart"/>
            <w:r w:rsidRPr="00781293">
              <w:rPr>
                <w:rFonts w:asciiTheme="majorHAnsi" w:eastAsia="SimSun" w:hAnsiTheme="majorHAnsi" w:cstheme="majorHAnsi" w:hint="eastAsia"/>
                <w:color w:val="000000"/>
                <w:sz w:val="14"/>
                <w:szCs w:val="14"/>
                <w:lang w:val="en-HK" w:eastAsia="zh-CN"/>
              </w:rPr>
              <w:t>B :</w:t>
            </w:r>
            <w:proofErr w:type="gramEnd"/>
            <w:r w:rsidRPr="00781293">
              <w:rPr>
                <w:rFonts w:asciiTheme="majorHAnsi" w:eastAsia="SimSun" w:hAnsiTheme="majorHAnsi" w:cstheme="majorHAnsi" w:hint="eastAsia"/>
                <w:color w:val="000000"/>
                <w:sz w:val="14"/>
                <w:szCs w:val="14"/>
                <w:lang w:val="en-HK" w:eastAsia="zh-CN"/>
              </w:rPr>
              <w:t xml:space="preserve"> [ </w:t>
            </w:r>
            <w:proofErr w:type="spellStart"/>
            <w:r w:rsidRPr="00781293">
              <w:rPr>
                <w:rFonts w:asciiTheme="majorHAnsi" w:eastAsia="SimSun" w:hAnsiTheme="majorHAnsi" w:cstheme="majorHAnsi" w:hint="eastAsia"/>
                <w:color w:val="000000"/>
                <w:sz w:val="14"/>
                <w:szCs w:val="14"/>
                <w:lang w:val="en-HK" w:eastAsia="zh-CN"/>
              </w:rPr>
              <w:t>Region_Name</w:t>
            </w:r>
            <w:proofErr w:type="spellEnd"/>
            <w:r w:rsidRPr="00781293">
              <w:rPr>
                <w:rFonts w:asciiTheme="majorHAnsi" w:eastAsia="SimSun" w:hAnsiTheme="majorHAnsi" w:cstheme="majorHAnsi" w:hint="eastAsia"/>
                <w:color w:val="000000"/>
                <w:sz w:val="14"/>
                <w:szCs w:val="14"/>
                <w:lang w:val="en-HK" w:eastAsia="zh-CN"/>
              </w:rPr>
              <w:t xml:space="preserve"> ]</w:t>
            </w:r>
          </w:p>
          <w:p w14:paraId="0D859CFA" w14:textId="77777777" w:rsidR="00781293" w:rsidRPr="00781293" w:rsidRDefault="00781293" w:rsidP="00781293">
            <w:pPr>
              <w:rPr>
                <w:rFonts w:asciiTheme="majorHAnsi" w:eastAsia="SimSun" w:hAnsiTheme="majorHAnsi" w:cstheme="majorHAnsi"/>
                <w:color w:val="000000"/>
                <w:sz w:val="14"/>
                <w:szCs w:val="14"/>
                <w:lang w:val="en-HK" w:eastAsia="zh-CN"/>
              </w:rPr>
            </w:pPr>
            <w:r w:rsidRPr="00781293">
              <w:rPr>
                <w:rFonts w:asciiTheme="majorHAnsi" w:eastAsia="SimSun" w:hAnsiTheme="majorHAnsi" w:cstheme="majorHAnsi" w:hint="eastAsia"/>
                <w:color w:val="000000"/>
                <w:sz w:val="14"/>
                <w:szCs w:val="14"/>
                <w:lang w:val="en-HK" w:eastAsia="zh-CN"/>
              </w:rPr>
              <w:t xml:space="preserve">2.  </w:t>
            </w:r>
            <w:r w:rsidRPr="00781293">
              <w:rPr>
                <w:rFonts w:asciiTheme="majorHAnsi" w:eastAsia="SimSun" w:hAnsiTheme="majorHAnsi" w:cstheme="majorHAnsi" w:hint="eastAsia"/>
                <w:color w:val="000000"/>
                <w:sz w:val="14"/>
                <w:szCs w:val="14"/>
                <w:lang w:val="en-HK" w:eastAsia="zh-CN"/>
              </w:rPr>
              <w:t>分區</w:t>
            </w:r>
            <w:r w:rsidRPr="00781293">
              <w:rPr>
                <w:rFonts w:asciiTheme="majorHAnsi" w:eastAsia="SimSun" w:hAnsiTheme="majorHAnsi" w:cstheme="majorHAnsi" w:hint="eastAsia"/>
                <w:color w:val="000000"/>
                <w:sz w:val="14"/>
                <w:szCs w:val="14"/>
                <w:lang w:val="en-HK" w:eastAsia="zh-CN"/>
              </w:rPr>
              <w:t xml:space="preserve">         WCM011</w:t>
            </w:r>
            <w:proofErr w:type="gramStart"/>
            <w:r w:rsidRPr="00781293">
              <w:rPr>
                <w:rFonts w:asciiTheme="majorHAnsi" w:eastAsia="SimSun" w:hAnsiTheme="majorHAnsi" w:cstheme="majorHAnsi" w:hint="eastAsia"/>
                <w:color w:val="000000"/>
                <w:sz w:val="14"/>
                <w:szCs w:val="14"/>
                <w:lang w:val="en-HK" w:eastAsia="zh-CN"/>
              </w:rPr>
              <w:t>B :</w:t>
            </w:r>
            <w:proofErr w:type="gramEnd"/>
            <w:r w:rsidRPr="00781293">
              <w:rPr>
                <w:rFonts w:asciiTheme="majorHAnsi" w:eastAsia="SimSun" w:hAnsiTheme="majorHAnsi" w:cstheme="majorHAnsi" w:hint="eastAsia"/>
                <w:color w:val="000000"/>
                <w:sz w:val="14"/>
                <w:szCs w:val="14"/>
                <w:lang w:val="en-HK" w:eastAsia="zh-CN"/>
              </w:rPr>
              <w:t xml:space="preserve"> [ </w:t>
            </w:r>
            <w:proofErr w:type="spellStart"/>
            <w:r w:rsidRPr="00781293">
              <w:rPr>
                <w:rFonts w:asciiTheme="majorHAnsi" w:eastAsia="SimSun" w:hAnsiTheme="majorHAnsi" w:cstheme="majorHAnsi" w:hint="eastAsia"/>
                <w:color w:val="000000"/>
                <w:sz w:val="14"/>
                <w:szCs w:val="14"/>
                <w:lang w:val="en-HK" w:eastAsia="zh-CN"/>
              </w:rPr>
              <w:t>District_Code</w:t>
            </w:r>
            <w:proofErr w:type="spellEnd"/>
            <w:r w:rsidRPr="00781293">
              <w:rPr>
                <w:rFonts w:asciiTheme="majorHAnsi" w:eastAsia="SimSun" w:hAnsiTheme="majorHAnsi" w:cstheme="majorHAnsi" w:hint="eastAsia"/>
                <w:color w:val="000000"/>
                <w:sz w:val="14"/>
                <w:szCs w:val="14"/>
                <w:lang w:val="en-HK" w:eastAsia="zh-CN"/>
              </w:rPr>
              <w:t xml:space="preserve"> ]</w:t>
            </w:r>
          </w:p>
          <w:p w14:paraId="59E3D0C0" w14:textId="77777777" w:rsidR="00781293" w:rsidRPr="00781293" w:rsidRDefault="00781293" w:rsidP="00781293">
            <w:pPr>
              <w:rPr>
                <w:rFonts w:asciiTheme="majorHAnsi" w:eastAsia="SimSun" w:hAnsiTheme="majorHAnsi" w:cstheme="majorHAnsi"/>
                <w:color w:val="000000"/>
                <w:sz w:val="14"/>
                <w:szCs w:val="14"/>
                <w:lang w:val="en-HK" w:eastAsia="zh-CN"/>
              </w:rPr>
            </w:pPr>
            <w:r w:rsidRPr="00781293">
              <w:rPr>
                <w:rFonts w:asciiTheme="majorHAnsi" w:eastAsia="SimSun" w:hAnsiTheme="majorHAnsi" w:cstheme="majorHAnsi" w:hint="eastAsia"/>
                <w:color w:val="000000"/>
                <w:sz w:val="14"/>
                <w:szCs w:val="14"/>
                <w:lang w:val="en-HK" w:eastAsia="zh-CN"/>
              </w:rPr>
              <w:t xml:space="preserve">3.  </w:t>
            </w:r>
            <w:r w:rsidRPr="00781293">
              <w:rPr>
                <w:rFonts w:asciiTheme="majorHAnsi" w:eastAsia="SimSun" w:hAnsiTheme="majorHAnsi" w:cstheme="majorHAnsi" w:hint="eastAsia"/>
                <w:color w:val="000000"/>
                <w:sz w:val="14"/>
                <w:szCs w:val="14"/>
                <w:lang w:val="en-HK" w:eastAsia="zh-CN"/>
              </w:rPr>
              <w:t>營業組別</w:t>
            </w:r>
            <w:r w:rsidRPr="00781293">
              <w:rPr>
                <w:rFonts w:asciiTheme="majorHAnsi" w:eastAsia="SimSun" w:hAnsiTheme="majorHAnsi" w:cstheme="majorHAnsi" w:hint="eastAsia"/>
                <w:color w:val="000000"/>
                <w:sz w:val="14"/>
                <w:szCs w:val="14"/>
                <w:lang w:val="en-HK" w:eastAsia="zh-CN"/>
              </w:rPr>
              <w:t xml:space="preserve">    WCM011</w:t>
            </w:r>
            <w:proofErr w:type="gramStart"/>
            <w:r w:rsidRPr="00781293">
              <w:rPr>
                <w:rFonts w:asciiTheme="majorHAnsi" w:eastAsia="SimSun" w:hAnsiTheme="majorHAnsi" w:cstheme="majorHAnsi" w:hint="eastAsia"/>
                <w:color w:val="000000"/>
                <w:sz w:val="14"/>
                <w:szCs w:val="14"/>
                <w:lang w:val="en-HK" w:eastAsia="zh-CN"/>
              </w:rPr>
              <w:t>B :</w:t>
            </w:r>
            <w:proofErr w:type="gramEnd"/>
            <w:r w:rsidRPr="00781293">
              <w:rPr>
                <w:rFonts w:asciiTheme="majorHAnsi" w:eastAsia="SimSun" w:hAnsiTheme="majorHAnsi" w:cstheme="majorHAnsi" w:hint="eastAsia"/>
                <w:color w:val="000000"/>
                <w:sz w:val="14"/>
                <w:szCs w:val="14"/>
                <w:lang w:val="en-HK" w:eastAsia="zh-CN"/>
              </w:rPr>
              <w:t xml:space="preserve"> [ </w:t>
            </w:r>
            <w:proofErr w:type="spellStart"/>
            <w:r w:rsidRPr="00781293">
              <w:rPr>
                <w:rFonts w:asciiTheme="majorHAnsi" w:eastAsia="SimSun" w:hAnsiTheme="majorHAnsi" w:cstheme="majorHAnsi" w:hint="eastAsia"/>
                <w:color w:val="000000"/>
                <w:sz w:val="14"/>
                <w:szCs w:val="14"/>
                <w:lang w:val="en-HK" w:eastAsia="zh-CN"/>
              </w:rPr>
              <w:t>Unit_Code</w:t>
            </w:r>
            <w:proofErr w:type="spellEnd"/>
            <w:r w:rsidRPr="00781293">
              <w:rPr>
                <w:rFonts w:asciiTheme="majorHAnsi" w:eastAsia="SimSun" w:hAnsiTheme="majorHAnsi" w:cstheme="majorHAnsi" w:hint="eastAsia"/>
                <w:color w:val="000000"/>
                <w:sz w:val="14"/>
                <w:szCs w:val="14"/>
                <w:lang w:val="en-HK" w:eastAsia="zh-CN"/>
              </w:rPr>
              <w:t xml:space="preserve"> ]</w:t>
            </w:r>
          </w:p>
          <w:p w14:paraId="13CC3CDB" w14:textId="77777777" w:rsidR="00781293" w:rsidRPr="00781293" w:rsidRDefault="00781293" w:rsidP="00781293">
            <w:pPr>
              <w:rPr>
                <w:rFonts w:asciiTheme="majorHAnsi" w:eastAsia="SimSun" w:hAnsiTheme="majorHAnsi" w:cstheme="majorHAnsi"/>
                <w:color w:val="000000"/>
                <w:sz w:val="14"/>
                <w:szCs w:val="14"/>
                <w:lang w:val="en-HK" w:eastAsia="zh-CN"/>
              </w:rPr>
            </w:pPr>
            <w:r w:rsidRPr="00781293">
              <w:rPr>
                <w:rFonts w:asciiTheme="majorHAnsi" w:eastAsia="SimSun" w:hAnsiTheme="majorHAnsi" w:cstheme="majorHAnsi" w:hint="eastAsia"/>
                <w:color w:val="000000"/>
                <w:sz w:val="14"/>
                <w:szCs w:val="14"/>
                <w:lang w:val="en-HK" w:eastAsia="zh-CN"/>
              </w:rPr>
              <w:t xml:space="preserve">4.  </w:t>
            </w:r>
            <w:r w:rsidRPr="00781293">
              <w:rPr>
                <w:rFonts w:asciiTheme="majorHAnsi" w:eastAsia="SimSun" w:hAnsiTheme="majorHAnsi" w:cstheme="majorHAnsi" w:hint="eastAsia"/>
                <w:color w:val="000000"/>
                <w:sz w:val="14"/>
                <w:szCs w:val="14"/>
                <w:lang w:val="en-HK" w:eastAsia="zh-CN"/>
              </w:rPr>
              <w:t>代理人編號</w:t>
            </w:r>
            <w:r w:rsidRPr="00781293">
              <w:rPr>
                <w:rFonts w:asciiTheme="majorHAnsi" w:eastAsia="SimSun" w:hAnsiTheme="majorHAnsi" w:cstheme="majorHAnsi" w:hint="eastAsia"/>
                <w:color w:val="000000"/>
                <w:sz w:val="14"/>
                <w:szCs w:val="14"/>
                <w:lang w:val="en-HK" w:eastAsia="zh-CN"/>
              </w:rPr>
              <w:t xml:space="preserve">    WCM011B</w:t>
            </w:r>
            <w:proofErr w:type="gramStart"/>
            <w:r w:rsidRPr="00781293">
              <w:rPr>
                <w:rFonts w:asciiTheme="majorHAnsi" w:eastAsia="SimSun" w:hAnsiTheme="majorHAnsi" w:cstheme="majorHAnsi" w:hint="eastAsia"/>
                <w:color w:val="000000"/>
                <w:sz w:val="14"/>
                <w:szCs w:val="14"/>
                <w:lang w:val="en-HK" w:eastAsia="zh-CN"/>
              </w:rPr>
              <w:t>:  [</w:t>
            </w:r>
            <w:proofErr w:type="gramEnd"/>
            <w:r w:rsidRPr="00781293">
              <w:rPr>
                <w:rFonts w:asciiTheme="majorHAnsi" w:eastAsia="SimSun" w:hAnsiTheme="majorHAnsi" w:cstheme="majorHAnsi" w:hint="eastAsia"/>
                <w:color w:val="000000"/>
                <w:sz w:val="14"/>
                <w:szCs w:val="14"/>
                <w:lang w:val="en-HK" w:eastAsia="zh-CN"/>
              </w:rPr>
              <w:t xml:space="preserve"> </w:t>
            </w:r>
            <w:proofErr w:type="spellStart"/>
            <w:r w:rsidRPr="00781293">
              <w:rPr>
                <w:rFonts w:asciiTheme="majorHAnsi" w:eastAsia="SimSun" w:hAnsiTheme="majorHAnsi" w:cstheme="majorHAnsi" w:hint="eastAsia"/>
                <w:color w:val="000000"/>
                <w:sz w:val="14"/>
                <w:szCs w:val="14"/>
                <w:lang w:val="en-HK" w:eastAsia="zh-CN"/>
              </w:rPr>
              <w:t>Producer_Code</w:t>
            </w:r>
            <w:proofErr w:type="spellEnd"/>
            <w:r w:rsidRPr="00781293">
              <w:rPr>
                <w:rFonts w:asciiTheme="majorHAnsi" w:eastAsia="SimSun" w:hAnsiTheme="majorHAnsi" w:cstheme="majorHAnsi" w:hint="eastAsia"/>
                <w:color w:val="000000"/>
                <w:sz w:val="14"/>
                <w:szCs w:val="14"/>
                <w:lang w:val="en-HK" w:eastAsia="zh-CN"/>
              </w:rPr>
              <w:t xml:space="preserve"> ]</w:t>
            </w:r>
          </w:p>
          <w:p w14:paraId="1D474EA4" w14:textId="77777777" w:rsidR="00781293" w:rsidRPr="00781293" w:rsidRDefault="00781293" w:rsidP="00781293">
            <w:pPr>
              <w:rPr>
                <w:rFonts w:asciiTheme="majorHAnsi" w:eastAsia="SimSun" w:hAnsiTheme="majorHAnsi" w:cstheme="majorHAnsi"/>
                <w:color w:val="000000"/>
                <w:sz w:val="14"/>
                <w:szCs w:val="14"/>
                <w:lang w:val="en-HK" w:eastAsia="zh-CN"/>
              </w:rPr>
            </w:pPr>
            <w:r w:rsidRPr="00781293">
              <w:rPr>
                <w:rFonts w:asciiTheme="majorHAnsi" w:eastAsia="SimSun" w:hAnsiTheme="majorHAnsi" w:cstheme="majorHAnsi" w:hint="eastAsia"/>
                <w:color w:val="000000"/>
                <w:sz w:val="14"/>
                <w:szCs w:val="14"/>
                <w:lang w:val="en-HK" w:eastAsia="zh-CN"/>
              </w:rPr>
              <w:t xml:space="preserve">5.  </w:t>
            </w:r>
            <w:r w:rsidRPr="00781293">
              <w:rPr>
                <w:rFonts w:asciiTheme="majorHAnsi" w:eastAsia="SimSun" w:hAnsiTheme="majorHAnsi" w:cstheme="majorHAnsi" w:hint="eastAsia"/>
                <w:color w:val="000000"/>
                <w:sz w:val="14"/>
                <w:szCs w:val="14"/>
                <w:lang w:val="en-HK" w:eastAsia="zh-CN"/>
              </w:rPr>
              <w:t>姓名</w:t>
            </w:r>
            <w:r w:rsidRPr="00781293">
              <w:rPr>
                <w:rFonts w:asciiTheme="majorHAnsi" w:eastAsia="SimSun" w:hAnsiTheme="majorHAnsi" w:cstheme="majorHAnsi" w:hint="eastAsia"/>
                <w:color w:val="000000"/>
                <w:sz w:val="14"/>
                <w:szCs w:val="14"/>
                <w:lang w:val="en-HK" w:eastAsia="zh-CN"/>
              </w:rPr>
              <w:t xml:space="preserve">       MI129_</w:t>
            </w:r>
            <w:proofErr w:type="gramStart"/>
            <w:r w:rsidRPr="00781293">
              <w:rPr>
                <w:rFonts w:asciiTheme="majorHAnsi" w:eastAsia="SimSun" w:hAnsiTheme="majorHAnsi" w:cstheme="majorHAnsi" w:hint="eastAsia"/>
                <w:color w:val="000000"/>
                <w:sz w:val="14"/>
                <w:szCs w:val="14"/>
                <w:lang w:val="en-HK" w:eastAsia="zh-CN"/>
              </w:rPr>
              <w:t>data :</w:t>
            </w:r>
            <w:proofErr w:type="gramEnd"/>
            <w:r w:rsidRPr="00781293">
              <w:rPr>
                <w:rFonts w:asciiTheme="majorHAnsi" w:eastAsia="SimSun" w:hAnsiTheme="majorHAnsi" w:cstheme="majorHAnsi" w:hint="eastAsia"/>
                <w:color w:val="000000"/>
                <w:sz w:val="14"/>
                <w:szCs w:val="14"/>
                <w:lang w:val="en-HK" w:eastAsia="zh-CN"/>
              </w:rPr>
              <w:t xml:space="preserve">  [ Agent Name ]   for non-dummy agent</w:t>
            </w:r>
          </w:p>
          <w:p w14:paraId="53A09C14" w14:textId="77777777" w:rsidR="00781293" w:rsidRPr="00781293" w:rsidRDefault="00781293" w:rsidP="00781293">
            <w:pPr>
              <w:rPr>
                <w:rFonts w:asciiTheme="majorHAnsi" w:eastAsia="SimSun" w:hAnsiTheme="majorHAnsi" w:cstheme="majorHAnsi"/>
                <w:color w:val="000000"/>
                <w:sz w:val="14"/>
                <w:szCs w:val="14"/>
                <w:lang w:val="en-HK" w:eastAsia="zh-CN"/>
              </w:rPr>
            </w:pPr>
            <w:r w:rsidRPr="00781293">
              <w:rPr>
                <w:rFonts w:asciiTheme="majorHAnsi" w:eastAsia="SimSun" w:hAnsiTheme="majorHAnsi" w:cstheme="majorHAnsi"/>
                <w:color w:val="000000"/>
                <w:sz w:val="14"/>
                <w:szCs w:val="14"/>
                <w:lang w:val="en-HK" w:eastAsia="zh-CN"/>
              </w:rPr>
              <w:t xml:space="preserve">                    WCM011</w:t>
            </w:r>
            <w:proofErr w:type="gramStart"/>
            <w:r w:rsidRPr="00781293">
              <w:rPr>
                <w:rFonts w:asciiTheme="majorHAnsi" w:eastAsia="SimSun" w:hAnsiTheme="majorHAnsi" w:cstheme="majorHAnsi"/>
                <w:color w:val="000000"/>
                <w:sz w:val="14"/>
                <w:szCs w:val="14"/>
                <w:lang w:val="en-HK" w:eastAsia="zh-CN"/>
              </w:rPr>
              <w:t>B :</w:t>
            </w:r>
            <w:proofErr w:type="gramEnd"/>
            <w:r w:rsidRPr="00781293">
              <w:rPr>
                <w:rFonts w:asciiTheme="majorHAnsi" w:eastAsia="SimSun" w:hAnsiTheme="majorHAnsi" w:cstheme="majorHAnsi"/>
                <w:color w:val="000000"/>
                <w:sz w:val="14"/>
                <w:szCs w:val="14"/>
                <w:lang w:val="en-HK" w:eastAsia="zh-CN"/>
              </w:rPr>
              <w:t xml:space="preserve"> [ </w:t>
            </w:r>
            <w:proofErr w:type="spellStart"/>
            <w:r w:rsidRPr="00781293">
              <w:rPr>
                <w:rFonts w:asciiTheme="majorHAnsi" w:eastAsia="SimSun" w:hAnsiTheme="majorHAnsi" w:cstheme="majorHAnsi"/>
                <w:color w:val="000000"/>
                <w:sz w:val="14"/>
                <w:szCs w:val="14"/>
                <w:lang w:val="en-HK" w:eastAsia="zh-CN"/>
              </w:rPr>
              <w:t>Region_Name</w:t>
            </w:r>
            <w:proofErr w:type="spellEnd"/>
            <w:r w:rsidRPr="00781293">
              <w:rPr>
                <w:rFonts w:asciiTheme="majorHAnsi" w:eastAsia="SimSun" w:hAnsiTheme="majorHAnsi" w:cstheme="majorHAnsi"/>
                <w:color w:val="000000"/>
                <w:sz w:val="14"/>
                <w:szCs w:val="14"/>
                <w:lang w:val="en-HK" w:eastAsia="zh-CN"/>
              </w:rPr>
              <w:t xml:space="preserve"> ] for dummy agent</w:t>
            </w:r>
          </w:p>
          <w:p w14:paraId="53909570" w14:textId="77777777" w:rsidR="00781293" w:rsidRPr="00781293" w:rsidRDefault="00781293" w:rsidP="00781293">
            <w:pPr>
              <w:rPr>
                <w:rFonts w:asciiTheme="majorHAnsi" w:eastAsia="SimSun" w:hAnsiTheme="majorHAnsi" w:cstheme="majorHAnsi"/>
                <w:color w:val="000000"/>
                <w:sz w:val="14"/>
                <w:szCs w:val="14"/>
                <w:lang w:val="en-HK" w:eastAsia="zh-CN"/>
              </w:rPr>
            </w:pPr>
          </w:p>
          <w:p w14:paraId="6CC1D249" w14:textId="77777777" w:rsidR="00781293" w:rsidRPr="00781293" w:rsidRDefault="00781293" w:rsidP="00781293">
            <w:pPr>
              <w:rPr>
                <w:rFonts w:asciiTheme="majorHAnsi" w:eastAsia="SimSun" w:hAnsiTheme="majorHAnsi" w:cstheme="majorHAnsi"/>
                <w:color w:val="000000"/>
                <w:sz w:val="14"/>
                <w:szCs w:val="14"/>
                <w:lang w:val="en-HK" w:eastAsia="zh-CN"/>
              </w:rPr>
            </w:pPr>
            <w:r w:rsidRPr="00781293">
              <w:rPr>
                <w:rFonts w:asciiTheme="majorHAnsi" w:eastAsia="SimSun" w:hAnsiTheme="majorHAnsi" w:cstheme="majorHAnsi" w:hint="eastAsia"/>
                <w:color w:val="000000"/>
                <w:sz w:val="14"/>
                <w:szCs w:val="14"/>
                <w:lang w:val="en-HK" w:eastAsia="zh-CN"/>
              </w:rPr>
              <w:t xml:space="preserve">6.   </w:t>
            </w:r>
            <w:r w:rsidRPr="00781293">
              <w:rPr>
                <w:rFonts w:asciiTheme="majorHAnsi" w:eastAsia="SimSun" w:hAnsiTheme="majorHAnsi" w:cstheme="majorHAnsi" w:hint="eastAsia"/>
                <w:color w:val="000000"/>
                <w:sz w:val="14"/>
                <w:szCs w:val="14"/>
                <w:lang w:val="en-HK" w:eastAsia="zh-CN"/>
              </w:rPr>
              <w:t>職級</w:t>
            </w:r>
            <w:r w:rsidRPr="00781293">
              <w:rPr>
                <w:rFonts w:asciiTheme="majorHAnsi" w:eastAsia="SimSun" w:hAnsiTheme="majorHAnsi" w:cstheme="majorHAnsi" w:hint="eastAsia"/>
                <w:color w:val="000000"/>
                <w:sz w:val="14"/>
                <w:szCs w:val="14"/>
                <w:lang w:val="en-HK" w:eastAsia="zh-CN"/>
              </w:rPr>
              <w:t xml:space="preserve">       WCM011</w:t>
            </w:r>
            <w:proofErr w:type="gramStart"/>
            <w:r w:rsidRPr="00781293">
              <w:rPr>
                <w:rFonts w:asciiTheme="majorHAnsi" w:eastAsia="SimSun" w:hAnsiTheme="majorHAnsi" w:cstheme="majorHAnsi" w:hint="eastAsia"/>
                <w:color w:val="000000"/>
                <w:sz w:val="14"/>
                <w:szCs w:val="14"/>
                <w:lang w:val="en-HK" w:eastAsia="zh-CN"/>
              </w:rPr>
              <w:t>B :</w:t>
            </w:r>
            <w:proofErr w:type="gramEnd"/>
            <w:r w:rsidRPr="00781293">
              <w:rPr>
                <w:rFonts w:asciiTheme="majorHAnsi" w:eastAsia="SimSun" w:hAnsiTheme="majorHAnsi" w:cstheme="majorHAnsi" w:hint="eastAsia"/>
                <w:color w:val="000000"/>
                <w:sz w:val="14"/>
                <w:szCs w:val="14"/>
                <w:lang w:val="en-HK" w:eastAsia="zh-CN"/>
              </w:rPr>
              <w:t xml:space="preserve"> [</w:t>
            </w:r>
            <w:proofErr w:type="spellStart"/>
            <w:r w:rsidRPr="00781293">
              <w:rPr>
                <w:rFonts w:asciiTheme="majorHAnsi" w:eastAsia="SimSun" w:hAnsiTheme="majorHAnsi" w:cstheme="majorHAnsi" w:hint="eastAsia"/>
                <w:color w:val="000000"/>
                <w:sz w:val="14"/>
                <w:szCs w:val="14"/>
                <w:lang w:val="en-HK" w:eastAsia="zh-CN"/>
              </w:rPr>
              <w:t>Producer_Title</w:t>
            </w:r>
            <w:proofErr w:type="spellEnd"/>
            <w:r w:rsidRPr="00781293">
              <w:rPr>
                <w:rFonts w:asciiTheme="majorHAnsi" w:eastAsia="SimSun" w:hAnsiTheme="majorHAnsi" w:cstheme="majorHAnsi" w:hint="eastAsia"/>
                <w:color w:val="000000"/>
                <w:sz w:val="14"/>
                <w:szCs w:val="14"/>
                <w:lang w:val="en-HK" w:eastAsia="zh-CN"/>
              </w:rPr>
              <w:t>]      (show"-" for dummy agent)</w:t>
            </w:r>
          </w:p>
          <w:p w14:paraId="62AD2A3C" w14:textId="77777777" w:rsidR="00781293" w:rsidRPr="00781293" w:rsidRDefault="00781293" w:rsidP="00781293">
            <w:pPr>
              <w:rPr>
                <w:rFonts w:asciiTheme="majorHAnsi" w:eastAsia="SimSun" w:hAnsiTheme="majorHAnsi" w:cstheme="majorHAnsi"/>
                <w:color w:val="000000"/>
                <w:sz w:val="14"/>
                <w:szCs w:val="14"/>
                <w:lang w:val="en-HK" w:eastAsia="zh-CN"/>
              </w:rPr>
            </w:pPr>
            <w:r w:rsidRPr="00781293">
              <w:rPr>
                <w:rFonts w:asciiTheme="majorHAnsi" w:eastAsia="SimSun" w:hAnsiTheme="majorHAnsi" w:cstheme="majorHAnsi" w:hint="eastAsia"/>
                <w:color w:val="000000"/>
                <w:sz w:val="14"/>
                <w:szCs w:val="14"/>
                <w:lang w:val="en-HK" w:eastAsia="zh-CN"/>
              </w:rPr>
              <w:t xml:space="preserve">7.   </w:t>
            </w:r>
            <w:r w:rsidRPr="00781293">
              <w:rPr>
                <w:rFonts w:asciiTheme="majorHAnsi" w:eastAsia="SimSun" w:hAnsiTheme="majorHAnsi" w:cstheme="majorHAnsi" w:hint="eastAsia"/>
                <w:color w:val="000000"/>
                <w:sz w:val="14"/>
                <w:szCs w:val="14"/>
                <w:lang w:val="en-HK" w:eastAsia="zh-CN"/>
              </w:rPr>
              <w:t>已批核直屬區域首年佣金</w:t>
            </w:r>
            <w:r w:rsidRPr="00781293">
              <w:rPr>
                <w:rFonts w:asciiTheme="majorHAnsi" w:eastAsia="SimSun" w:hAnsiTheme="majorHAnsi" w:cstheme="majorHAnsi" w:hint="eastAsia"/>
                <w:color w:val="000000"/>
                <w:sz w:val="14"/>
                <w:szCs w:val="14"/>
                <w:lang w:val="en-HK" w:eastAsia="zh-CN"/>
              </w:rPr>
              <w:t xml:space="preserve"> (FYC)      </w:t>
            </w:r>
          </w:p>
          <w:p w14:paraId="283A3968" w14:textId="77777777" w:rsidR="00781293" w:rsidRPr="00781293" w:rsidRDefault="00781293" w:rsidP="00781293">
            <w:pPr>
              <w:rPr>
                <w:rFonts w:asciiTheme="majorHAnsi" w:eastAsia="SimSun" w:hAnsiTheme="majorHAnsi" w:cstheme="majorHAnsi"/>
                <w:color w:val="000000"/>
                <w:sz w:val="14"/>
                <w:szCs w:val="14"/>
                <w:lang w:val="en-HK" w:eastAsia="zh-CN"/>
              </w:rPr>
            </w:pPr>
            <w:r w:rsidRPr="00781293">
              <w:rPr>
                <w:rFonts w:asciiTheme="majorHAnsi" w:eastAsia="SimSun" w:hAnsiTheme="majorHAnsi" w:cstheme="majorHAnsi"/>
                <w:color w:val="000000"/>
                <w:sz w:val="14"/>
                <w:szCs w:val="14"/>
                <w:lang w:val="en-HK" w:eastAsia="zh-CN"/>
              </w:rPr>
              <w:t xml:space="preserve">       ~   </w:t>
            </w:r>
            <w:proofErr w:type="spellStart"/>
            <w:r w:rsidRPr="00781293">
              <w:rPr>
                <w:rFonts w:asciiTheme="majorHAnsi" w:eastAsia="SimSun" w:hAnsiTheme="majorHAnsi" w:cstheme="majorHAnsi"/>
                <w:color w:val="000000"/>
                <w:sz w:val="14"/>
                <w:szCs w:val="14"/>
                <w:lang w:val="en-HK" w:eastAsia="zh-CN"/>
              </w:rPr>
              <w:t>AAP_Downline_Detail</w:t>
            </w:r>
            <w:proofErr w:type="spellEnd"/>
            <w:r w:rsidRPr="00781293">
              <w:rPr>
                <w:rFonts w:asciiTheme="majorHAnsi" w:eastAsia="SimSun" w:hAnsiTheme="majorHAnsi" w:cstheme="majorHAnsi"/>
                <w:color w:val="000000"/>
                <w:sz w:val="14"/>
                <w:szCs w:val="14"/>
                <w:lang w:val="en-HK" w:eastAsia="zh-CN"/>
              </w:rPr>
              <w:t>_(</w:t>
            </w:r>
            <w:proofErr w:type="gramStart"/>
            <w:r w:rsidRPr="00781293">
              <w:rPr>
                <w:rFonts w:asciiTheme="majorHAnsi" w:eastAsia="SimSun" w:hAnsiTheme="majorHAnsi" w:cstheme="majorHAnsi"/>
                <w:color w:val="000000"/>
                <w:sz w:val="14"/>
                <w:szCs w:val="14"/>
                <w:lang w:val="en-HK" w:eastAsia="zh-CN"/>
              </w:rPr>
              <w:t>YYYYMM)  :</w:t>
            </w:r>
            <w:proofErr w:type="gramEnd"/>
            <w:r w:rsidRPr="00781293">
              <w:rPr>
                <w:rFonts w:asciiTheme="majorHAnsi" w:eastAsia="SimSun" w:hAnsiTheme="majorHAnsi" w:cstheme="majorHAnsi"/>
                <w:color w:val="000000"/>
                <w:sz w:val="14"/>
                <w:szCs w:val="14"/>
                <w:lang w:val="en-HK" w:eastAsia="zh-CN"/>
              </w:rPr>
              <w:t xml:space="preserve"> sum of [ ISS_TTL_FYC ] for all months [PRDN_MONTH] in current year</w:t>
            </w:r>
          </w:p>
          <w:p w14:paraId="5CB91D0D" w14:textId="77777777" w:rsidR="00781293" w:rsidRPr="00781293" w:rsidRDefault="00781293" w:rsidP="00781293">
            <w:pPr>
              <w:rPr>
                <w:rFonts w:asciiTheme="majorHAnsi" w:eastAsia="SimSun" w:hAnsiTheme="majorHAnsi" w:cstheme="majorHAnsi"/>
                <w:color w:val="000000"/>
                <w:sz w:val="14"/>
                <w:szCs w:val="14"/>
                <w:lang w:val="en-HK" w:eastAsia="zh-CN"/>
              </w:rPr>
            </w:pPr>
            <w:r w:rsidRPr="00781293">
              <w:rPr>
                <w:rFonts w:asciiTheme="majorHAnsi" w:eastAsia="SimSun" w:hAnsiTheme="majorHAnsi" w:cstheme="majorHAnsi"/>
                <w:color w:val="000000"/>
                <w:sz w:val="14"/>
                <w:szCs w:val="14"/>
                <w:lang w:val="en-HK" w:eastAsia="zh-CN"/>
              </w:rPr>
              <w:t xml:space="preserve">        then deduct sum of [</w:t>
            </w:r>
            <w:proofErr w:type="spellStart"/>
            <w:r w:rsidRPr="00781293">
              <w:rPr>
                <w:rFonts w:asciiTheme="majorHAnsi" w:eastAsia="SimSun" w:hAnsiTheme="majorHAnsi" w:cstheme="majorHAnsi"/>
                <w:color w:val="000000"/>
                <w:sz w:val="14"/>
                <w:szCs w:val="14"/>
                <w:lang w:val="en-HK" w:eastAsia="zh-CN"/>
              </w:rPr>
              <w:t>FYC_App</w:t>
            </w:r>
            <w:proofErr w:type="spellEnd"/>
            <w:r w:rsidRPr="00781293">
              <w:rPr>
                <w:rFonts w:asciiTheme="majorHAnsi" w:eastAsia="SimSun" w:hAnsiTheme="majorHAnsi" w:cstheme="majorHAnsi"/>
                <w:color w:val="000000"/>
                <w:sz w:val="14"/>
                <w:szCs w:val="14"/>
                <w:lang w:val="en-HK" w:eastAsia="zh-CN"/>
              </w:rPr>
              <w:t xml:space="preserve"> to discount] of agent marked as "Yes" from corresponding managers in the </w:t>
            </w:r>
            <w:proofErr w:type="spellStart"/>
            <w:r w:rsidRPr="00781293">
              <w:rPr>
                <w:rFonts w:asciiTheme="majorHAnsi" w:eastAsia="SimSun" w:hAnsiTheme="majorHAnsi" w:cstheme="majorHAnsi"/>
                <w:color w:val="000000"/>
                <w:sz w:val="14"/>
                <w:szCs w:val="14"/>
                <w:lang w:val="en-HK" w:eastAsia="zh-CN"/>
              </w:rPr>
              <w:t>Nuera</w:t>
            </w:r>
            <w:proofErr w:type="spellEnd"/>
            <w:r w:rsidRPr="00781293">
              <w:rPr>
                <w:rFonts w:asciiTheme="majorHAnsi" w:eastAsia="SimSun" w:hAnsiTheme="majorHAnsi" w:cstheme="majorHAnsi"/>
                <w:color w:val="000000"/>
                <w:sz w:val="14"/>
                <w:szCs w:val="14"/>
                <w:lang w:val="en-HK" w:eastAsia="zh-CN"/>
              </w:rPr>
              <w:t xml:space="preserve"> Adjustment file</w:t>
            </w:r>
          </w:p>
          <w:p w14:paraId="449C667F" w14:textId="77777777" w:rsidR="00781293" w:rsidRPr="00781293" w:rsidRDefault="00781293" w:rsidP="00781293">
            <w:pPr>
              <w:rPr>
                <w:rFonts w:asciiTheme="majorHAnsi" w:eastAsia="SimSun" w:hAnsiTheme="majorHAnsi" w:cstheme="majorHAnsi"/>
                <w:color w:val="000000"/>
                <w:sz w:val="14"/>
                <w:szCs w:val="14"/>
                <w:lang w:val="en-HK" w:eastAsia="zh-CN"/>
              </w:rPr>
            </w:pPr>
            <w:r w:rsidRPr="00781293">
              <w:rPr>
                <w:rFonts w:asciiTheme="majorHAnsi" w:eastAsia="SimSun" w:hAnsiTheme="majorHAnsi" w:cstheme="majorHAnsi" w:hint="eastAsia"/>
                <w:color w:val="000000"/>
                <w:sz w:val="14"/>
                <w:szCs w:val="14"/>
                <w:lang w:val="en-HK" w:eastAsia="zh-CN"/>
              </w:rPr>
              <w:t xml:space="preserve">8.   </w:t>
            </w:r>
            <w:r w:rsidRPr="00781293">
              <w:rPr>
                <w:rFonts w:asciiTheme="majorHAnsi" w:eastAsia="SimSun" w:hAnsiTheme="majorHAnsi" w:cstheme="majorHAnsi" w:hint="eastAsia"/>
                <w:color w:val="000000"/>
                <w:sz w:val="14"/>
                <w:szCs w:val="14"/>
                <w:lang w:val="en-HK" w:eastAsia="zh-CN"/>
              </w:rPr>
              <w:t>下線業績續保率</w:t>
            </w:r>
            <w:r w:rsidRPr="00781293">
              <w:rPr>
                <w:rFonts w:asciiTheme="majorHAnsi" w:eastAsia="SimSun" w:hAnsiTheme="majorHAnsi" w:cstheme="majorHAnsi" w:hint="eastAsia"/>
                <w:color w:val="000000"/>
                <w:sz w:val="14"/>
                <w:szCs w:val="14"/>
                <w:lang w:val="en-HK" w:eastAsia="zh-CN"/>
              </w:rPr>
              <w:t xml:space="preserve"> %    WCM020</w:t>
            </w:r>
            <w:proofErr w:type="gramStart"/>
            <w:r w:rsidRPr="00781293">
              <w:rPr>
                <w:rFonts w:asciiTheme="majorHAnsi" w:eastAsia="SimSun" w:hAnsiTheme="majorHAnsi" w:cstheme="majorHAnsi" w:hint="eastAsia"/>
                <w:color w:val="000000"/>
                <w:sz w:val="14"/>
                <w:szCs w:val="14"/>
                <w:lang w:val="en-HK" w:eastAsia="zh-CN"/>
              </w:rPr>
              <w:t>B :</w:t>
            </w:r>
            <w:proofErr w:type="gramEnd"/>
            <w:r w:rsidRPr="00781293">
              <w:rPr>
                <w:rFonts w:asciiTheme="majorHAnsi" w:eastAsia="SimSun" w:hAnsiTheme="majorHAnsi" w:cstheme="majorHAnsi" w:hint="eastAsia"/>
                <w:color w:val="000000"/>
                <w:sz w:val="14"/>
                <w:szCs w:val="14"/>
                <w:lang w:val="en-HK" w:eastAsia="zh-CN"/>
              </w:rPr>
              <w:t xml:space="preserve"> [PERSIST_RATE_19MTH ] x 100 , where</w:t>
            </w:r>
          </w:p>
          <w:p w14:paraId="3F14E9C2" w14:textId="77777777" w:rsidR="00781293" w:rsidRPr="00781293" w:rsidRDefault="00781293" w:rsidP="00781293">
            <w:pPr>
              <w:rPr>
                <w:rFonts w:asciiTheme="majorHAnsi" w:eastAsia="SimSun" w:hAnsiTheme="majorHAnsi" w:cstheme="majorHAnsi"/>
                <w:color w:val="000000"/>
                <w:sz w:val="14"/>
                <w:szCs w:val="14"/>
                <w:lang w:val="en-HK" w:eastAsia="zh-CN"/>
              </w:rPr>
            </w:pPr>
            <w:r w:rsidRPr="00781293">
              <w:rPr>
                <w:rFonts w:asciiTheme="majorHAnsi" w:eastAsia="SimSun" w:hAnsiTheme="majorHAnsi" w:cstheme="majorHAnsi"/>
                <w:color w:val="000000"/>
                <w:sz w:val="14"/>
                <w:szCs w:val="14"/>
                <w:lang w:val="en-HK" w:eastAsia="zh-CN"/>
              </w:rPr>
              <w:t xml:space="preserve">      [PRDN_</w:t>
            </w:r>
            <w:proofErr w:type="gramStart"/>
            <w:r w:rsidRPr="00781293">
              <w:rPr>
                <w:rFonts w:asciiTheme="majorHAnsi" w:eastAsia="SimSun" w:hAnsiTheme="majorHAnsi" w:cstheme="majorHAnsi"/>
                <w:color w:val="000000"/>
                <w:sz w:val="14"/>
                <w:szCs w:val="14"/>
                <w:lang w:val="en-HK" w:eastAsia="zh-CN"/>
              </w:rPr>
              <w:t>MONTH]  use</w:t>
            </w:r>
            <w:proofErr w:type="gramEnd"/>
            <w:r w:rsidRPr="00781293">
              <w:rPr>
                <w:rFonts w:asciiTheme="majorHAnsi" w:eastAsia="SimSun" w:hAnsiTheme="majorHAnsi" w:cstheme="majorHAnsi"/>
                <w:color w:val="000000"/>
                <w:sz w:val="14"/>
                <w:szCs w:val="14"/>
                <w:lang w:val="en-HK" w:eastAsia="zh-CN"/>
              </w:rPr>
              <w:t xml:space="preserve"> latest month only</w:t>
            </w:r>
          </w:p>
          <w:p w14:paraId="2058863A" w14:textId="77777777" w:rsidR="00781293" w:rsidRPr="00781293" w:rsidRDefault="00781293" w:rsidP="00781293">
            <w:pPr>
              <w:rPr>
                <w:rFonts w:asciiTheme="majorHAnsi" w:eastAsia="SimSun" w:hAnsiTheme="majorHAnsi" w:cstheme="majorHAnsi"/>
                <w:color w:val="000000"/>
                <w:sz w:val="14"/>
                <w:szCs w:val="14"/>
                <w:lang w:val="en-HK" w:eastAsia="zh-CN"/>
              </w:rPr>
            </w:pPr>
            <w:r w:rsidRPr="00781293">
              <w:rPr>
                <w:rFonts w:asciiTheme="majorHAnsi" w:eastAsia="SimSun" w:hAnsiTheme="majorHAnsi" w:cstheme="majorHAnsi"/>
                <w:color w:val="000000"/>
                <w:sz w:val="14"/>
                <w:szCs w:val="14"/>
                <w:lang w:val="en-HK" w:eastAsia="zh-CN"/>
              </w:rPr>
              <w:t xml:space="preserve">      [</w:t>
            </w:r>
            <w:proofErr w:type="gramStart"/>
            <w:r w:rsidRPr="00781293">
              <w:rPr>
                <w:rFonts w:asciiTheme="majorHAnsi" w:eastAsia="SimSun" w:hAnsiTheme="majorHAnsi" w:cstheme="majorHAnsi"/>
                <w:color w:val="000000"/>
                <w:sz w:val="14"/>
                <w:szCs w:val="14"/>
                <w:lang w:val="en-HK" w:eastAsia="zh-CN"/>
              </w:rPr>
              <w:t>PRODUCTION]  use</w:t>
            </w:r>
            <w:proofErr w:type="gramEnd"/>
            <w:r w:rsidRPr="00781293">
              <w:rPr>
                <w:rFonts w:asciiTheme="majorHAnsi" w:eastAsia="SimSun" w:hAnsiTheme="majorHAnsi" w:cstheme="majorHAnsi"/>
                <w:color w:val="000000"/>
                <w:sz w:val="14"/>
                <w:szCs w:val="14"/>
                <w:lang w:val="en-HK" w:eastAsia="zh-CN"/>
              </w:rPr>
              <w:t xml:space="preserve"> "AFYC" only</w:t>
            </w:r>
          </w:p>
          <w:p w14:paraId="7F22353C" w14:textId="77777777" w:rsidR="00781293" w:rsidRPr="00781293" w:rsidRDefault="00781293" w:rsidP="00781293">
            <w:pPr>
              <w:rPr>
                <w:rFonts w:asciiTheme="majorHAnsi" w:eastAsia="SimSun" w:hAnsiTheme="majorHAnsi" w:cstheme="majorHAnsi"/>
                <w:color w:val="000000"/>
                <w:sz w:val="14"/>
                <w:szCs w:val="14"/>
                <w:lang w:val="en-HK" w:eastAsia="zh-CN"/>
              </w:rPr>
            </w:pPr>
            <w:r w:rsidRPr="00781293">
              <w:rPr>
                <w:rFonts w:asciiTheme="majorHAnsi" w:eastAsia="SimSun" w:hAnsiTheme="majorHAnsi" w:cstheme="majorHAnsi"/>
                <w:color w:val="000000"/>
                <w:sz w:val="14"/>
                <w:szCs w:val="14"/>
                <w:lang w:val="en-HK" w:eastAsia="zh-CN"/>
              </w:rPr>
              <w:t xml:space="preserve">      [PRODUCTION_CATEGORY] use "Downline" only</w:t>
            </w:r>
          </w:p>
          <w:p w14:paraId="5E613AA7" w14:textId="77777777" w:rsidR="00781293" w:rsidRPr="00781293" w:rsidRDefault="00781293" w:rsidP="00781293">
            <w:pPr>
              <w:rPr>
                <w:rFonts w:asciiTheme="majorHAnsi" w:eastAsia="SimSun" w:hAnsiTheme="majorHAnsi" w:cstheme="majorHAnsi"/>
                <w:color w:val="000000"/>
                <w:sz w:val="14"/>
                <w:szCs w:val="14"/>
                <w:lang w:val="en-HK" w:eastAsia="zh-CN"/>
              </w:rPr>
            </w:pPr>
            <w:r w:rsidRPr="00781293">
              <w:rPr>
                <w:rFonts w:asciiTheme="majorHAnsi" w:eastAsia="SimSun" w:hAnsiTheme="majorHAnsi" w:cstheme="majorHAnsi" w:hint="eastAsia"/>
                <w:color w:val="000000"/>
                <w:sz w:val="14"/>
                <w:szCs w:val="14"/>
                <w:lang w:val="en-HK" w:eastAsia="zh-CN"/>
              </w:rPr>
              <w:t xml:space="preserve">9.    </w:t>
            </w:r>
            <w:r w:rsidRPr="00781293">
              <w:rPr>
                <w:rFonts w:asciiTheme="majorHAnsi" w:eastAsia="SimSun" w:hAnsiTheme="majorHAnsi" w:cstheme="majorHAnsi" w:hint="eastAsia"/>
                <w:color w:val="000000"/>
                <w:sz w:val="14"/>
                <w:szCs w:val="14"/>
                <w:lang w:val="en-HK" w:eastAsia="zh-CN"/>
              </w:rPr>
              <w:t>排名</w:t>
            </w:r>
            <w:r w:rsidRPr="00781293">
              <w:rPr>
                <w:rFonts w:asciiTheme="majorHAnsi" w:eastAsia="SimSun" w:hAnsiTheme="majorHAnsi" w:cstheme="majorHAnsi" w:hint="eastAsia"/>
                <w:color w:val="000000"/>
                <w:sz w:val="14"/>
                <w:szCs w:val="14"/>
                <w:lang w:val="en-HK" w:eastAsia="zh-CN"/>
              </w:rPr>
              <w:t xml:space="preserve">    Display "1" for top qualifier based on </w:t>
            </w:r>
            <w:r w:rsidRPr="00781293">
              <w:rPr>
                <w:rFonts w:asciiTheme="majorHAnsi" w:eastAsia="SimSun" w:hAnsiTheme="majorHAnsi" w:cstheme="majorHAnsi" w:hint="eastAsia"/>
                <w:color w:val="000000"/>
                <w:sz w:val="14"/>
                <w:szCs w:val="14"/>
                <w:lang w:val="en-HK" w:eastAsia="zh-CN"/>
              </w:rPr>
              <w:t>已批核直屬區域首年佣金</w:t>
            </w:r>
            <w:r w:rsidRPr="00781293">
              <w:rPr>
                <w:rFonts w:asciiTheme="majorHAnsi" w:eastAsia="SimSun" w:hAnsiTheme="majorHAnsi" w:cstheme="majorHAnsi" w:hint="eastAsia"/>
                <w:color w:val="000000"/>
                <w:sz w:val="14"/>
                <w:szCs w:val="14"/>
                <w:lang w:val="en-HK" w:eastAsia="zh-CN"/>
              </w:rPr>
              <w:t xml:space="preserve"> (FYC) </w:t>
            </w:r>
            <w:proofErr w:type="gramStart"/>
            <w:r w:rsidRPr="00781293">
              <w:rPr>
                <w:rFonts w:asciiTheme="majorHAnsi" w:eastAsia="SimSun" w:hAnsiTheme="majorHAnsi" w:cstheme="majorHAnsi" w:hint="eastAsia"/>
                <w:color w:val="000000"/>
                <w:sz w:val="14"/>
                <w:szCs w:val="14"/>
                <w:lang w:val="en-HK" w:eastAsia="zh-CN"/>
              </w:rPr>
              <w:t xml:space="preserve">while  </w:t>
            </w:r>
            <w:r w:rsidRPr="00781293">
              <w:rPr>
                <w:rFonts w:asciiTheme="majorHAnsi" w:eastAsia="SimSun" w:hAnsiTheme="majorHAnsi" w:cstheme="majorHAnsi" w:hint="eastAsia"/>
                <w:color w:val="000000"/>
                <w:sz w:val="14"/>
                <w:szCs w:val="14"/>
                <w:lang w:val="en-HK" w:eastAsia="zh-CN"/>
              </w:rPr>
              <w:t>下線業績續保率</w:t>
            </w:r>
            <w:proofErr w:type="gramEnd"/>
            <w:r w:rsidRPr="00781293">
              <w:rPr>
                <w:rFonts w:asciiTheme="majorHAnsi" w:eastAsia="SimSun" w:hAnsiTheme="majorHAnsi" w:cstheme="majorHAnsi" w:hint="eastAsia"/>
                <w:color w:val="000000"/>
                <w:sz w:val="14"/>
                <w:szCs w:val="14"/>
                <w:lang w:val="en-HK" w:eastAsia="zh-CN"/>
              </w:rPr>
              <w:t xml:space="preserve"> % &gt;= 80</w:t>
            </w:r>
          </w:p>
          <w:p w14:paraId="5313FC3F" w14:textId="77777777" w:rsidR="00781293" w:rsidRPr="00781293" w:rsidRDefault="00781293" w:rsidP="00781293">
            <w:pPr>
              <w:rPr>
                <w:rFonts w:asciiTheme="majorHAnsi" w:eastAsia="SimSun" w:hAnsiTheme="majorHAnsi" w:cstheme="majorHAnsi"/>
                <w:color w:val="000000"/>
                <w:sz w:val="14"/>
                <w:szCs w:val="14"/>
                <w:lang w:val="en-HK" w:eastAsia="zh-CN"/>
              </w:rPr>
            </w:pPr>
            <w:r w:rsidRPr="00781293">
              <w:rPr>
                <w:rFonts w:asciiTheme="majorHAnsi" w:eastAsia="SimSun" w:hAnsiTheme="majorHAnsi" w:cstheme="majorHAnsi" w:hint="eastAsia"/>
                <w:color w:val="000000"/>
                <w:sz w:val="14"/>
                <w:szCs w:val="14"/>
                <w:lang w:val="en-HK" w:eastAsia="zh-CN"/>
              </w:rPr>
              <w:t xml:space="preserve">10.   </w:t>
            </w:r>
            <w:r w:rsidRPr="00781293">
              <w:rPr>
                <w:rFonts w:asciiTheme="majorHAnsi" w:eastAsia="SimSun" w:hAnsiTheme="majorHAnsi" w:cstheme="majorHAnsi" w:hint="eastAsia"/>
                <w:color w:val="000000"/>
                <w:sz w:val="14"/>
                <w:szCs w:val="14"/>
                <w:lang w:val="en-HK" w:eastAsia="zh-CN"/>
              </w:rPr>
              <w:t>下線業績續保率</w:t>
            </w:r>
            <w:r w:rsidRPr="00781293">
              <w:rPr>
                <w:rFonts w:asciiTheme="majorHAnsi" w:eastAsia="SimSun" w:hAnsiTheme="majorHAnsi" w:cstheme="majorHAnsi" w:hint="eastAsia"/>
                <w:color w:val="000000"/>
                <w:sz w:val="14"/>
                <w:szCs w:val="14"/>
                <w:lang w:val="en-HK" w:eastAsia="zh-CN"/>
              </w:rPr>
              <w:t xml:space="preserve"> % (LIMRA 25)     WCM020</w:t>
            </w:r>
            <w:proofErr w:type="gramStart"/>
            <w:r w:rsidRPr="00781293">
              <w:rPr>
                <w:rFonts w:asciiTheme="majorHAnsi" w:eastAsia="SimSun" w:hAnsiTheme="majorHAnsi" w:cstheme="majorHAnsi" w:hint="eastAsia"/>
                <w:color w:val="000000"/>
                <w:sz w:val="14"/>
                <w:szCs w:val="14"/>
                <w:lang w:val="en-HK" w:eastAsia="zh-CN"/>
              </w:rPr>
              <w:t>C :</w:t>
            </w:r>
            <w:proofErr w:type="gramEnd"/>
            <w:r w:rsidRPr="00781293">
              <w:rPr>
                <w:rFonts w:asciiTheme="majorHAnsi" w:eastAsia="SimSun" w:hAnsiTheme="majorHAnsi" w:cstheme="majorHAnsi" w:hint="eastAsia"/>
                <w:color w:val="000000"/>
                <w:sz w:val="14"/>
                <w:szCs w:val="14"/>
                <w:lang w:val="en-HK" w:eastAsia="zh-CN"/>
              </w:rPr>
              <w:t xml:space="preserve"> [PERSIST_RATE_19MTH ] x 100 , where</w:t>
            </w:r>
          </w:p>
          <w:p w14:paraId="40C0E616" w14:textId="77777777" w:rsidR="00781293" w:rsidRPr="00781293" w:rsidRDefault="00781293" w:rsidP="00781293">
            <w:pPr>
              <w:rPr>
                <w:rFonts w:asciiTheme="majorHAnsi" w:eastAsia="SimSun" w:hAnsiTheme="majorHAnsi" w:cstheme="majorHAnsi"/>
                <w:color w:val="000000"/>
                <w:sz w:val="14"/>
                <w:szCs w:val="14"/>
                <w:lang w:val="en-HK" w:eastAsia="zh-CN"/>
              </w:rPr>
            </w:pPr>
            <w:r w:rsidRPr="00781293">
              <w:rPr>
                <w:rFonts w:asciiTheme="majorHAnsi" w:eastAsia="SimSun" w:hAnsiTheme="majorHAnsi" w:cstheme="majorHAnsi"/>
                <w:color w:val="000000"/>
                <w:sz w:val="14"/>
                <w:szCs w:val="14"/>
                <w:lang w:val="en-HK" w:eastAsia="zh-CN"/>
              </w:rPr>
              <w:t xml:space="preserve">      [PRDN_</w:t>
            </w:r>
            <w:proofErr w:type="gramStart"/>
            <w:r w:rsidRPr="00781293">
              <w:rPr>
                <w:rFonts w:asciiTheme="majorHAnsi" w:eastAsia="SimSun" w:hAnsiTheme="majorHAnsi" w:cstheme="majorHAnsi"/>
                <w:color w:val="000000"/>
                <w:sz w:val="14"/>
                <w:szCs w:val="14"/>
                <w:lang w:val="en-HK" w:eastAsia="zh-CN"/>
              </w:rPr>
              <w:t>MONTH]  use</w:t>
            </w:r>
            <w:proofErr w:type="gramEnd"/>
            <w:r w:rsidRPr="00781293">
              <w:rPr>
                <w:rFonts w:asciiTheme="majorHAnsi" w:eastAsia="SimSun" w:hAnsiTheme="majorHAnsi" w:cstheme="majorHAnsi"/>
                <w:color w:val="000000"/>
                <w:sz w:val="14"/>
                <w:szCs w:val="14"/>
                <w:lang w:val="en-HK" w:eastAsia="zh-CN"/>
              </w:rPr>
              <w:t xml:space="preserve"> latest month only</w:t>
            </w:r>
          </w:p>
          <w:p w14:paraId="4347B4BB" w14:textId="77777777" w:rsidR="00781293" w:rsidRPr="00781293" w:rsidRDefault="00781293" w:rsidP="00781293">
            <w:pPr>
              <w:rPr>
                <w:rFonts w:asciiTheme="majorHAnsi" w:eastAsia="SimSun" w:hAnsiTheme="majorHAnsi" w:cstheme="majorHAnsi"/>
                <w:color w:val="000000"/>
                <w:sz w:val="14"/>
                <w:szCs w:val="14"/>
                <w:lang w:val="en-HK" w:eastAsia="zh-CN"/>
              </w:rPr>
            </w:pPr>
            <w:r w:rsidRPr="00781293">
              <w:rPr>
                <w:rFonts w:asciiTheme="majorHAnsi" w:eastAsia="SimSun" w:hAnsiTheme="majorHAnsi" w:cstheme="majorHAnsi"/>
                <w:color w:val="000000"/>
                <w:sz w:val="14"/>
                <w:szCs w:val="14"/>
                <w:lang w:val="en-HK" w:eastAsia="zh-CN"/>
              </w:rPr>
              <w:t xml:space="preserve">      [</w:t>
            </w:r>
            <w:proofErr w:type="gramStart"/>
            <w:r w:rsidRPr="00781293">
              <w:rPr>
                <w:rFonts w:asciiTheme="majorHAnsi" w:eastAsia="SimSun" w:hAnsiTheme="majorHAnsi" w:cstheme="majorHAnsi"/>
                <w:color w:val="000000"/>
                <w:sz w:val="14"/>
                <w:szCs w:val="14"/>
                <w:lang w:val="en-HK" w:eastAsia="zh-CN"/>
              </w:rPr>
              <w:t>PRODUCTION]  use</w:t>
            </w:r>
            <w:proofErr w:type="gramEnd"/>
            <w:r w:rsidRPr="00781293">
              <w:rPr>
                <w:rFonts w:asciiTheme="majorHAnsi" w:eastAsia="SimSun" w:hAnsiTheme="majorHAnsi" w:cstheme="majorHAnsi"/>
                <w:color w:val="000000"/>
                <w:sz w:val="14"/>
                <w:szCs w:val="14"/>
                <w:lang w:val="en-HK" w:eastAsia="zh-CN"/>
              </w:rPr>
              <w:t xml:space="preserve"> "AFYC" only</w:t>
            </w:r>
          </w:p>
          <w:p w14:paraId="5630D017" w14:textId="30ED4280" w:rsidR="00083F32" w:rsidRPr="00781293" w:rsidRDefault="00781293" w:rsidP="00781293">
            <w:pPr>
              <w:rPr>
                <w:rFonts w:asciiTheme="majorHAnsi" w:eastAsia="SimSun" w:hAnsiTheme="majorHAnsi" w:cstheme="majorHAnsi"/>
                <w:color w:val="000000"/>
                <w:sz w:val="14"/>
                <w:szCs w:val="14"/>
                <w:lang w:val="en-HK" w:eastAsia="zh-CN"/>
              </w:rPr>
            </w:pPr>
            <w:r w:rsidRPr="00781293">
              <w:rPr>
                <w:rFonts w:asciiTheme="majorHAnsi" w:eastAsia="SimSun" w:hAnsiTheme="majorHAnsi" w:cstheme="majorHAnsi"/>
                <w:color w:val="000000"/>
                <w:sz w:val="14"/>
                <w:szCs w:val="14"/>
                <w:lang w:val="en-HK" w:eastAsia="zh-CN"/>
              </w:rPr>
              <w:t xml:space="preserve">      [PRODUCTION_CATEGORY] use "Downline" only</w:t>
            </w:r>
          </w:p>
        </w:tc>
      </w:tr>
      <w:tr w:rsidR="00083F32" w:rsidRPr="00076D6A" w14:paraId="2C00DD41"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443BF888"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A1.2</w:t>
            </w:r>
          </w:p>
        </w:tc>
        <w:tc>
          <w:tcPr>
            <w:tcW w:w="3150" w:type="dxa"/>
            <w:tcBorders>
              <w:top w:val="nil"/>
              <w:left w:val="nil"/>
              <w:bottom w:val="single" w:sz="4" w:space="0" w:color="auto"/>
              <w:right w:val="single" w:sz="4" w:space="0" w:color="auto"/>
            </w:tcBorders>
            <w:shd w:val="clear" w:color="auto" w:fill="auto"/>
            <w:vAlign w:val="center"/>
            <w:hideMark/>
          </w:tcPr>
          <w:p w14:paraId="4BBA4648"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Executive / Senior Regional Director of the Year</w:t>
            </w:r>
          </w:p>
        </w:tc>
        <w:tc>
          <w:tcPr>
            <w:tcW w:w="4680" w:type="dxa"/>
            <w:tcBorders>
              <w:top w:val="nil"/>
              <w:left w:val="nil"/>
              <w:bottom w:val="single" w:sz="4" w:space="0" w:color="auto"/>
              <w:right w:val="single" w:sz="4" w:space="0" w:color="auto"/>
            </w:tcBorders>
            <w:shd w:val="clear" w:color="auto" w:fill="auto"/>
            <w:vAlign w:val="center"/>
            <w:hideMark/>
          </w:tcPr>
          <w:p w14:paraId="73CE60B0" w14:textId="1FDB0AE8" w:rsidR="00083F32" w:rsidRDefault="00083F32" w:rsidP="00182A0B">
            <w:pPr>
              <w:rPr>
                <w:rFonts w:asciiTheme="majorHAnsi" w:hAnsiTheme="majorHAnsi" w:cstheme="majorHAnsi"/>
                <w:color w:val="000000"/>
                <w:sz w:val="14"/>
                <w:szCs w:val="14"/>
                <w:lang w:val="en-HK"/>
              </w:rPr>
            </w:pPr>
            <w:r w:rsidRPr="00AC74A6">
              <w:rPr>
                <w:rFonts w:asciiTheme="majorHAnsi" w:hAnsiTheme="majorHAnsi" w:cstheme="majorHAnsi"/>
                <w:color w:val="000000"/>
                <w:sz w:val="14"/>
                <w:szCs w:val="14"/>
                <w:lang w:val="en-HK"/>
              </w:rPr>
              <w:t>行政及高級區域總監</w:t>
            </w:r>
            <w:r w:rsidRPr="00AC74A6">
              <w:rPr>
                <w:rFonts w:asciiTheme="majorHAnsi" w:hAnsiTheme="majorHAnsi" w:cstheme="majorHAnsi"/>
                <w:color w:val="000000"/>
                <w:sz w:val="14"/>
                <w:szCs w:val="14"/>
                <w:lang w:val="en-HK"/>
              </w:rPr>
              <w:t xml:space="preserve"> - </w:t>
            </w:r>
            <w:r w:rsidRPr="00AC74A6">
              <w:rPr>
                <w:rFonts w:asciiTheme="majorHAnsi" w:hAnsiTheme="majorHAnsi" w:cstheme="majorHAnsi"/>
                <w:color w:val="000000"/>
                <w:sz w:val="14"/>
                <w:szCs w:val="14"/>
                <w:lang w:val="en-HK"/>
              </w:rPr>
              <w:t>全組最高首年佣金</w:t>
            </w:r>
          </w:p>
          <w:p w14:paraId="313E3077" w14:textId="77777777" w:rsidR="00543077" w:rsidRDefault="00543077" w:rsidP="00182A0B">
            <w:pPr>
              <w:rPr>
                <w:rFonts w:asciiTheme="majorHAnsi" w:hAnsiTheme="majorHAnsi" w:cstheme="majorHAnsi"/>
                <w:color w:val="000000"/>
                <w:sz w:val="14"/>
                <w:szCs w:val="14"/>
                <w:lang w:val="en-HK"/>
              </w:rPr>
            </w:pPr>
          </w:p>
          <w:p w14:paraId="003F84EC" w14:textId="77777777" w:rsidR="00543077" w:rsidRDefault="00543077" w:rsidP="00543077">
            <w:pPr>
              <w:rPr>
                <w:rFonts w:asciiTheme="majorHAnsi" w:eastAsia="SimSun" w:hAnsiTheme="majorHAnsi" w:cstheme="majorHAnsi"/>
                <w:color w:val="000000"/>
                <w:sz w:val="14"/>
                <w:szCs w:val="14"/>
                <w:lang w:val="en-HK" w:eastAsia="zh-CN"/>
              </w:rPr>
            </w:pPr>
            <w:r>
              <w:rPr>
                <w:rFonts w:asciiTheme="majorHAnsi" w:eastAsia="SimSun" w:hAnsiTheme="majorHAnsi" w:cstheme="majorHAnsi"/>
                <w:color w:val="000000"/>
                <w:sz w:val="14"/>
                <w:szCs w:val="14"/>
                <w:lang w:val="en-HK" w:eastAsia="zh-CN"/>
              </w:rPr>
              <w:t>Report fields:</w:t>
            </w:r>
          </w:p>
          <w:p w14:paraId="01A6DBAC" w14:textId="59111AD7" w:rsidR="00543077" w:rsidRPr="00543077" w:rsidRDefault="00543077" w:rsidP="00543077">
            <w:pPr>
              <w:rPr>
                <w:rFonts w:asciiTheme="majorHAnsi" w:hAnsiTheme="majorHAnsi" w:cstheme="majorHAnsi"/>
                <w:color w:val="000000"/>
                <w:sz w:val="14"/>
                <w:szCs w:val="14"/>
                <w:lang w:val="en-HK"/>
              </w:rPr>
            </w:pPr>
            <w:r w:rsidRPr="00543077">
              <w:rPr>
                <w:rFonts w:asciiTheme="majorHAnsi" w:hAnsiTheme="majorHAnsi" w:cstheme="majorHAnsi" w:hint="eastAsia"/>
                <w:color w:val="000000"/>
                <w:sz w:val="14"/>
                <w:szCs w:val="14"/>
                <w:lang w:val="en-HK"/>
              </w:rPr>
              <w:t xml:space="preserve">1.  </w:t>
            </w:r>
            <w:r w:rsidRPr="00543077">
              <w:rPr>
                <w:rFonts w:asciiTheme="majorHAnsi" w:hAnsiTheme="majorHAnsi" w:cstheme="majorHAnsi" w:hint="eastAsia"/>
                <w:color w:val="000000"/>
                <w:sz w:val="14"/>
                <w:szCs w:val="14"/>
                <w:lang w:val="en-HK"/>
              </w:rPr>
              <w:t>區域</w:t>
            </w:r>
            <w:r w:rsidRPr="00543077">
              <w:rPr>
                <w:rFonts w:asciiTheme="majorHAnsi" w:hAnsiTheme="majorHAnsi" w:cstheme="majorHAnsi" w:hint="eastAsia"/>
                <w:color w:val="000000"/>
                <w:sz w:val="14"/>
                <w:szCs w:val="14"/>
                <w:lang w:val="en-HK"/>
              </w:rPr>
              <w:t xml:space="preserve">        WCM011</w:t>
            </w:r>
            <w:proofErr w:type="gramStart"/>
            <w:r w:rsidRPr="00543077">
              <w:rPr>
                <w:rFonts w:asciiTheme="majorHAnsi" w:hAnsiTheme="majorHAnsi" w:cstheme="majorHAnsi" w:hint="eastAsia"/>
                <w:color w:val="000000"/>
                <w:sz w:val="14"/>
                <w:szCs w:val="14"/>
                <w:lang w:val="en-HK"/>
              </w:rPr>
              <w:t>B :</w:t>
            </w:r>
            <w:proofErr w:type="gramEnd"/>
            <w:r w:rsidRPr="00543077">
              <w:rPr>
                <w:rFonts w:asciiTheme="majorHAnsi" w:hAnsiTheme="majorHAnsi" w:cstheme="majorHAnsi" w:hint="eastAsia"/>
                <w:color w:val="000000"/>
                <w:sz w:val="14"/>
                <w:szCs w:val="14"/>
                <w:lang w:val="en-HK"/>
              </w:rPr>
              <w:t xml:space="preserve"> [ </w:t>
            </w:r>
            <w:proofErr w:type="spellStart"/>
            <w:r w:rsidRPr="00543077">
              <w:rPr>
                <w:rFonts w:asciiTheme="majorHAnsi" w:hAnsiTheme="majorHAnsi" w:cstheme="majorHAnsi" w:hint="eastAsia"/>
                <w:color w:val="000000"/>
                <w:sz w:val="14"/>
                <w:szCs w:val="14"/>
                <w:lang w:val="en-HK"/>
              </w:rPr>
              <w:t>Region_Name</w:t>
            </w:r>
            <w:proofErr w:type="spellEnd"/>
            <w:r w:rsidRPr="00543077">
              <w:rPr>
                <w:rFonts w:asciiTheme="majorHAnsi" w:hAnsiTheme="majorHAnsi" w:cstheme="majorHAnsi" w:hint="eastAsia"/>
                <w:color w:val="000000"/>
                <w:sz w:val="14"/>
                <w:szCs w:val="14"/>
                <w:lang w:val="en-HK"/>
              </w:rPr>
              <w:t xml:space="preserve"> ]</w:t>
            </w:r>
          </w:p>
          <w:p w14:paraId="79460775" w14:textId="77777777" w:rsidR="00543077" w:rsidRPr="00543077" w:rsidRDefault="00543077" w:rsidP="00543077">
            <w:pPr>
              <w:rPr>
                <w:rFonts w:asciiTheme="majorHAnsi" w:hAnsiTheme="majorHAnsi" w:cstheme="majorHAnsi"/>
                <w:color w:val="000000"/>
                <w:sz w:val="14"/>
                <w:szCs w:val="14"/>
                <w:lang w:val="en-HK"/>
              </w:rPr>
            </w:pPr>
            <w:r w:rsidRPr="00543077">
              <w:rPr>
                <w:rFonts w:asciiTheme="majorHAnsi" w:hAnsiTheme="majorHAnsi" w:cstheme="majorHAnsi" w:hint="eastAsia"/>
                <w:color w:val="000000"/>
                <w:sz w:val="14"/>
                <w:szCs w:val="14"/>
                <w:lang w:val="en-HK"/>
              </w:rPr>
              <w:t xml:space="preserve">2.  </w:t>
            </w:r>
            <w:r w:rsidRPr="00543077">
              <w:rPr>
                <w:rFonts w:asciiTheme="majorHAnsi" w:hAnsiTheme="majorHAnsi" w:cstheme="majorHAnsi" w:hint="eastAsia"/>
                <w:color w:val="000000"/>
                <w:sz w:val="14"/>
                <w:szCs w:val="14"/>
                <w:lang w:val="en-HK"/>
              </w:rPr>
              <w:t>分區</w:t>
            </w:r>
            <w:r w:rsidRPr="00543077">
              <w:rPr>
                <w:rFonts w:asciiTheme="majorHAnsi" w:hAnsiTheme="majorHAnsi" w:cstheme="majorHAnsi" w:hint="eastAsia"/>
                <w:color w:val="000000"/>
                <w:sz w:val="14"/>
                <w:szCs w:val="14"/>
                <w:lang w:val="en-HK"/>
              </w:rPr>
              <w:t xml:space="preserve">         WCM011</w:t>
            </w:r>
            <w:proofErr w:type="gramStart"/>
            <w:r w:rsidRPr="00543077">
              <w:rPr>
                <w:rFonts w:asciiTheme="majorHAnsi" w:hAnsiTheme="majorHAnsi" w:cstheme="majorHAnsi" w:hint="eastAsia"/>
                <w:color w:val="000000"/>
                <w:sz w:val="14"/>
                <w:szCs w:val="14"/>
                <w:lang w:val="en-HK"/>
              </w:rPr>
              <w:t>B :</w:t>
            </w:r>
            <w:proofErr w:type="gramEnd"/>
            <w:r w:rsidRPr="00543077">
              <w:rPr>
                <w:rFonts w:asciiTheme="majorHAnsi" w:hAnsiTheme="majorHAnsi" w:cstheme="majorHAnsi" w:hint="eastAsia"/>
                <w:color w:val="000000"/>
                <w:sz w:val="14"/>
                <w:szCs w:val="14"/>
                <w:lang w:val="en-HK"/>
              </w:rPr>
              <w:t xml:space="preserve"> [ </w:t>
            </w:r>
            <w:proofErr w:type="spellStart"/>
            <w:r w:rsidRPr="00543077">
              <w:rPr>
                <w:rFonts w:asciiTheme="majorHAnsi" w:hAnsiTheme="majorHAnsi" w:cstheme="majorHAnsi" w:hint="eastAsia"/>
                <w:color w:val="000000"/>
                <w:sz w:val="14"/>
                <w:szCs w:val="14"/>
                <w:lang w:val="en-HK"/>
              </w:rPr>
              <w:t>District_Code</w:t>
            </w:r>
            <w:proofErr w:type="spellEnd"/>
            <w:r w:rsidRPr="00543077">
              <w:rPr>
                <w:rFonts w:asciiTheme="majorHAnsi" w:hAnsiTheme="majorHAnsi" w:cstheme="majorHAnsi" w:hint="eastAsia"/>
                <w:color w:val="000000"/>
                <w:sz w:val="14"/>
                <w:szCs w:val="14"/>
                <w:lang w:val="en-HK"/>
              </w:rPr>
              <w:t xml:space="preserve"> ]</w:t>
            </w:r>
          </w:p>
          <w:p w14:paraId="0E9919A1" w14:textId="77777777" w:rsidR="00543077" w:rsidRPr="00543077" w:rsidRDefault="00543077" w:rsidP="00543077">
            <w:pPr>
              <w:rPr>
                <w:rFonts w:asciiTheme="majorHAnsi" w:hAnsiTheme="majorHAnsi" w:cstheme="majorHAnsi"/>
                <w:color w:val="000000"/>
                <w:sz w:val="14"/>
                <w:szCs w:val="14"/>
                <w:lang w:val="en-HK"/>
              </w:rPr>
            </w:pPr>
            <w:r w:rsidRPr="00543077">
              <w:rPr>
                <w:rFonts w:asciiTheme="majorHAnsi" w:hAnsiTheme="majorHAnsi" w:cstheme="majorHAnsi" w:hint="eastAsia"/>
                <w:color w:val="000000"/>
                <w:sz w:val="14"/>
                <w:szCs w:val="14"/>
                <w:lang w:val="en-HK"/>
              </w:rPr>
              <w:t xml:space="preserve">3.  </w:t>
            </w:r>
            <w:r w:rsidRPr="00543077">
              <w:rPr>
                <w:rFonts w:asciiTheme="majorHAnsi" w:hAnsiTheme="majorHAnsi" w:cstheme="majorHAnsi" w:hint="eastAsia"/>
                <w:color w:val="000000"/>
                <w:sz w:val="14"/>
                <w:szCs w:val="14"/>
                <w:lang w:val="en-HK"/>
              </w:rPr>
              <w:t>營業組別</w:t>
            </w:r>
            <w:r w:rsidRPr="00543077">
              <w:rPr>
                <w:rFonts w:asciiTheme="majorHAnsi" w:hAnsiTheme="majorHAnsi" w:cstheme="majorHAnsi" w:hint="eastAsia"/>
                <w:color w:val="000000"/>
                <w:sz w:val="14"/>
                <w:szCs w:val="14"/>
                <w:lang w:val="en-HK"/>
              </w:rPr>
              <w:t xml:space="preserve">    WCM011</w:t>
            </w:r>
            <w:proofErr w:type="gramStart"/>
            <w:r w:rsidRPr="00543077">
              <w:rPr>
                <w:rFonts w:asciiTheme="majorHAnsi" w:hAnsiTheme="majorHAnsi" w:cstheme="majorHAnsi" w:hint="eastAsia"/>
                <w:color w:val="000000"/>
                <w:sz w:val="14"/>
                <w:szCs w:val="14"/>
                <w:lang w:val="en-HK"/>
              </w:rPr>
              <w:t>B :</w:t>
            </w:r>
            <w:proofErr w:type="gramEnd"/>
            <w:r w:rsidRPr="00543077">
              <w:rPr>
                <w:rFonts w:asciiTheme="majorHAnsi" w:hAnsiTheme="majorHAnsi" w:cstheme="majorHAnsi" w:hint="eastAsia"/>
                <w:color w:val="000000"/>
                <w:sz w:val="14"/>
                <w:szCs w:val="14"/>
                <w:lang w:val="en-HK"/>
              </w:rPr>
              <w:t xml:space="preserve"> [ </w:t>
            </w:r>
            <w:proofErr w:type="spellStart"/>
            <w:r w:rsidRPr="00543077">
              <w:rPr>
                <w:rFonts w:asciiTheme="majorHAnsi" w:hAnsiTheme="majorHAnsi" w:cstheme="majorHAnsi" w:hint="eastAsia"/>
                <w:color w:val="000000"/>
                <w:sz w:val="14"/>
                <w:szCs w:val="14"/>
                <w:lang w:val="en-HK"/>
              </w:rPr>
              <w:t>Unit_Code</w:t>
            </w:r>
            <w:proofErr w:type="spellEnd"/>
            <w:r w:rsidRPr="00543077">
              <w:rPr>
                <w:rFonts w:asciiTheme="majorHAnsi" w:hAnsiTheme="majorHAnsi" w:cstheme="majorHAnsi" w:hint="eastAsia"/>
                <w:color w:val="000000"/>
                <w:sz w:val="14"/>
                <w:szCs w:val="14"/>
                <w:lang w:val="en-HK"/>
              </w:rPr>
              <w:t xml:space="preserve"> ]</w:t>
            </w:r>
          </w:p>
          <w:p w14:paraId="2278F9C0" w14:textId="77777777" w:rsidR="00543077" w:rsidRPr="00543077" w:rsidRDefault="00543077" w:rsidP="00543077">
            <w:pPr>
              <w:rPr>
                <w:rFonts w:asciiTheme="majorHAnsi" w:hAnsiTheme="majorHAnsi" w:cstheme="majorHAnsi"/>
                <w:color w:val="000000"/>
                <w:sz w:val="14"/>
                <w:szCs w:val="14"/>
                <w:lang w:val="en-HK"/>
              </w:rPr>
            </w:pPr>
            <w:r w:rsidRPr="00543077">
              <w:rPr>
                <w:rFonts w:asciiTheme="majorHAnsi" w:hAnsiTheme="majorHAnsi" w:cstheme="majorHAnsi" w:hint="eastAsia"/>
                <w:color w:val="000000"/>
                <w:sz w:val="14"/>
                <w:szCs w:val="14"/>
                <w:lang w:val="en-HK"/>
              </w:rPr>
              <w:t xml:space="preserve">4.  </w:t>
            </w:r>
            <w:r w:rsidRPr="00543077">
              <w:rPr>
                <w:rFonts w:asciiTheme="majorHAnsi" w:hAnsiTheme="majorHAnsi" w:cstheme="majorHAnsi" w:hint="eastAsia"/>
                <w:color w:val="000000"/>
                <w:sz w:val="14"/>
                <w:szCs w:val="14"/>
                <w:lang w:val="en-HK"/>
              </w:rPr>
              <w:t>代理人編號</w:t>
            </w:r>
            <w:r w:rsidRPr="00543077">
              <w:rPr>
                <w:rFonts w:asciiTheme="majorHAnsi" w:hAnsiTheme="majorHAnsi" w:cstheme="majorHAnsi" w:hint="eastAsia"/>
                <w:color w:val="000000"/>
                <w:sz w:val="14"/>
                <w:szCs w:val="14"/>
                <w:lang w:val="en-HK"/>
              </w:rPr>
              <w:t xml:space="preserve">    WCM011B</w:t>
            </w:r>
            <w:proofErr w:type="gramStart"/>
            <w:r w:rsidRPr="00543077">
              <w:rPr>
                <w:rFonts w:asciiTheme="majorHAnsi" w:hAnsiTheme="majorHAnsi" w:cstheme="majorHAnsi" w:hint="eastAsia"/>
                <w:color w:val="000000"/>
                <w:sz w:val="14"/>
                <w:szCs w:val="14"/>
                <w:lang w:val="en-HK"/>
              </w:rPr>
              <w:t>:  [</w:t>
            </w:r>
            <w:proofErr w:type="gramEnd"/>
            <w:r w:rsidRPr="00543077">
              <w:rPr>
                <w:rFonts w:asciiTheme="majorHAnsi" w:hAnsiTheme="majorHAnsi" w:cstheme="majorHAnsi" w:hint="eastAsia"/>
                <w:color w:val="000000"/>
                <w:sz w:val="14"/>
                <w:szCs w:val="14"/>
                <w:lang w:val="en-HK"/>
              </w:rPr>
              <w:t xml:space="preserve"> </w:t>
            </w:r>
            <w:proofErr w:type="spellStart"/>
            <w:r w:rsidRPr="00543077">
              <w:rPr>
                <w:rFonts w:asciiTheme="majorHAnsi" w:hAnsiTheme="majorHAnsi" w:cstheme="majorHAnsi" w:hint="eastAsia"/>
                <w:color w:val="000000"/>
                <w:sz w:val="14"/>
                <w:szCs w:val="14"/>
                <w:lang w:val="en-HK"/>
              </w:rPr>
              <w:t>Producer_Code</w:t>
            </w:r>
            <w:proofErr w:type="spellEnd"/>
            <w:r w:rsidRPr="00543077">
              <w:rPr>
                <w:rFonts w:asciiTheme="majorHAnsi" w:hAnsiTheme="majorHAnsi" w:cstheme="majorHAnsi" w:hint="eastAsia"/>
                <w:color w:val="000000"/>
                <w:sz w:val="14"/>
                <w:szCs w:val="14"/>
                <w:lang w:val="en-HK"/>
              </w:rPr>
              <w:t xml:space="preserve"> ]</w:t>
            </w:r>
          </w:p>
          <w:p w14:paraId="16120070" w14:textId="77777777" w:rsidR="00543077" w:rsidRPr="00543077" w:rsidRDefault="00543077" w:rsidP="00543077">
            <w:pPr>
              <w:rPr>
                <w:rFonts w:asciiTheme="majorHAnsi" w:hAnsiTheme="majorHAnsi" w:cstheme="majorHAnsi"/>
                <w:color w:val="000000"/>
                <w:sz w:val="14"/>
                <w:szCs w:val="14"/>
                <w:lang w:val="en-HK"/>
              </w:rPr>
            </w:pPr>
            <w:r w:rsidRPr="00543077">
              <w:rPr>
                <w:rFonts w:asciiTheme="majorHAnsi" w:hAnsiTheme="majorHAnsi" w:cstheme="majorHAnsi" w:hint="eastAsia"/>
                <w:color w:val="000000"/>
                <w:sz w:val="14"/>
                <w:szCs w:val="14"/>
                <w:lang w:val="en-HK"/>
              </w:rPr>
              <w:t xml:space="preserve">5.  </w:t>
            </w:r>
            <w:r w:rsidRPr="00543077">
              <w:rPr>
                <w:rFonts w:asciiTheme="majorHAnsi" w:hAnsiTheme="majorHAnsi" w:cstheme="majorHAnsi" w:hint="eastAsia"/>
                <w:color w:val="000000"/>
                <w:sz w:val="14"/>
                <w:szCs w:val="14"/>
                <w:lang w:val="en-HK"/>
              </w:rPr>
              <w:t>姓名</w:t>
            </w:r>
            <w:r w:rsidRPr="00543077">
              <w:rPr>
                <w:rFonts w:asciiTheme="majorHAnsi" w:hAnsiTheme="majorHAnsi" w:cstheme="majorHAnsi" w:hint="eastAsia"/>
                <w:color w:val="000000"/>
                <w:sz w:val="14"/>
                <w:szCs w:val="14"/>
                <w:lang w:val="en-HK"/>
              </w:rPr>
              <w:t xml:space="preserve">       MI129_</w:t>
            </w:r>
            <w:proofErr w:type="gramStart"/>
            <w:r w:rsidRPr="00543077">
              <w:rPr>
                <w:rFonts w:asciiTheme="majorHAnsi" w:hAnsiTheme="majorHAnsi" w:cstheme="majorHAnsi" w:hint="eastAsia"/>
                <w:color w:val="000000"/>
                <w:sz w:val="14"/>
                <w:szCs w:val="14"/>
                <w:lang w:val="en-HK"/>
              </w:rPr>
              <w:t>data :</w:t>
            </w:r>
            <w:proofErr w:type="gramEnd"/>
            <w:r w:rsidRPr="00543077">
              <w:rPr>
                <w:rFonts w:asciiTheme="majorHAnsi" w:hAnsiTheme="majorHAnsi" w:cstheme="majorHAnsi" w:hint="eastAsia"/>
                <w:color w:val="000000"/>
                <w:sz w:val="14"/>
                <w:szCs w:val="14"/>
                <w:lang w:val="en-HK"/>
              </w:rPr>
              <w:t xml:space="preserve">  [ Agent Name ]   for non-dummy agent</w:t>
            </w:r>
          </w:p>
          <w:p w14:paraId="4BA77951" w14:textId="77777777" w:rsidR="00543077" w:rsidRPr="00543077" w:rsidRDefault="00543077" w:rsidP="00543077">
            <w:pPr>
              <w:rPr>
                <w:rFonts w:asciiTheme="majorHAnsi" w:hAnsiTheme="majorHAnsi" w:cstheme="majorHAnsi"/>
                <w:color w:val="000000"/>
                <w:sz w:val="14"/>
                <w:szCs w:val="14"/>
                <w:lang w:val="en-HK"/>
              </w:rPr>
            </w:pPr>
            <w:r w:rsidRPr="00543077">
              <w:rPr>
                <w:rFonts w:asciiTheme="majorHAnsi" w:hAnsiTheme="majorHAnsi" w:cstheme="majorHAnsi"/>
                <w:color w:val="000000"/>
                <w:sz w:val="14"/>
                <w:szCs w:val="14"/>
                <w:lang w:val="en-HK"/>
              </w:rPr>
              <w:t xml:space="preserve">                    WCM011</w:t>
            </w:r>
            <w:proofErr w:type="gramStart"/>
            <w:r w:rsidRPr="00543077">
              <w:rPr>
                <w:rFonts w:asciiTheme="majorHAnsi" w:hAnsiTheme="majorHAnsi" w:cstheme="majorHAnsi"/>
                <w:color w:val="000000"/>
                <w:sz w:val="14"/>
                <w:szCs w:val="14"/>
                <w:lang w:val="en-HK"/>
              </w:rPr>
              <w:t>B :</w:t>
            </w:r>
            <w:proofErr w:type="gramEnd"/>
            <w:r w:rsidRPr="00543077">
              <w:rPr>
                <w:rFonts w:asciiTheme="majorHAnsi" w:hAnsiTheme="majorHAnsi" w:cstheme="majorHAnsi"/>
                <w:color w:val="000000"/>
                <w:sz w:val="14"/>
                <w:szCs w:val="14"/>
                <w:lang w:val="en-HK"/>
              </w:rPr>
              <w:t xml:space="preserve"> [ </w:t>
            </w:r>
            <w:proofErr w:type="spellStart"/>
            <w:r w:rsidRPr="00543077">
              <w:rPr>
                <w:rFonts w:asciiTheme="majorHAnsi" w:hAnsiTheme="majorHAnsi" w:cstheme="majorHAnsi"/>
                <w:color w:val="000000"/>
                <w:sz w:val="14"/>
                <w:szCs w:val="14"/>
                <w:lang w:val="en-HK"/>
              </w:rPr>
              <w:t>Region_Name</w:t>
            </w:r>
            <w:proofErr w:type="spellEnd"/>
            <w:r w:rsidRPr="00543077">
              <w:rPr>
                <w:rFonts w:asciiTheme="majorHAnsi" w:hAnsiTheme="majorHAnsi" w:cstheme="majorHAnsi"/>
                <w:color w:val="000000"/>
                <w:sz w:val="14"/>
                <w:szCs w:val="14"/>
                <w:lang w:val="en-HK"/>
              </w:rPr>
              <w:t xml:space="preserve"> ] for dummy agent</w:t>
            </w:r>
          </w:p>
          <w:p w14:paraId="72E5EDD7" w14:textId="77777777" w:rsidR="00543077" w:rsidRPr="00543077" w:rsidRDefault="00543077" w:rsidP="00543077">
            <w:pPr>
              <w:rPr>
                <w:rFonts w:asciiTheme="majorHAnsi" w:hAnsiTheme="majorHAnsi" w:cstheme="majorHAnsi"/>
                <w:color w:val="000000"/>
                <w:sz w:val="14"/>
                <w:szCs w:val="14"/>
                <w:lang w:val="en-HK"/>
              </w:rPr>
            </w:pPr>
          </w:p>
          <w:p w14:paraId="79E25401" w14:textId="77777777" w:rsidR="00543077" w:rsidRPr="00543077" w:rsidRDefault="00543077" w:rsidP="00543077">
            <w:pPr>
              <w:rPr>
                <w:rFonts w:asciiTheme="majorHAnsi" w:hAnsiTheme="majorHAnsi" w:cstheme="majorHAnsi"/>
                <w:color w:val="000000"/>
                <w:sz w:val="14"/>
                <w:szCs w:val="14"/>
                <w:lang w:val="en-HK"/>
              </w:rPr>
            </w:pPr>
            <w:r w:rsidRPr="00543077">
              <w:rPr>
                <w:rFonts w:asciiTheme="majorHAnsi" w:hAnsiTheme="majorHAnsi" w:cstheme="majorHAnsi" w:hint="eastAsia"/>
                <w:color w:val="000000"/>
                <w:sz w:val="14"/>
                <w:szCs w:val="14"/>
                <w:lang w:val="en-HK"/>
              </w:rPr>
              <w:t xml:space="preserve">6.   </w:t>
            </w:r>
            <w:r w:rsidRPr="00543077">
              <w:rPr>
                <w:rFonts w:asciiTheme="majorHAnsi" w:hAnsiTheme="majorHAnsi" w:cstheme="majorHAnsi" w:hint="eastAsia"/>
                <w:color w:val="000000"/>
                <w:sz w:val="14"/>
                <w:szCs w:val="14"/>
                <w:lang w:val="en-HK"/>
              </w:rPr>
              <w:t>職級</w:t>
            </w:r>
            <w:r w:rsidRPr="00543077">
              <w:rPr>
                <w:rFonts w:asciiTheme="majorHAnsi" w:hAnsiTheme="majorHAnsi" w:cstheme="majorHAnsi" w:hint="eastAsia"/>
                <w:color w:val="000000"/>
                <w:sz w:val="14"/>
                <w:szCs w:val="14"/>
                <w:lang w:val="en-HK"/>
              </w:rPr>
              <w:t xml:space="preserve">       WCM011</w:t>
            </w:r>
            <w:proofErr w:type="gramStart"/>
            <w:r w:rsidRPr="00543077">
              <w:rPr>
                <w:rFonts w:asciiTheme="majorHAnsi" w:hAnsiTheme="majorHAnsi" w:cstheme="majorHAnsi" w:hint="eastAsia"/>
                <w:color w:val="000000"/>
                <w:sz w:val="14"/>
                <w:szCs w:val="14"/>
                <w:lang w:val="en-HK"/>
              </w:rPr>
              <w:t>B :</w:t>
            </w:r>
            <w:proofErr w:type="gramEnd"/>
            <w:r w:rsidRPr="00543077">
              <w:rPr>
                <w:rFonts w:asciiTheme="majorHAnsi" w:hAnsiTheme="majorHAnsi" w:cstheme="majorHAnsi" w:hint="eastAsia"/>
                <w:color w:val="000000"/>
                <w:sz w:val="14"/>
                <w:szCs w:val="14"/>
                <w:lang w:val="en-HK"/>
              </w:rPr>
              <w:t xml:space="preserve"> [</w:t>
            </w:r>
            <w:proofErr w:type="spellStart"/>
            <w:r w:rsidRPr="00543077">
              <w:rPr>
                <w:rFonts w:asciiTheme="majorHAnsi" w:hAnsiTheme="majorHAnsi" w:cstheme="majorHAnsi" w:hint="eastAsia"/>
                <w:color w:val="000000"/>
                <w:sz w:val="14"/>
                <w:szCs w:val="14"/>
                <w:lang w:val="en-HK"/>
              </w:rPr>
              <w:t>Producer_Title</w:t>
            </w:r>
            <w:proofErr w:type="spellEnd"/>
            <w:r w:rsidRPr="00543077">
              <w:rPr>
                <w:rFonts w:asciiTheme="majorHAnsi" w:hAnsiTheme="majorHAnsi" w:cstheme="majorHAnsi" w:hint="eastAsia"/>
                <w:color w:val="000000"/>
                <w:sz w:val="14"/>
                <w:szCs w:val="14"/>
                <w:lang w:val="en-HK"/>
              </w:rPr>
              <w:t>]     (show"-" for dummy agent)</w:t>
            </w:r>
          </w:p>
          <w:p w14:paraId="7ABD90C9" w14:textId="77777777" w:rsidR="00543077" w:rsidRPr="00543077" w:rsidRDefault="00543077" w:rsidP="00543077">
            <w:pPr>
              <w:rPr>
                <w:rFonts w:asciiTheme="majorHAnsi" w:hAnsiTheme="majorHAnsi" w:cstheme="majorHAnsi"/>
                <w:color w:val="000000"/>
                <w:sz w:val="14"/>
                <w:szCs w:val="14"/>
                <w:lang w:val="en-HK"/>
              </w:rPr>
            </w:pPr>
            <w:r w:rsidRPr="00543077">
              <w:rPr>
                <w:rFonts w:asciiTheme="majorHAnsi" w:hAnsiTheme="majorHAnsi" w:cstheme="majorHAnsi" w:hint="eastAsia"/>
                <w:color w:val="000000"/>
                <w:sz w:val="14"/>
                <w:szCs w:val="14"/>
                <w:lang w:val="en-HK"/>
              </w:rPr>
              <w:t xml:space="preserve">7.   </w:t>
            </w:r>
            <w:r w:rsidRPr="00543077">
              <w:rPr>
                <w:rFonts w:asciiTheme="majorHAnsi" w:hAnsiTheme="majorHAnsi" w:cstheme="majorHAnsi" w:hint="eastAsia"/>
                <w:color w:val="000000"/>
                <w:sz w:val="14"/>
                <w:szCs w:val="14"/>
                <w:lang w:val="en-HK"/>
              </w:rPr>
              <w:t>已批核全組首年佣金</w:t>
            </w:r>
            <w:r w:rsidRPr="00543077">
              <w:rPr>
                <w:rFonts w:asciiTheme="majorHAnsi" w:hAnsiTheme="majorHAnsi" w:cstheme="majorHAnsi" w:hint="eastAsia"/>
                <w:color w:val="000000"/>
                <w:sz w:val="14"/>
                <w:szCs w:val="14"/>
                <w:lang w:val="en-HK"/>
              </w:rPr>
              <w:t xml:space="preserve"> (FYC)      </w:t>
            </w:r>
          </w:p>
          <w:p w14:paraId="55687AE9" w14:textId="77777777" w:rsidR="00543077" w:rsidRPr="00543077" w:rsidRDefault="00543077" w:rsidP="00543077">
            <w:pPr>
              <w:rPr>
                <w:rFonts w:asciiTheme="majorHAnsi" w:hAnsiTheme="majorHAnsi" w:cstheme="majorHAnsi"/>
                <w:color w:val="000000"/>
                <w:sz w:val="14"/>
                <w:szCs w:val="14"/>
                <w:lang w:val="en-HK"/>
              </w:rPr>
            </w:pPr>
            <w:r w:rsidRPr="00543077">
              <w:rPr>
                <w:rFonts w:asciiTheme="majorHAnsi" w:hAnsiTheme="majorHAnsi" w:cstheme="majorHAnsi"/>
                <w:color w:val="000000"/>
                <w:sz w:val="14"/>
                <w:szCs w:val="14"/>
                <w:lang w:val="en-HK"/>
              </w:rPr>
              <w:t xml:space="preserve">       ~   </w:t>
            </w:r>
            <w:proofErr w:type="spellStart"/>
            <w:r w:rsidRPr="00543077">
              <w:rPr>
                <w:rFonts w:asciiTheme="majorHAnsi" w:hAnsiTheme="majorHAnsi" w:cstheme="majorHAnsi"/>
                <w:color w:val="000000"/>
                <w:sz w:val="14"/>
                <w:szCs w:val="14"/>
                <w:lang w:val="en-HK"/>
              </w:rPr>
              <w:t>AAP_Downline_Detail</w:t>
            </w:r>
            <w:proofErr w:type="spellEnd"/>
            <w:r w:rsidRPr="00543077">
              <w:rPr>
                <w:rFonts w:asciiTheme="majorHAnsi" w:hAnsiTheme="majorHAnsi" w:cstheme="majorHAnsi"/>
                <w:color w:val="000000"/>
                <w:sz w:val="14"/>
                <w:szCs w:val="14"/>
                <w:lang w:val="en-HK"/>
              </w:rPr>
              <w:t>_(</w:t>
            </w:r>
            <w:proofErr w:type="gramStart"/>
            <w:r w:rsidRPr="00543077">
              <w:rPr>
                <w:rFonts w:asciiTheme="majorHAnsi" w:hAnsiTheme="majorHAnsi" w:cstheme="majorHAnsi"/>
                <w:color w:val="000000"/>
                <w:sz w:val="14"/>
                <w:szCs w:val="14"/>
                <w:lang w:val="en-HK"/>
              </w:rPr>
              <w:t>YYYYMM)  :</w:t>
            </w:r>
            <w:proofErr w:type="gramEnd"/>
            <w:r w:rsidRPr="00543077">
              <w:rPr>
                <w:rFonts w:asciiTheme="majorHAnsi" w:hAnsiTheme="majorHAnsi" w:cstheme="majorHAnsi"/>
                <w:color w:val="000000"/>
                <w:sz w:val="14"/>
                <w:szCs w:val="14"/>
                <w:lang w:val="en-HK"/>
              </w:rPr>
              <w:t xml:space="preserve"> sum of [ ISS_TTL_FYC ] for all months [PRDN_MONTH] in current year</w:t>
            </w:r>
          </w:p>
          <w:p w14:paraId="24401B48" w14:textId="77777777" w:rsidR="00543077" w:rsidRPr="00543077" w:rsidRDefault="00543077" w:rsidP="00543077">
            <w:pPr>
              <w:rPr>
                <w:rFonts w:asciiTheme="majorHAnsi" w:hAnsiTheme="majorHAnsi" w:cstheme="majorHAnsi"/>
                <w:color w:val="000000"/>
                <w:sz w:val="14"/>
                <w:szCs w:val="14"/>
                <w:lang w:val="en-HK"/>
              </w:rPr>
            </w:pPr>
            <w:r w:rsidRPr="00543077">
              <w:rPr>
                <w:rFonts w:asciiTheme="majorHAnsi" w:hAnsiTheme="majorHAnsi" w:cstheme="majorHAnsi" w:hint="eastAsia"/>
                <w:color w:val="000000"/>
                <w:sz w:val="14"/>
                <w:szCs w:val="14"/>
                <w:lang w:val="en-HK"/>
              </w:rPr>
              <w:t xml:space="preserve">       ~   then, according to hierarchy WCM005 at 31-Mar-report year, add up self's and direct/indirect downline RD/SRD/</w:t>
            </w:r>
            <w:proofErr w:type="gramStart"/>
            <w:r w:rsidRPr="00543077">
              <w:rPr>
                <w:rFonts w:asciiTheme="majorHAnsi" w:hAnsiTheme="majorHAnsi" w:cstheme="majorHAnsi" w:hint="eastAsia"/>
                <w:color w:val="000000"/>
                <w:sz w:val="14"/>
                <w:szCs w:val="14"/>
                <w:lang w:val="en-HK"/>
              </w:rPr>
              <w:t xml:space="preserve">ERD's  </w:t>
            </w:r>
            <w:r w:rsidRPr="00543077">
              <w:rPr>
                <w:rFonts w:asciiTheme="majorHAnsi" w:hAnsiTheme="majorHAnsi" w:cstheme="majorHAnsi" w:hint="eastAsia"/>
                <w:color w:val="000000"/>
                <w:sz w:val="14"/>
                <w:szCs w:val="14"/>
                <w:lang w:val="en-HK"/>
              </w:rPr>
              <w:t>已批核直屬區域首年佣金</w:t>
            </w:r>
            <w:proofErr w:type="gramEnd"/>
            <w:r w:rsidRPr="00543077">
              <w:rPr>
                <w:rFonts w:asciiTheme="majorHAnsi" w:hAnsiTheme="majorHAnsi" w:cstheme="majorHAnsi" w:hint="eastAsia"/>
                <w:color w:val="000000"/>
                <w:sz w:val="14"/>
                <w:szCs w:val="14"/>
                <w:lang w:val="en-HK"/>
              </w:rPr>
              <w:t xml:space="preserve"> (FYC)  </w:t>
            </w:r>
          </w:p>
          <w:p w14:paraId="4A635C71" w14:textId="77777777" w:rsidR="00543077" w:rsidRPr="00543077" w:rsidRDefault="00543077" w:rsidP="00543077">
            <w:pPr>
              <w:rPr>
                <w:rFonts w:asciiTheme="majorHAnsi" w:hAnsiTheme="majorHAnsi" w:cstheme="majorHAnsi"/>
                <w:color w:val="000000"/>
                <w:sz w:val="14"/>
                <w:szCs w:val="14"/>
                <w:lang w:val="en-HK"/>
              </w:rPr>
            </w:pPr>
            <w:r w:rsidRPr="00543077">
              <w:rPr>
                <w:rFonts w:asciiTheme="majorHAnsi" w:hAnsiTheme="majorHAnsi" w:cstheme="majorHAnsi"/>
                <w:color w:val="000000"/>
                <w:sz w:val="14"/>
                <w:szCs w:val="14"/>
                <w:lang w:val="en-HK"/>
              </w:rPr>
              <w:t xml:space="preserve">       ~   then deduct sum of [</w:t>
            </w:r>
            <w:proofErr w:type="spellStart"/>
            <w:r w:rsidRPr="00543077">
              <w:rPr>
                <w:rFonts w:asciiTheme="majorHAnsi" w:hAnsiTheme="majorHAnsi" w:cstheme="majorHAnsi"/>
                <w:color w:val="000000"/>
                <w:sz w:val="14"/>
                <w:szCs w:val="14"/>
                <w:lang w:val="en-HK"/>
              </w:rPr>
              <w:t>FYC_App</w:t>
            </w:r>
            <w:proofErr w:type="spellEnd"/>
            <w:r w:rsidRPr="00543077">
              <w:rPr>
                <w:rFonts w:asciiTheme="majorHAnsi" w:hAnsiTheme="majorHAnsi" w:cstheme="majorHAnsi"/>
                <w:color w:val="000000"/>
                <w:sz w:val="14"/>
                <w:szCs w:val="14"/>
                <w:lang w:val="en-HK"/>
              </w:rPr>
              <w:t xml:space="preserve"> to discount] of agent marked as "Yes" from corresponding managers in the </w:t>
            </w:r>
            <w:proofErr w:type="spellStart"/>
            <w:r w:rsidRPr="00543077">
              <w:rPr>
                <w:rFonts w:asciiTheme="majorHAnsi" w:hAnsiTheme="majorHAnsi" w:cstheme="majorHAnsi"/>
                <w:color w:val="000000"/>
                <w:sz w:val="14"/>
                <w:szCs w:val="14"/>
                <w:lang w:val="en-HK"/>
              </w:rPr>
              <w:t>Nuera</w:t>
            </w:r>
            <w:proofErr w:type="spellEnd"/>
            <w:r w:rsidRPr="00543077">
              <w:rPr>
                <w:rFonts w:asciiTheme="majorHAnsi" w:hAnsiTheme="majorHAnsi" w:cstheme="majorHAnsi"/>
                <w:color w:val="000000"/>
                <w:sz w:val="14"/>
                <w:szCs w:val="14"/>
                <w:lang w:val="en-HK"/>
              </w:rPr>
              <w:t xml:space="preserve"> Adjustment file</w:t>
            </w:r>
          </w:p>
          <w:p w14:paraId="60DE393C" w14:textId="77777777" w:rsidR="00543077" w:rsidRPr="00543077" w:rsidRDefault="00543077" w:rsidP="00543077">
            <w:pPr>
              <w:rPr>
                <w:rFonts w:asciiTheme="majorHAnsi" w:hAnsiTheme="majorHAnsi" w:cstheme="majorHAnsi"/>
                <w:color w:val="000000"/>
                <w:sz w:val="14"/>
                <w:szCs w:val="14"/>
                <w:lang w:val="en-HK"/>
              </w:rPr>
            </w:pPr>
            <w:r w:rsidRPr="00543077">
              <w:rPr>
                <w:rFonts w:asciiTheme="majorHAnsi" w:hAnsiTheme="majorHAnsi" w:cstheme="majorHAnsi" w:hint="eastAsia"/>
                <w:color w:val="000000"/>
                <w:sz w:val="14"/>
                <w:szCs w:val="14"/>
                <w:lang w:val="en-HK"/>
              </w:rPr>
              <w:t xml:space="preserve">8.   </w:t>
            </w:r>
            <w:r w:rsidRPr="00543077">
              <w:rPr>
                <w:rFonts w:asciiTheme="majorHAnsi" w:hAnsiTheme="majorHAnsi" w:cstheme="majorHAnsi" w:hint="eastAsia"/>
                <w:color w:val="000000"/>
                <w:sz w:val="14"/>
                <w:szCs w:val="14"/>
                <w:lang w:val="en-HK"/>
              </w:rPr>
              <w:t>下線業績續保率</w:t>
            </w:r>
            <w:r w:rsidRPr="00543077">
              <w:rPr>
                <w:rFonts w:asciiTheme="majorHAnsi" w:hAnsiTheme="majorHAnsi" w:cstheme="majorHAnsi" w:hint="eastAsia"/>
                <w:color w:val="000000"/>
                <w:sz w:val="14"/>
                <w:szCs w:val="14"/>
                <w:lang w:val="en-HK"/>
              </w:rPr>
              <w:t xml:space="preserve"> %    WCM020</w:t>
            </w:r>
            <w:proofErr w:type="gramStart"/>
            <w:r w:rsidRPr="00543077">
              <w:rPr>
                <w:rFonts w:asciiTheme="majorHAnsi" w:hAnsiTheme="majorHAnsi" w:cstheme="majorHAnsi" w:hint="eastAsia"/>
                <w:color w:val="000000"/>
                <w:sz w:val="14"/>
                <w:szCs w:val="14"/>
                <w:lang w:val="en-HK"/>
              </w:rPr>
              <w:t>B :</w:t>
            </w:r>
            <w:proofErr w:type="gramEnd"/>
            <w:r w:rsidRPr="00543077">
              <w:rPr>
                <w:rFonts w:asciiTheme="majorHAnsi" w:hAnsiTheme="majorHAnsi" w:cstheme="majorHAnsi" w:hint="eastAsia"/>
                <w:color w:val="000000"/>
                <w:sz w:val="14"/>
                <w:szCs w:val="14"/>
                <w:lang w:val="en-HK"/>
              </w:rPr>
              <w:t xml:space="preserve"> [PERSIST_RATE_19MTH ] x 100 , where</w:t>
            </w:r>
          </w:p>
          <w:p w14:paraId="48469900" w14:textId="77777777" w:rsidR="00543077" w:rsidRPr="00543077" w:rsidRDefault="00543077" w:rsidP="00543077">
            <w:pPr>
              <w:rPr>
                <w:rFonts w:asciiTheme="majorHAnsi" w:hAnsiTheme="majorHAnsi" w:cstheme="majorHAnsi"/>
                <w:color w:val="000000"/>
                <w:sz w:val="14"/>
                <w:szCs w:val="14"/>
                <w:lang w:val="en-HK"/>
              </w:rPr>
            </w:pPr>
            <w:r w:rsidRPr="00543077">
              <w:rPr>
                <w:rFonts w:asciiTheme="majorHAnsi" w:hAnsiTheme="majorHAnsi" w:cstheme="majorHAnsi"/>
                <w:color w:val="000000"/>
                <w:sz w:val="14"/>
                <w:szCs w:val="14"/>
                <w:lang w:val="en-HK"/>
              </w:rPr>
              <w:t xml:space="preserve">      [PRDN_</w:t>
            </w:r>
            <w:proofErr w:type="gramStart"/>
            <w:r w:rsidRPr="00543077">
              <w:rPr>
                <w:rFonts w:asciiTheme="majorHAnsi" w:hAnsiTheme="majorHAnsi" w:cstheme="majorHAnsi"/>
                <w:color w:val="000000"/>
                <w:sz w:val="14"/>
                <w:szCs w:val="14"/>
                <w:lang w:val="en-HK"/>
              </w:rPr>
              <w:t>MONTH]  use</w:t>
            </w:r>
            <w:proofErr w:type="gramEnd"/>
            <w:r w:rsidRPr="00543077">
              <w:rPr>
                <w:rFonts w:asciiTheme="majorHAnsi" w:hAnsiTheme="majorHAnsi" w:cstheme="majorHAnsi"/>
                <w:color w:val="000000"/>
                <w:sz w:val="14"/>
                <w:szCs w:val="14"/>
                <w:lang w:val="en-HK"/>
              </w:rPr>
              <w:t xml:space="preserve"> latest month only</w:t>
            </w:r>
          </w:p>
          <w:p w14:paraId="5768658C" w14:textId="77777777" w:rsidR="00543077" w:rsidRPr="00543077" w:rsidRDefault="00543077" w:rsidP="00543077">
            <w:pPr>
              <w:rPr>
                <w:rFonts w:asciiTheme="majorHAnsi" w:hAnsiTheme="majorHAnsi" w:cstheme="majorHAnsi"/>
                <w:color w:val="000000"/>
                <w:sz w:val="14"/>
                <w:szCs w:val="14"/>
                <w:lang w:val="en-HK"/>
              </w:rPr>
            </w:pPr>
            <w:r w:rsidRPr="00543077">
              <w:rPr>
                <w:rFonts w:asciiTheme="majorHAnsi" w:hAnsiTheme="majorHAnsi" w:cstheme="majorHAnsi"/>
                <w:color w:val="000000"/>
                <w:sz w:val="14"/>
                <w:szCs w:val="14"/>
                <w:lang w:val="en-HK"/>
              </w:rPr>
              <w:t xml:space="preserve">      [</w:t>
            </w:r>
            <w:proofErr w:type="gramStart"/>
            <w:r w:rsidRPr="00543077">
              <w:rPr>
                <w:rFonts w:asciiTheme="majorHAnsi" w:hAnsiTheme="majorHAnsi" w:cstheme="majorHAnsi"/>
                <w:color w:val="000000"/>
                <w:sz w:val="14"/>
                <w:szCs w:val="14"/>
                <w:lang w:val="en-HK"/>
              </w:rPr>
              <w:t>PRODUCTION]  use</w:t>
            </w:r>
            <w:proofErr w:type="gramEnd"/>
            <w:r w:rsidRPr="00543077">
              <w:rPr>
                <w:rFonts w:asciiTheme="majorHAnsi" w:hAnsiTheme="majorHAnsi" w:cstheme="majorHAnsi"/>
                <w:color w:val="000000"/>
                <w:sz w:val="14"/>
                <w:szCs w:val="14"/>
                <w:lang w:val="en-HK"/>
              </w:rPr>
              <w:t xml:space="preserve"> "AFYC" only</w:t>
            </w:r>
          </w:p>
          <w:p w14:paraId="5B0C8FD0" w14:textId="77777777" w:rsidR="00543077" w:rsidRPr="00543077" w:rsidRDefault="00543077" w:rsidP="00543077">
            <w:pPr>
              <w:rPr>
                <w:rFonts w:asciiTheme="majorHAnsi" w:hAnsiTheme="majorHAnsi" w:cstheme="majorHAnsi"/>
                <w:color w:val="000000"/>
                <w:sz w:val="14"/>
                <w:szCs w:val="14"/>
                <w:lang w:val="en-HK"/>
              </w:rPr>
            </w:pPr>
            <w:r w:rsidRPr="00543077">
              <w:rPr>
                <w:rFonts w:asciiTheme="majorHAnsi" w:hAnsiTheme="majorHAnsi" w:cstheme="majorHAnsi"/>
                <w:color w:val="000000"/>
                <w:sz w:val="14"/>
                <w:szCs w:val="14"/>
                <w:lang w:val="en-HK"/>
              </w:rPr>
              <w:t xml:space="preserve">      [PRODUCTION_CATEGORY] use "Downline" only</w:t>
            </w:r>
          </w:p>
          <w:p w14:paraId="0BF6043E" w14:textId="77777777" w:rsidR="00543077" w:rsidRPr="00543077" w:rsidRDefault="00543077" w:rsidP="00543077">
            <w:pPr>
              <w:rPr>
                <w:rFonts w:asciiTheme="majorHAnsi" w:hAnsiTheme="majorHAnsi" w:cstheme="majorHAnsi"/>
                <w:color w:val="000000"/>
                <w:sz w:val="14"/>
                <w:szCs w:val="14"/>
                <w:lang w:val="en-HK"/>
              </w:rPr>
            </w:pPr>
            <w:r w:rsidRPr="00543077">
              <w:rPr>
                <w:rFonts w:asciiTheme="majorHAnsi" w:hAnsiTheme="majorHAnsi" w:cstheme="majorHAnsi" w:hint="eastAsia"/>
                <w:color w:val="000000"/>
                <w:sz w:val="14"/>
                <w:szCs w:val="14"/>
                <w:lang w:val="en-HK"/>
              </w:rPr>
              <w:t xml:space="preserve">9.    </w:t>
            </w:r>
            <w:r w:rsidRPr="00543077">
              <w:rPr>
                <w:rFonts w:asciiTheme="majorHAnsi" w:hAnsiTheme="majorHAnsi" w:cstheme="majorHAnsi" w:hint="eastAsia"/>
                <w:color w:val="000000"/>
                <w:sz w:val="14"/>
                <w:szCs w:val="14"/>
                <w:lang w:val="en-HK"/>
              </w:rPr>
              <w:t>排名</w:t>
            </w:r>
            <w:r w:rsidRPr="00543077">
              <w:rPr>
                <w:rFonts w:asciiTheme="majorHAnsi" w:hAnsiTheme="majorHAnsi" w:cstheme="majorHAnsi" w:hint="eastAsia"/>
                <w:color w:val="000000"/>
                <w:sz w:val="14"/>
                <w:szCs w:val="14"/>
                <w:lang w:val="en-HK"/>
              </w:rPr>
              <w:t xml:space="preserve">      Display "1" / "2" for top 2 qualifiers based on </w:t>
            </w:r>
            <w:r w:rsidRPr="00543077">
              <w:rPr>
                <w:rFonts w:asciiTheme="majorHAnsi" w:hAnsiTheme="majorHAnsi" w:cstheme="majorHAnsi" w:hint="eastAsia"/>
                <w:color w:val="000000"/>
                <w:sz w:val="14"/>
                <w:szCs w:val="14"/>
                <w:lang w:val="en-HK"/>
              </w:rPr>
              <w:t>已批核全組首年佣金</w:t>
            </w:r>
            <w:r w:rsidRPr="00543077">
              <w:rPr>
                <w:rFonts w:asciiTheme="majorHAnsi" w:hAnsiTheme="majorHAnsi" w:cstheme="majorHAnsi" w:hint="eastAsia"/>
                <w:color w:val="000000"/>
                <w:sz w:val="14"/>
                <w:szCs w:val="14"/>
                <w:lang w:val="en-HK"/>
              </w:rPr>
              <w:t xml:space="preserve"> (FYC) </w:t>
            </w:r>
            <w:proofErr w:type="gramStart"/>
            <w:r w:rsidRPr="00543077">
              <w:rPr>
                <w:rFonts w:asciiTheme="majorHAnsi" w:hAnsiTheme="majorHAnsi" w:cstheme="majorHAnsi" w:hint="eastAsia"/>
                <w:color w:val="000000"/>
                <w:sz w:val="14"/>
                <w:szCs w:val="14"/>
                <w:lang w:val="en-HK"/>
              </w:rPr>
              <w:t xml:space="preserve">while  </w:t>
            </w:r>
            <w:r w:rsidRPr="00543077">
              <w:rPr>
                <w:rFonts w:asciiTheme="majorHAnsi" w:hAnsiTheme="majorHAnsi" w:cstheme="majorHAnsi" w:hint="eastAsia"/>
                <w:color w:val="000000"/>
                <w:sz w:val="14"/>
                <w:szCs w:val="14"/>
                <w:lang w:val="en-HK"/>
              </w:rPr>
              <w:t>下線業績續保率</w:t>
            </w:r>
            <w:proofErr w:type="gramEnd"/>
            <w:r w:rsidRPr="00543077">
              <w:rPr>
                <w:rFonts w:asciiTheme="majorHAnsi" w:hAnsiTheme="majorHAnsi" w:cstheme="majorHAnsi" w:hint="eastAsia"/>
                <w:color w:val="000000"/>
                <w:sz w:val="14"/>
                <w:szCs w:val="14"/>
                <w:lang w:val="en-HK"/>
              </w:rPr>
              <w:t xml:space="preserve"> % &gt;= 80</w:t>
            </w:r>
          </w:p>
          <w:p w14:paraId="780D84A7" w14:textId="77777777" w:rsidR="00543077" w:rsidRPr="00543077" w:rsidRDefault="00543077" w:rsidP="00543077">
            <w:pPr>
              <w:rPr>
                <w:rFonts w:asciiTheme="majorHAnsi" w:hAnsiTheme="majorHAnsi" w:cstheme="majorHAnsi"/>
                <w:color w:val="000000"/>
                <w:sz w:val="14"/>
                <w:szCs w:val="14"/>
                <w:lang w:val="en-HK"/>
              </w:rPr>
            </w:pPr>
            <w:r w:rsidRPr="00543077">
              <w:rPr>
                <w:rFonts w:asciiTheme="majorHAnsi" w:hAnsiTheme="majorHAnsi" w:cstheme="majorHAnsi" w:hint="eastAsia"/>
                <w:color w:val="000000"/>
                <w:sz w:val="14"/>
                <w:szCs w:val="14"/>
                <w:lang w:val="en-HK"/>
              </w:rPr>
              <w:t xml:space="preserve">10.   </w:t>
            </w:r>
            <w:r w:rsidRPr="00543077">
              <w:rPr>
                <w:rFonts w:asciiTheme="majorHAnsi" w:hAnsiTheme="majorHAnsi" w:cstheme="majorHAnsi" w:hint="eastAsia"/>
                <w:color w:val="000000"/>
                <w:sz w:val="14"/>
                <w:szCs w:val="14"/>
                <w:lang w:val="en-HK"/>
              </w:rPr>
              <w:t>下線業績續保率</w:t>
            </w:r>
            <w:r w:rsidRPr="00543077">
              <w:rPr>
                <w:rFonts w:asciiTheme="majorHAnsi" w:hAnsiTheme="majorHAnsi" w:cstheme="majorHAnsi" w:hint="eastAsia"/>
                <w:color w:val="000000"/>
                <w:sz w:val="14"/>
                <w:szCs w:val="14"/>
                <w:lang w:val="en-HK"/>
              </w:rPr>
              <w:t xml:space="preserve"> % (LIMRA 25)     WCM020</w:t>
            </w:r>
            <w:proofErr w:type="gramStart"/>
            <w:r w:rsidRPr="00543077">
              <w:rPr>
                <w:rFonts w:asciiTheme="majorHAnsi" w:hAnsiTheme="majorHAnsi" w:cstheme="majorHAnsi" w:hint="eastAsia"/>
                <w:color w:val="000000"/>
                <w:sz w:val="14"/>
                <w:szCs w:val="14"/>
                <w:lang w:val="en-HK"/>
              </w:rPr>
              <w:t>C :</w:t>
            </w:r>
            <w:proofErr w:type="gramEnd"/>
            <w:r w:rsidRPr="00543077">
              <w:rPr>
                <w:rFonts w:asciiTheme="majorHAnsi" w:hAnsiTheme="majorHAnsi" w:cstheme="majorHAnsi" w:hint="eastAsia"/>
                <w:color w:val="000000"/>
                <w:sz w:val="14"/>
                <w:szCs w:val="14"/>
                <w:lang w:val="en-HK"/>
              </w:rPr>
              <w:t xml:space="preserve"> [PERSIST_RATE_19MTH ] x 100 , where</w:t>
            </w:r>
          </w:p>
          <w:p w14:paraId="39A6FB78" w14:textId="77777777" w:rsidR="00543077" w:rsidRPr="00543077" w:rsidRDefault="00543077" w:rsidP="00543077">
            <w:pPr>
              <w:rPr>
                <w:rFonts w:asciiTheme="majorHAnsi" w:hAnsiTheme="majorHAnsi" w:cstheme="majorHAnsi"/>
                <w:color w:val="000000"/>
                <w:sz w:val="14"/>
                <w:szCs w:val="14"/>
                <w:lang w:val="en-HK"/>
              </w:rPr>
            </w:pPr>
            <w:r w:rsidRPr="00543077">
              <w:rPr>
                <w:rFonts w:asciiTheme="majorHAnsi" w:hAnsiTheme="majorHAnsi" w:cstheme="majorHAnsi"/>
                <w:color w:val="000000"/>
                <w:sz w:val="14"/>
                <w:szCs w:val="14"/>
                <w:lang w:val="en-HK"/>
              </w:rPr>
              <w:t xml:space="preserve">      [PRDN_</w:t>
            </w:r>
            <w:proofErr w:type="gramStart"/>
            <w:r w:rsidRPr="00543077">
              <w:rPr>
                <w:rFonts w:asciiTheme="majorHAnsi" w:hAnsiTheme="majorHAnsi" w:cstheme="majorHAnsi"/>
                <w:color w:val="000000"/>
                <w:sz w:val="14"/>
                <w:szCs w:val="14"/>
                <w:lang w:val="en-HK"/>
              </w:rPr>
              <w:t>MONTH]  use</w:t>
            </w:r>
            <w:proofErr w:type="gramEnd"/>
            <w:r w:rsidRPr="00543077">
              <w:rPr>
                <w:rFonts w:asciiTheme="majorHAnsi" w:hAnsiTheme="majorHAnsi" w:cstheme="majorHAnsi"/>
                <w:color w:val="000000"/>
                <w:sz w:val="14"/>
                <w:szCs w:val="14"/>
                <w:lang w:val="en-HK"/>
              </w:rPr>
              <w:t xml:space="preserve"> latest month only</w:t>
            </w:r>
          </w:p>
          <w:p w14:paraId="560A0DB9" w14:textId="77777777" w:rsidR="00543077" w:rsidRPr="00543077" w:rsidRDefault="00543077" w:rsidP="00543077">
            <w:pPr>
              <w:rPr>
                <w:rFonts w:asciiTheme="majorHAnsi" w:hAnsiTheme="majorHAnsi" w:cstheme="majorHAnsi"/>
                <w:color w:val="000000"/>
                <w:sz w:val="14"/>
                <w:szCs w:val="14"/>
                <w:lang w:val="en-HK"/>
              </w:rPr>
            </w:pPr>
            <w:r w:rsidRPr="00543077">
              <w:rPr>
                <w:rFonts w:asciiTheme="majorHAnsi" w:hAnsiTheme="majorHAnsi" w:cstheme="majorHAnsi"/>
                <w:color w:val="000000"/>
                <w:sz w:val="14"/>
                <w:szCs w:val="14"/>
                <w:lang w:val="en-HK"/>
              </w:rPr>
              <w:t xml:space="preserve">      [</w:t>
            </w:r>
            <w:proofErr w:type="gramStart"/>
            <w:r w:rsidRPr="00543077">
              <w:rPr>
                <w:rFonts w:asciiTheme="majorHAnsi" w:hAnsiTheme="majorHAnsi" w:cstheme="majorHAnsi"/>
                <w:color w:val="000000"/>
                <w:sz w:val="14"/>
                <w:szCs w:val="14"/>
                <w:lang w:val="en-HK"/>
              </w:rPr>
              <w:t>PRODUCTION]  use</w:t>
            </w:r>
            <w:proofErr w:type="gramEnd"/>
            <w:r w:rsidRPr="00543077">
              <w:rPr>
                <w:rFonts w:asciiTheme="majorHAnsi" w:hAnsiTheme="majorHAnsi" w:cstheme="majorHAnsi"/>
                <w:color w:val="000000"/>
                <w:sz w:val="14"/>
                <w:szCs w:val="14"/>
                <w:lang w:val="en-HK"/>
              </w:rPr>
              <w:t xml:space="preserve"> "AFYC" only</w:t>
            </w:r>
          </w:p>
          <w:p w14:paraId="44271FEF" w14:textId="5ABD57F5" w:rsidR="00543077" w:rsidRPr="00AC74A6" w:rsidRDefault="00543077" w:rsidP="00543077">
            <w:pPr>
              <w:rPr>
                <w:rFonts w:asciiTheme="majorHAnsi" w:hAnsiTheme="majorHAnsi" w:cstheme="majorHAnsi"/>
                <w:color w:val="000000"/>
                <w:sz w:val="14"/>
                <w:szCs w:val="14"/>
                <w:lang w:val="en-HK"/>
              </w:rPr>
            </w:pPr>
            <w:r w:rsidRPr="00543077">
              <w:rPr>
                <w:rFonts w:asciiTheme="majorHAnsi" w:hAnsiTheme="majorHAnsi" w:cstheme="majorHAnsi"/>
                <w:color w:val="000000"/>
                <w:sz w:val="14"/>
                <w:szCs w:val="14"/>
                <w:lang w:val="en-HK"/>
              </w:rPr>
              <w:t xml:space="preserve">      [PRODUCTION_CATEGORY] use "Downline" only</w:t>
            </w:r>
          </w:p>
        </w:tc>
      </w:tr>
      <w:tr w:rsidR="00083F32" w:rsidRPr="00076D6A" w14:paraId="3B5D7EAD"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3834E0C1"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A1.2</w:t>
            </w:r>
          </w:p>
        </w:tc>
        <w:tc>
          <w:tcPr>
            <w:tcW w:w="3150" w:type="dxa"/>
            <w:tcBorders>
              <w:top w:val="nil"/>
              <w:left w:val="nil"/>
              <w:bottom w:val="single" w:sz="4" w:space="0" w:color="auto"/>
              <w:right w:val="single" w:sz="4" w:space="0" w:color="auto"/>
            </w:tcBorders>
            <w:shd w:val="clear" w:color="auto" w:fill="auto"/>
            <w:vAlign w:val="center"/>
            <w:hideMark/>
          </w:tcPr>
          <w:p w14:paraId="5F9F134B"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Executive / Senior Regional Director of the Year</w:t>
            </w:r>
          </w:p>
        </w:tc>
        <w:tc>
          <w:tcPr>
            <w:tcW w:w="4680" w:type="dxa"/>
            <w:tcBorders>
              <w:top w:val="nil"/>
              <w:left w:val="nil"/>
              <w:bottom w:val="single" w:sz="4" w:space="0" w:color="auto"/>
              <w:right w:val="single" w:sz="4" w:space="0" w:color="auto"/>
            </w:tcBorders>
            <w:shd w:val="clear" w:color="auto" w:fill="auto"/>
            <w:vAlign w:val="center"/>
            <w:hideMark/>
          </w:tcPr>
          <w:p w14:paraId="34D82F47" w14:textId="126CCF7D" w:rsidR="00083F32" w:rsidRDefault="00083F32" w:rsidP="00182A0B">
            <w:pPr>
              <w:rPr>
                <w:rFonts w:asciiTheme="majorHAnsi" w:hAnsiTheme="majorHAnsi" w:cstheme="majorHAnsi"/>
                <w:color w:val="000000"/>
                <w:sz w:val="14"/>
                <w:szCs w:val="14"/>
                <w:lang w:val="en-HK"/>
              </w:rPr>
            </w:pPr>
            <w:r w:rsidRPr="00AC74A6">
              <w:rPr>
                <w:rFonts w:asciiTheme="majorHAnsi" w:hAnsiTheme="majorHAnsi" w:cstheme="majorHAnsi"/>
                <w:color w:val="000000"/>
                <w:sz w:val="14"/>
                <w:szCs w:val="14"/>
                <w:lang w:val="en-HK"/>
              </w:rPr>
              <w:t>行政及高級區域總監</w:t>
            </w:r>
            <w:r w:rsidRPr="00AC74A6">
              <w:rPr>
                <w:rFonts w:asciiTheme="majorHAnsi" w:hAnsiTheme="majorHAnsi" w:cstheme="majorHAnsi"/>
                <w:color w:val="000000"/>
                <w:sz w:val="14"/>
                <w:szCs w:val="14"/>
                <w:lang w:val="en-HK"/>
              </w:rPr>
              <w:t xml:space="preserve"> - </w:t>
            </w:r>
            <w:r w:rsidRPr="00AC74A6">
              <w:rPr>
                <w:rFonts w:asciiTheme="majorHAnsi" w:hAnsiTheme="majorHAnsi" w:cstheme="majorHAnsi"/>
                <w:color w:val="000000"/>
                <w:sz w:val="14"/>
                <w:szCs w:val="14"/>
                <w:lang w:val="en-HK"/>
              </w:rPr>
              <w:t>直屬區域最高首年佣金</w:t>
            </w:r>
          </w:p>
          <w:p w14:paraId="7360A81A" w14:textId="77777777" w:rsidR="009B1C39" w:rsidRDefault="009B1C39" w:rsidP="00182A0B">
            <w:pPr>
              <w:rPr>
                <w:rFonts w:asciiTheme="majorHAnsi" w:hAnsiTheme="majorHAnsi" w:cstheme="majorHAnsi"/>
                <w:color w:val="000000"/>
                <w:sz w:val="14"/>
                <w:szCs w:val="14"/>
                <w:lang w:val="en-HK"/>
              </w:rPr>
            </w:pPr>
          </w:p>
          <w:p w14:paraId="3E35D87E" w14:textId="6C982D2E" w:rsidR="009B1C39" w:rsidRPr="009B1C39" w:rsidRDefault="009B1C39" w:rsidP="009B1C39">
            <w:pPr>
              <w:rPr>
                <w:rFonts w:asciiTheme="majorHAnsi" w:hAnsiTheme="majorHAnsi" w:cstheme="majorHAnsi"/>
                <w:color w:val="000000"/>
                <w:sz w:val="14"/>
                <w:szCs w:val="14"/>
                <w:lang w:val="en-HK"/>
              </w:rPr>
            </w:pPr>
            <w:r>
              <w:rPr>
                <w:rFonts w:asciiTheme="majorHAnsi" w:hAnsiTheme="majorHAnsi" w:cstheme="majorHAnsi"/>
                <w:color w:val="000000"/>
                <w:sz w:val="14"/>
                <w:szCs w:val="14"/>
                <w:lang w:val="en-HK"/>
              </w:rPr>
              <w:t>Report fields:</w:t>
            </w:r>
          </w:p>
          <w:p w14:paraId="32BF2886" w14:textId="77777777" w:rsidR="009B1C39" w:rsidRPr="009B1C39" w:rsidRDefault="009B1C39" w:rsidP="009B1C39">
            <w:pPr>
              <w:rPr>
                <w:rFonts w:asciiTheme="majorHAnsi" w:hAnsiTheme="majorHAnsi" w:cstheme="majorHAnsi"/>
                <w:color w:val="000000"/>
                <w:sz w:val="14"/>
                <w:szCs w:val="14"/>
                <w:lang w:val="en-HK"/>
              </w:rPr>
            </w:pPr>
            <w:r w:rsidRPr="009B1C39">
              <w:rPr>
                <w:rFonts w:asciiTheme="majorHAnsi" w:hAnsiTheme="majorHAnsi" w:cstheme="majorHAnsi" w:hint="eastAsia"/>
                <w:color w:val="000000"/>
                <w:sz w:val="14"/>
                <w:szCs w:val="14"/>
                <w:lang w:val="en-HK"/>
              </w:rPr>
              <w:t xml:space="preserve">1.  </w:t>
            </w:r>
            <w:r w:rsidRPr="009B1C39">
              <w:rPr>
                <w:rFonts w:asciiTheme="majorHAnsi" w:hAnsiTheme="majorHAnsi" w:cstheme="majorHAnsi" w:hint="eastAsia"/>
                <w:color w:val="000000"/>
                <w:sz w:val="14"/>
                <w:szCs w:val="14"/>
                <w:lang w:val="en-HK"/>
              </w:rPr>
              <w:t>區域</w:t>
            </w:r>
            <w:r w:rsidRPr="009B1C39">
              <w:rPr>
                <w:rFonts w:asciiTheme="majorHAnsi" w:hAnsiTheme="majorHAnsi" w:cstheme="majorHAnsi" w:hint="eastAsia"/>
                <w:color w:val="000000"/>
                <w:sz w:val="14"/>
                <w:szCs w:val="14"/>
                <w:lang w:val="en-HK"/>
              </w:rPr>
              <w:t xml:space="preserve">        WCM011</w:t>
            </w:r>
            <w:proofErr w:type="gramStart"/>
            <w:r w:rsidRPr="009B1C39">
              <w:rPr>
                <w:rFonts w:asciiTheme="majorHAnsi" w:hAnsiTheme="majorHAnsi" w:cstheme="majorHAnsi" w:hint="eastAsia"/>
                <w:color w:val="000000"/>
                <w:sz w:val="14"/>
                <w:szCs w:val="14"/>
                <w:lang w:val="en-HK"/>
              </w:rPr>
              <w:t>B :</w:t>
            </w:r>
            <w:proofErr w:type="gramEnd"/>
            <w:r w:rsidRPr="009B1C39">
              <w:rPr>
                <w:rFonts w:asciiTheme="majorHAnsi" w:hAnsiTheme="majorHAnsi" w:cstheme="majorHAnsi" w:hint="eastAsia"/>
                <w:color w:val="000000"/>
                <w:sz w:val="14"/>
                <w:szCs w:val="14"/>
                <w:lang w:val="en-HK"/>
              </w:rPr>
              <w:t xml:space="preserve"> [ </w:t>
            </w:r>
            <w:proofErr w:type="spellStart"/>
            <w:r w:rsidRPr="009B1C39">
              <w:rPr>
                <w:rFonts w:asciiTheme="majorHAnsi" w:hAnsiTheme="majorHAnsi" w:cstheme="majorHAnsi" w:hint="eastAsia"/>
                <w:color w:val="000000"/>
                <w:sz w:val="14"/>
                <w:szCs w:val="14"/>
                <w:lang w:val="en-HK"/>
              </w:rPr>
              <w:t>Region_Name</w:t>
            </w:r>
            <w:proofErr w:type="spellEnd"/>
            <w:r w:rsidRPr="009B1C39">
              <w:rPr>
                <w:rFonts w:asciiTheme="majorHAnsi" w:hAnsiTheme="majorHAnsi" w:cstheme="majorHAnsi" w:hint="eastAsia"/>
                <w:color w:val="000000"/>
                <w:sz w:val="14"/>
                <w:szCs w:val="14"/>
                <w:lang w:val="en-HK"/>
              </w:rPr>
              <w:t xml:space="preserve"> ]</w:t>
            </w:r>
          </w:p>
          <w:p w14:paraId="6A8272D8" w14:textId="77777777" w:rsidR="009B1C39" w:rsidRPr="009B1C39" w:rsidRDefault="009B1C39" w:rsidP="009B1C39">
            <w:pPr>
              <w:rPr>
                <w:rFonts w:asciiTheme="majorHAnsi" w:hAnsiTheme="majorHAnsi" w:cstheme="majorHAnsi"/>
                <w:color w:val="000000"/>
                <w:sz w:val="14"/>
                <w:szCs w:val="14"/>
                <w:lang w:val="en-HK"/>
              </w:rPr>
            </w:pPr>
            <w:r w:rsidRPr="009B1C39">
              <w:rPr>
                <w:rFonts w:asciiTheme="majorHAnsi" w:hAnsiTheme="majorHAnsi" w:cstheme="majorHAnsi" w:hint="eastAsia"/>
                <w:color w:val="000000"/>
                <w:sz w:val="14"/>
                <w:szCs w:val="14"/>
                <w:lang w:val="en-HK"/>
              </w:rPr>
              <w:t xml:space="preserve">2.  </w:t>
            </w:r>
            <w:r w:rsidRPr="009B1C39">
              <w:rPr>
                <w:rFonts w:asciiTheme="majorHAnsi" w:hAnsiTheme="majorHAnsi" w:cstheme="majorHAnsi" w:hint="eastAsia"/>
                <w:color w:val="000000"/>
                <w:sz w:val="14"/>
                <w:szCs w:val="14"/>
                <w:lang w:val="en-HK"/>
              </w:rPr>
              <w:t>分區</w:t>
            </w:r>
            <w:r w:rsidRPr="009B1C39">
              <w:rPr>
                <w:rFonts w:asciiTheme="majorHAnsi" w:hAnsiTheme="majorHAnsi" w:cstheme="majorHAnsi" w:hint="eastAsia"/>
                <w:color w:val="000000"/>
                <w:sz w:val="14"/>
                <w:szCs w:val="14"/>
                <w:lang w:val="en-HK"/>
              </w:rPr>
              <w:t xml:space="preserve">         WCM011</w:t>
            </w:r>
            <w:proofErr w:type="gramStart"/>
            <w:r w:rsidRPr="009B1C39">
              <w:rPr>
                <w:rFonts w:asciiTheme="majorHAnsi" w:hAnsiTheme="majorHAnsi" w:cstheme="majorHAnsi" w:hint="eastAsia"/>
                <w:color w:val="000000"/>
                <w:sz w:val="14"/>
                <w:szCs w:val="14"/>
                <w:lang w:val="en-HK"/>
              </w:rPr>
              <w:t>B :</w:t>
            </w:r>
            <w:proofErr w:type="gramEnd"/>
            <w:r w:rsidRPr="009B1C39">
              <w:rPr>
                <w:rFonts w:asciiTheme="majorHAnsi" w:hAnsiTheme="majorHAnsi" w:cstheme="majorHAnsi" w:hint="eastAsia"/>
                <w:color w:val="000000"/>
                <w:sz w:val="14"/>
                <w:szCs w:val="14"/>
                <w:lang w:val="en-HK"/>
              </w:rPr>
              <w:t xml:space="preserve"> [ </w:t>
            </w:r>
            <w:proofErr w:type="spellStart"/>
            <w:r w:rsidRPr="009B1C39">
              <w:rPr>
                <w:rFonts w:asciiTheme="majorHAnsi" w:hAnsiTheme="majorHAnsi" w:cstheme="majorHAnsi" w:hint="eastAsia"/>
                <w:color w:val="000000"/>
                <w:sz w:val="14"/>
                <w:szCs w:val="14"/>
                <w:lang w:val="en-HK"/>
              </w:rPr>
              <w:t>District_Code</w:t>
            </w:r>
            <w:proofErr w:type="spellEnd"/>
            <w:r w:rsidRPr="009B1C39">
              <w:rPr>
                <w:rFonts w:asciiTheme="majorHAnsi" w:hAnsiTheme="majorHAnsi" w:cstheme="majorHAnsi" w:hint="eastAsia"/>
                <w:color w:val="000000"/>
                <w:sz w:val="14"/>
                <w:szCs w:val="14"/>
                <w:lang w:val="en-HK"/>
              </w:rPr>
              <w:t xml:space="preserve"> ]</w:t>
            </w:r>
          </w:p>
          <w:p w14:paraId="297CC454" w14:textId="77777777" w:rsidR="009B1C39" w:rsidRPr="009B1C39" w:rsidRDefault="009B1C39" w:rsidP="009B1C39">
            <w:pPr>
              <w:rPr>
                <w:rFonts w:asciiTheme="majorHAnsi" w:hAnsiTheme="majorHAnsi" w:cstheme="majorHAnsi"/>
                <w:color w:val="000000"/>
                <w:sz w:val="14"/>
                <w:szCs w:val="14"/>
                <w:lang w:val="en-HK"/>
              </w:rPr>
            </w:pPr>
            <w:r w:rsidRPr="009B1C39">
              <w:rPr>
                <w:rFonts w:asciiTheme="majorHAnsi" w:hAnsiTheme="majorHAnsi" w:cstheme="majorHAnsi" w:hint="eastAsia"/>
                <w:color w:val="000000"/>
                <w:sz w:val="14"/>
                <w:szCs w:val="14"/>
                <w:lang w:val="en-HK"/>
              </w:rPr>
              <w:t xml:space="preserve">3.  </w:t>
            </w:r>
            <w:r w:rsidRPr="009B1C39">
              <w:rPr>
                <w:rFonts w:asciiTheme="majorHAnsi" w:hAnsiTheme="majorHAnsi" w:cstheme="majorHAnsi" w:hint="eastAsia"/>
                <w:color w:val="000000"/>
                <w:sz w:val="14"/>
                <w:szCs w:val="14"/>
                <w:lang w:val="en-HK"/>
              </w:rPr>
              <w:t>營業組別</w:t>
            </w:r>
            <w:r w:rsidRPr="009B1C39">
              <w:rPr>
                <w:rFonts w:asciiTheme="majorHAnsi" w:hAnsiTheme="majorHAnsi" w:cstheme="majorHAnsi" w:hint="eastAsia"/>
                <w:color w:val="000000"/>
                <w:sz w:val="14"/>
                <w:szCs w:val="14"/>
                <w:lang w:val="en-HK"/>
              </w:rPr>
              <w:t xml:space="preserve">    WCM011</w:t>
            </w:r>
            <w:proofErr w:type="gramStart"/>
            <w:r w:rsidRPr="009B1C39">
              <w:rPr>
                <w:rFonts w:asciiTheme="majorHAnsi" w:hAnsiTheme="majorHAnsi" w:cstheme="majorHAnsi" w:hint="eastAsia"/>
                <w:color w:val="000000"/>
                <w:sz w:val="14"/>
                <w:szCs w:val="14"/>
                <w:lang w:val="en-HK"/>
              </w:rPr>
              <w:t>B :</w:t>
            </w:r>
            <w:proofErr w:type="gramEnd"/>
            <w:r w:rsidRPr="009B1C39">
              <w:rPr>
                <w:rFonts w:asciiTheme="majorHAnsi" w:hAnsiTheme="majorHAnsi" w:cstheme="majorHAnsi" w:hint="eastAsia"/>
                <w:color w:val="000000"/>
                <w:sz w:val="14"/>
                <w:szCs w:val="14"/>
                <w:lang w:val="en-HK"/>
              </w:rPr>
              <w:t xml:space="preserve"> [ </w:t>
            </w:r>
            <w:proofErr w:type="spellStart"/>
            <w:r w:rsidRPr="009B1C39">
              <w:rPr>
                <w:rFonts w:asciiTheme="majorHAnsi" w:hAnsiTheme="majorHAnsi" w:cstheme="majorHAnsi" w:hint="eastAsia"/>
                <w:color w:val="000000"/>
                <w:sz w:val="14"/>
                <w:szCs w:val="14"/>
                <w:lang w:val="en-HK"/>
              </w:rPr>
              <w:t>Unit_Code</w:t>
            </w:r>
            <w:proofErr w:type="spellEnd"/>
            <w:r w:rsidRPr="009B1C39">
              <w:rPr>
                <w:rFonts w:asciiTheme="majorHAnsi" w:hAnsiTheme="majorHAnsi" w:cstheme="majorHAnsi" w:hint="eastAsia"/>
                <w:color w:val="000000"/>
                <w:sz w:val="14"/>
                <w:szCs w:val="14"/>
                <w:lang w:val="en-HK"/>
              </w:rPr>
              <w:t xml:space="preserve"> ]</w:t>
            </w:r>
          </w:p>
          <w:p w14:paraId="328487A9" w14:textId="77777777" w:rsidR="009B1C39" w:rsidRPr="009B1C39" w:rsidRDefault="009B1C39" w:rsidP="009B1C39">
            <w:pPr>
              <w:rPr>
                <w:rFonts w:asciiTheme="majorHAnsi" w:hAnsiTheme="majorHAnsi" w:cstheme="majorHAnsi"/>
                <w:color w:val="000000"/>
                <w:sz w:val="14"/>
                <w:szCs w:val="14"/>
                <w:lang w:val="en-HK"/>
              </w:rPr>
            </w:pPr>
            <w:r w:rsidRPr="009B1C39">
              <w:rPr>
                <w:rFonts w:asciiTheme="majorHAnsi" w:hAnsiTheme="majorHAnsi" w:cstheme="majorHAnsi" w:hint="eastAsia"/>
                <w:color w:val="000000"/>
                <w:sz w:val="14"/>
                <w:szCs w:val="14"/>
                <w:lang w:val="en-HK"/>
              </w:rPr>
              <w:t xml:space="preserve">4.  </w:t>
            </w:r>
            <w:r w:rsidRPr="009B1C39">
              <w:rPr>
                <w:rFonts w:asciiTheme="majorHAnsi" w:hAnsiTheme="majorHAnsi" w:cstheme="majorHAnsi" w:hint="eastAsia"/>
                <w:color w:val="000000"/>
                <w:sz w:val="14"/>
                <w:szCs w:val="14"/>
                <w:lang w:val="en-HK"/>
              </w:rPr>
              <w:t>代理人編號</w:t>
            </w:r>
            <w:r w:rsidRPr="009B1C39">
              <w:rPr>
                <w:rFonts w:asciiTheme="majorHAnsi" w:hAnsiTheme="majorHAnsi" w:cstheme="majorHAnsi" w:hint="eastAsia"/>
                <w:color w:val="000000"/>
                <w:sz w:val="14"/>
                <w:szCs w:val="14"/>
                <w:lang w:val="en-HK"/>
              </w:rPr>
              <w:t xml:space="preserve">    WCM011B</w:t>
            </w:r>
            <w:proofErr w:type="gramStart"/>
            <w:r w:rsidRPr="009B1C39">
              <w:rPr>
                <w:rFonts w:asciiTheme="majorHAnsi" w:hAnsiTheme="majorHAnsi" w:cstheme="majorHAnsi" w:hint="eastAsia"/>
                <w:color w:val="000000"/>
                <w:sz w:val="14"/>
                <w:szCs w:val="14"/>
                <w:lang w:val="en-HK"/>
              </w:rPr>
              <w:t>:  [</w:t>
            </w:r>
            <w:proofErr w:type="gramEnd"/>
            <w:r w:rsidRPr="009B1C39">
              <w:rPr>
                <w:rFonts w:asciiTheme="majorHAnsi" w:hAnsiTheme="majorHAnsi" w:cstheme="majorHAnsi" w:hint="eastAsia"/>
                <w:color w:val="000000"/>
                <w:sz w:val="14"/>
                <w:szCs w:val="14"/>
                <w:lang w:val="en-HK"/>
              </w:rPr>
              <w:t xml:space="preserve"> </w:t>
            </w:r>
            <w:proofErr w:type="spellStart"/>
            <w:r w:rsidRPr="009B1C39">
              <w:rPr>
                <w:rFonts w:asciiTheme="majorHAnsi" w:hAnsiTheme="majorHAnsi" w:cstheme="majorHAnsi" w:hint="eastAsia"/>
                <w:color w:val="000000"/>
                <w:sz w:val="14"/>
                <w:szCs w:val="14"/>
                <w:lang w:val="en-HK"/>
              </w:rPr>
              <w:t>Producer_Code</w:t>
            </w:r>
            <w:proofErr w:type="spellEnd"/>
            <w:r w:rsidRPr="009B1C39">
              <w:rPr>
                <w:rFonts w:asciiTheme="majorHAnsi" w:hAnsiTheme="majorHAnsi" w:cstheme="majorHAnsi" w:hint="eastAsia"/>
                <w:color w:val="000000"/>
                <w:sz w:val="14"/>
                <w:szCs w:val="14"/>
                <w:lang w:val="en-HK"/>
              </w:rPr>
              <w:t xml:space="preserve"> ]</w:t>
            </w:r>
          </w:p>
          <w:p w14:paraId="21551A44" w14:textId="77777777" w:rsidR="009B1C39" w:rsidRPr="009B1C39" w:rsidRDefault="009B1C39" w:rsidP="009B1C39">
            <w:pPr>
              <w:rPr>
                <w:rFonts w:asciiTheme="majorHAnsi" w:hAnsiTheme="majorHAnsi" w:cstheme="majorHAnsi"/>
                <w:color w:val="000000"/>
                <w:sz w:val="14"/>
                <w:szCs w:val="14"/>
                <w:lang w:val="en-HK"/>
              </w:rPr>
            </w:pPr>
            <w:r w:rsidRPr="009B1C39">
              <w:rPr>
                <w:rFonts w:asciiTheme="majorHAnsi" w:hAnsiTheme="majorHAnsi" w:cstheme="majorHAnsi" w:hint="eastAsia"/>
                <w:color w:val="000000"/>
                <w:sz w:val="14"/>
                <w:szCs w:val="14"/>
                <w:lang w:val="en-HK"/>
              </w:rPr>
              <w:t xml:space="preserve">5.  </w:t>
            </w:r>
            <w:r w:rsidRPr="009B1C39">
              <w:rPr>
                <w:rFonts w:asciiTheme="majorHAnsi" w:hAnsiTheme="majorHAnsi" w:cstheme="majorHAnsi" w:hint="eastAsia"/>
                <w:color w:val="000000"/>
                <w:sz w:val="14"/>
                <w:szCs w:val="14"/>
                <w:lang w:val="en-HK"/>
              </w:rPr>
              <w:t>姓名</w:t>
            </w:r>
            <w:r w:rsidRPr="009B1C39">
              <w:rPr>
                <w:rFonts w:asciiTheme="majorHAnsi" w:hAnsiTheme="majorHAnsi" w:cstheme="majorHAnsi" w:hint="eastAsia"/>
                <w:color w:val="000000"/>
                <w:sz w:val="14"/>
                <w:szCs w:val="14"/>
                <w:lang w:val="en-HK"/>
              </w:rPr>
              <w:t xml:space="preserve">       MI129_</w:t>
            </w:r>
            <w:proofErr w:type="gramStart"/>
            <w:r w:rsidRPr="009B1C39">
              <w:rPr>
                <w:rFonts w:asciiTheme="majorHAnsi" w:hAnsiTheme="majorHAnsi" w:cstheme="majorHAnsi" w:hint="eastAsia"/>
                <w:color w:val="000000"/>
                <w:sz w:val="14"/>
                <w:szCs w:val="14"/>
                <w:lang w:val="en-HK"/>
              </w:rPr>
              <w:t>data :</w:t>
            </w:r>
            <w:proofErr w:type="gramEnd"/>
            <w:r w:rsidRPr="009B1C39">
              <w:rPr>
                <w:rFonts w:asciiTheme="majorHAnsi" w:hAnsiTheme="majorHAnsi" w:cstheme="majorHAnsi" w:hint="eastAsia"/>
                <w:color w:val="000000"/>
                <w:sz w:val="14"/>
                <w:szCs w:val="14"/>
                <w:lang w:val="en-HK"/>
              </w:rPr>
              <w:t xml:space="preserve">  [ Agent Name ]   for non-dummy agent</w:t>
            </w:r>
          </w:p>
          <w:p w14:paraId="58DD5B33" w14:textId="77777777" w:rsidR="009B1C39" w:rsidRPr="009B1C39" w:rsidRDefault="009B1C39" w:rsidP="009B1C39">
            <w:pPr>
              <w:rPr>
                <w:rFonts w:asciiTheme="majorHAnsi" w:hAnsiTheme="majorHAnsi" w:cstheme="majorHAnsi"/>
                <w:color w:val="000000"/>
                <w:sz w:val="14"/>
                <w:szCs w:val="14"/>
                <w:lang w:val="en-HK"/>
              </w:rPr>
            </w:pPr>
            <w:r w:rsidRPr="009B1C39">
              <w:rPr>
                <w:rFonts w:asciiTheme="majorHAnsi" w:hAnsiTheme="majorHAnsi" w:cstheme="majorHAnsi"/>
                <w:color w:val="000000"/>
                <w:sz w:val="14"/>
                <w:szCs w:val="14"/>
                <w:lang w:val="en-HK"/>
              </w:rPr>
              <w:t xml:space="preserve">                    WCM011</w:t>
            </w:r>
            <w:proofErr w:type="gramStart"/>
            <w:r w:rsidRPr="009B1C39">
              <w:rPr>
                <w:rFonts w:asciiTheme="majorHAnsi" w:hAnsiTheme="majorHAnsi" w:cstheme="majorHAnsi"/>
                <w:color w:val="000000"/>
                <w:sz w:val="14"/>
                <w:szCs w:val="14"/>
                <w:lang w:val="en-HK"/>
              </w:rPr>
              <w:t>B :</w:t>
            </w:r>
            <w:proofErr w:type="gramEnd"/>
            <w:r w:rsidRPr="009B1C39">
              <w:rPr>
                <w:rFonts w:asciiTheme="majorHAnsi" w:hAnsiTheme="majorHAnsi" w:cstheme="majorHAnsi"/>
                <w:color w:val="000000"/>
                <w:sz w:val="14"/>
                <w:szCs w:val="14"/>
                <w:lang w:val="en-HK"/>
              </w:rPr>
              <w:t xml:space="preserve"> [ </w:t>
            </w:r>
            <w:proofErr w:type="spellStart"/>
            <w:r w:rsidRPr="009B1C39">
              <w:rPr>
                <w:rFonts w:asciiTheme="majorHAnsi" w:hAnsiTheme="majorHAnsi" w:cstheme="majorHAnsi"/>
                <w:color w:val="000000"/>
                <w:sz w:val="14"/>
                <w:szCs w:val="14"/>
                <w:lang w:val="en-HK"/>
              </w:rPr>
              <w:t>Region_Name</w:t>
            </w:r>
            <w:proofErr w:type="spellEnd"/>
            <w:r w:rsidRPr="009B1C39">
              <w:rPr>
                <w:rFonts w:asciiTheme="majorHAnsi" w:hAnsiTheme="majorHAnsi" w:cstheme="majorHAnsi"/>
                <w:color w:val="000000"/>
                <w:sz w:val="14"/>
                <w:szCs w:val="14"/>
                <w:lang w:val="en-HK"/>
              </w:rPr>
              <w:t xml:space="preserve"> ] for dummy agent</w:t>
            </w:r>
          </w:p>
          <w:p w14:paraId="3F008BB8" w14:textId="77777777" w:rsidR="009B1C39" w:rsidRPr="009B1C39" w:rsidRDefault="009B1C39" w:rsidP="009B1C39">
            <w:pPr>
              <w:rPr>
                <w:rFonts w:asciiTheme="majorHAnsi" w:hAnsiTheme="majorHAnsi" w:cstheme="majorHAnsi"/>
                <w:color w:val="000000"/>
                <w:sz w:val="14"/>
                <w:szCs w:val="14"/>
                <w:lang w:val="en-HK"/>
              </w:rPr>
            </w:pPr>
          </w:p>
          <w:p w14:paraId="12FCE3AB" w14:textId="77777777" w:rsidR="009B1C39" w:rsidRPr="009B1C39" w:rsidRDefault="009B1C39" w:rsidP="009B1C39">
            <w:pPr>
              <w:rPr>
                <w:rFonts w:asciiTheme="majorHAnsi" w:hAnsiTheme="majorHAnsi" w:cstheme="majorHAnsi"/>
                <w:color w:val="000000"/>
                <w:sz w:val="14"/>
                <w:szCs w:val="14"/>
                <w:lang w:val="en-HK"/>
              </w:rPr>
            </w:pPr>
            <w:r w:rsidRPr="009B1C39">
              <w:rPr>
                <w:rFonts w:asciiTheme="majorHAnsi" w:hAnsiTheme="majorHAnsi" w:cstheme="majorHAnsi" w:hint="eastAsia"/>
                <w:color w:val="000000"/>
                <w:sz w:val="14"/>
                <w:szCs w:val="14"/>
                <w:lang w:val="en-HK"/>
              </w:rPr>
              <w:lastRenderedPageBreak/>
              <w:t xml:space="preserve">6.   </w:t>
            </w:r>
            <w:r w:rsidRPr="009B1C39">
              <w:rPr>
                <w:rFonts w:asciiTheme="majorHAnsi" w:hAnsiTheme="majorHAnsi" w:cstheme="majorHAnsi" w:hint="eastAsia"/>
                <w:color w:val="000000"/>
                <w:sz w:val="14"/>
                <w:szCs w:val="14"/>
                <w:lang w:val="en-HK"/>
              </w:rPr>
              <w:t>職級</w:t>
            </w:r>
            <w:r w:rsidRPr="009B1C39">
              <w:rPr>
                <w:rFonts w:asciiTheme="majorHAnsi" w:hAnsiTheme="majorHAnsi" w:cstheme="majorHAnsi" w:hint="eastAsia"/>
                <w:color w:val="000000"/>
                <w:sz w:val="14"/>
                <w:szCs w:val="14"/>
                <w:lang w:val="en-HK"/>
              </w:rPr>
              <w:t xml:space="preserve">       WCM011</w:t>
            </w:r>
            <w:proofErr w:type="gramStart"/>
            <w:r w:rsidRPr="009B1C39">
              <w:rPr>
                <w:rFonts w:asciiTheme="majorHAnsi" w:hAnsiTheme="majorHAnsi" w:cstheme="majorHAnsi" w:hint="eastAsia"/>
                <w:color w:val="000000"/>
                <w:sz w:val="14"/>
                <w:szCs w:val="14"/>
                <w:lang w:val="en-HK"/>
              </w:rPr>
              <w:t>B :</w:t>
            </w:r>
            <w:proofErr w:type="gramEnd"/>
            <w:r w:rsidRPr="009B1C39">
              <w:rPr>
                <w:rFonts w:asciiTheme="majorHAnsi" w:hAnsiTheme="majorHAnsi" w:cstheme="majorHAnsi" w:hint="eastAsia"/>
                <w:color w:val="000000"/>
                <w:sz w:val="14"/>
                <w:szCs w:val="14"/>
                <w:lang w:val="en-HK"/>
              </w:rPr>
              <w:t xml:space="preserve"> [</w:t>
            </w:r>
            <w:proofErr w:type="spellStart"/>
            <w:r w:rsidRPr="009B1C39">
              <w:rPr>
                <w:rFonts w:asciiTheme="majorHAnsi" w:hAnsiTheme="majorHAnsi" w:cstheme="majorHAnsi" w:hint="eastAsia"/>
                <w:color w:val="000000"/>
                <w:sz w:val="14"/>
                <w:szCs w:val="14"/>
                <w:lang w:val="en-HK"/>
              </w:rPr>
              <w:t>Producer_Title</w:t>
            </w:r>
            <w:proofErr w:type="spellEnd"/>
            <w:r w:rsidRPr="009B1C39">
              <w:rPr>
                <w:rFonts w:asciiTheme="majorHAnsi" w:hAnsiTheme="majorHAnsi" w:cstheme="majorHAnsi" w:hint="eastAsia"/>
                <w:color w:val="000000"/>
                <w:sz w:val="14"/>
                <w:szCs w:val="14"/>
                <w:lang w:val="en-HK"/>
              </w:rPr>
              <w:t>]      (show"-" for dummy agent)</w:t>
            </w:r>
          </w:p>
          <w:p w14:paraId="0AB6D816" w14:textId="77777777" w:rsidR="009B1C39" w:rsidRPr="009B1C39" w:rsidRDefault="009B1C39" w:rsidP="009B1C39">
            <w:pPr>
              <w:rPr>
                <w:rFonts w:asciiTheme="majorHAnsi" w:hAnsiTheme="majorHAnsi" w:cstheme="majorHAnsi"/>
                <w:color w:val="000000"/>
                <w:sz w:val="14"/>
                <w:szCs w:val="14"/>
                <w:lang w:val="en-HK"/>
              </w:rPr>
            </w:pPr>
            <w:r w:rsidRPr="009B1C39">
              <w:rPr>
                <w:rFonts w:asciiTheme="majorHAnsi" w:hAnsiTheme="majorHAnsi" w:cstheme="majorHAnsi" w:hint="eastAsia"/>
                <w:color w:val="000000"/>
                <w:sz w:val="14"/>
                <w:szCs w:val="14"/>
                <w:lang w:val="en-HK"/>
              </w:rPr>
              <w:t xml:space="preserve">7.   </w:t>
            </w:r>
            <w:r w:rsidRPr="009B1C39">
              <w:rPr>
                <w:rFonts w:asciiTheme="majorHAnsi" w:hAnsiTheme="majorHAnsi" w:cstheme="majorHAnsi" w:hint="eastAsia"/>
                <w:color w:val="000000"/>
                <w:sz w:val="14"/>
                <w:szCs w:val="14"/>
                <w:lang w:val="en-HK"/>
              </w:rPr>
              <w:t>已批核直屬區域首年佣金</w:t>
            </w:r>
            <w:r w:rsidRPr="009B1C39">
              <w:rPr>
                <w:rFonts w:asciiTheme="majorHAnsi" w:hAnsiTheme="majorHAnsi" w:cstheme="majorHAnsi" w:hint="eastAsia"/>
                <w:color w:val="000000"/>
                <w:sz w:val="14"/>
                <w:szCs w:val="14"/>
                <w:lang w:val="en-HK"/>
              </w:rPr>
              <w:t xml:space="preserve"> (FYC)      </w:t>
            </w:r>
          </w:p>
          <w:p w14:paraId="238C89FA" w14:textId="77777777" w:rsidR="009B1C39" w:rsidRPr="009B1C39" w:rsidRDefault="009B1C39" w:rsidP="009B1C39">
            <w:pPr>
              <w:rPr>
                <w:rFonts w:asciiTheme="majorHAnsi" w:hAnsiTheme="majorHAnsi" w:cstheme="majorHAnsi"/>
                <w:color w:val="000000"/>
                <w:sz w:val="14"/>
                <w:szCs w:val="14"/>
                <w:lang w:val="en-HK"/>
              </w:rPr>
            </w:pPr>
            <w:r w:rsidRPr="009B1C39">
              <w:rPr>
                <w:rFonts w:asciiTheme="majorHAnsi" w:hAnsiTheme="majorHAnsi" w:cstheme="majorHAnsi"/>
                <w:color w:val="000000"/>
                <w:sz w:val="14"/>
                <w:szCs w:val="14"/>
                <w:lang w:val="en-HK"/>
              </w:rPr>
              <w:t xml:space="preserve">       ~   </w:t>
            </w:r>
            <w:proofErr w:type="spellStart"/>
            <w:r w:rsidRPr="009B1C39">
              <w:rPr>
                <w:rFonts w:asciiTheme="majorHAnsi" w:hAnsiTheme="majorHAnsi" w:cstheme="majorHAnsi"/>
                <w:color w:val="000000"/>
                <w:sz w:val="14"/>
                <w:szCs w:val="14"/>
                <w:lang w:val="en-HK"/>
              </w:rPr>
              <w:t>AAP_Downline_Detail</w:t>
            </w:r>
            <w:proofErr w:type="spellEnd"/>
            <w:r w:rsidRPr="009B1C39">
              <w:rPr>
                <w:rFonts w:asciiTheme="majorHAnsi" w:hAnsiTheme="majorHAnsi" w:cstheme="majorHAnsi"/>
                <w:color w:val="000000"/>
                <w:sz w:val="14"/>
                <w:szCs w:val="14"/>
                <w:lang w:val="en-HK"/>
              </w:rPr>
              <w:t>_(</w:t>
            </w:r>
            <w:proofErr w:type="gramStart"/>
            <w:r w:rsidRPr="009B1C39">
              <w:rPr>
                <w:rFonts w:asciiTheme="majorHAnsi" w:hAnsiTheme="majorHAnsi" w:cstheme="majorHAnsi"/>
                <w:color w:val="000000"/>
                <w:sz w:val="14"/>
                <w:szCs w:val="14"/>
                <w:lang w:val="en-HK"/>
              </w:rPr>
              <w:t>YYYYMM)  :</w:t>
            </w:r>
            <w:proofErr w:type="gramEnd"/>
            <w:r w:rsidRPr="009B1C39">
              <w:rPr>
                <w:rFonts w:asciiTheme="majorHAnsi" w:hAnsiTheme="majorHAnsi" w:cstheme="majorHAnsi"/>
                <w:color w:val="000000"/>
                <w:sz w:val="14"/>
                <w:szCs w:val="14"/>
                <w:lang w:val="en-HK"/>
              </w:rPr>
              <w:t xml:space="preserve"> sum of [ ISS_TTL_FYC ] for all months [PRDN_MONTH] in current year</w:t>
            </w:r>
          </w:p>
          <w:p w14:paraId="61960852" w14:textId="77777777" w:rsidR="009B1C39" w:rsidRPr="009B1C39" w:rsidRDefault="009B1C39" w:rsidP="009B1C39">
            <w:pPr>
              <w:rPr>
                <w:rFonts w:asciiTheme="majorHAnsi" w:hAnsiTheme="majorHAnsi" w:cstheme="majorHAnsi"/>
                <w:color w:val="000000"/>
                <w:sz w:val="14"/>
                <w:szCs w:val="14"/>
                <w:lang w:val="en-HK"/>
              </w:rPr>
            </w:pPr>
            <w:r w:rsidRPr="009B1C39">
              <w:rPr>
                <w:rFonts w:asciiTheme="majorHAnsi" w:hAnsiTheme="majorHAnsi" w:cstheme="majorHAnsi"/>
                <w:color w:val="000000"/>
                <w:sz w:val="14"/>
                <w:szCs w:val="14"/>
                <w:lang w:val="en-HK"/>
              </w:rPr>
              <w:t xml:space="preserve">    </w:t>
            </w:r>
          </w:p>
          <w:p w14:paraId="53CA1D16" w14:textId="77777777" w:rsidR="009B1C39" w:rsidRPr="009B1C39" w:rsidRDefault="009B1C39" w:rsidP="009B1C39">
            <w:pPr>
              <w:rPr>
                <w:rFonts w:asciiTheme="majorHAnsi" w:hAnsiTheme="majorHAnsi" w:cstheme="majorHAnsi"/>
                <w:color w:val="000000"/>
                <w:sz w:val="14"/>
                <w:szCs w:val="14"/>
                <w:lang w:val="en-HK"/>
              </w:rPr>
            </w:pPr>
            <w:r w:rsidRPr="009B1C39">
              <w:rPr>
                <w:rFonts w:asciiTheme="majorHAnsi" w:hAnsiTheme="majorHAnsi" w:cstheme="majorHAnsi" w:hint="eastAsia"/>
                <w:color w:val="000000"/>
                <w:sz w:val="14"/>
                <w:szCs w:val="14"/>
                <w:lang w:val="en-HK"/>
              </w:rPr>
              <w:t xml:space="preserve">8.   </w:t>
            </w:r>
            <w:r w:rsidRPr="009B1C39">
              <w:rPr>
                <w:rFonts w:asciiTheme="majorHAnsi" w:hAnsiTheme="majorHAnsi" w:cstheme="majorHAnsi" w:hint="eastAsia"/>
                <w:color w:val="000000"/>
                <w:sz w:val="14"/>
                <w:szCs w:val="14"/>
                <w:lang w:val="en-HK"/>
              </w:rPr>
              <w:t>下線業績續保率</w:t>
            </w:r>
            <w:r w:rsidRPr="009B1C39">
              <w:rPr>
                <w:rFonts w:asciiTheme="majorHAnsi" w:hAnsiTheme="majorHAnsi" w:cstheme="majorHAnsi" w:hint="eastAsia"/>
                <w:color w:val="000000"/>
                <w:sz w:val="14"/>
                <w:szCs w:val="14"/>
                <w:lang w:val="en-HK"/>
              </w:rPr>
              <w:t xml:space="preserve"> %    WCM020</w:t>
            </w:r>
            <w:proofErr w:type="gramStart"/>
            <w:r w:rsidRPr="009B1C39">
              <w:rPr>
                <w:rFonts w:asciiTheme="majorHAnsi" w:hAnsiTheme="majorHAnsi" w:cstheme="majorHAnsi" w:hint="eastAsia"/>
                <w:color w:val="000000"/>
                <w:sz w:val="14"/>
                <w:szCs w:val="14"/>
                <w:lang w:val="en-HK"/>
              </w:rPr>
              <w:t>B :</w:t>
            </w:r>
            <w:proofErr w:type="gramEnd"/>
            <w:r w:rsidRPr="009B1C39">
              <w:rPr>
                <w:rFonts w:asciiTheme="majorHAnsi" w:hAnsiTheme="majorHAnsi" w:cstheme="majorHAnsi" w:hint="eastAsia"/>
                <w:color w:val="000000"/>
                <w:sz w:val="14"/>
                <w:szCs w:val="14"/>
                <w:lang w:val="en-HK"/>
              </w:rPr>
              <w:t xml:space="preserve"> [PERSIST_RATE_19MTH ] x 100 , where</w:t>
            </w:r>
          </w:p>
          <w:p w14:paraId="0BCAB308" w14:textId="77777777" w:rsidR="009B1C39" w:rsidRPr="009B1C39" w:rsidRDefault="009B1C39" w:rsidP="009B1C39">
            <w:pPr>
              <w:rPr>
                <w:rFonts w:asciiTheme="majorHAnsi" w:hAnsiTheme="majorHAnsi" w:cstheme="majorHAnsi"/>
                <w:color w:val="000000"/>
                <w:sz w:val="14"/>
                <w:szCs w:val="14"/>
                <w:lang w:val="en-HK"/>
              </w:rPr>
            </w:pPr>
            <w:r w:rsidRPr="009B1C39">
              <w:rPr>
                <w:rFonts w:asciiTheme="majorHAnsi" w:hAnsiTheme="majorHAnsi" w:cstheme="majorHAnsi"/>
                <w:color w:val="000000"/>
                <w:sz w:val="14"/>
                <w:szCs w:val="14"/>
                <w:lang w:val="en-HK"/>
              </w:rPr>
              <w:t xml:space="preserve">      [PRDN_</w:t>
            </w:r>
            <w:proofErr w:type="gramStart"/>
            <w:r w:rsidRPr="009B1C39">
              <w:rPr>
                <w:rFonts w:asciiTheme="majorHAnsi" w:hAnsiTheme="majorHAnsi" w:cstheme="majorHAnsi"/>
                <w:color w:val="000000"/>
                <w:sz w:val="14"/>
                <w:szCs w:val="14"/>
                <w:lang w:val="en-HK"/>
              </w:rPr>
              <w:t>MONTH]  use</w:t>
            </w:r>
            <w:proofErr w:type="gramEnd"/>
            <w:r w:rsidRPr="009B1C39">
              <w:rPr>
                <w:rFonts w:asciiTheme="majorHAnsi" w:hAnsiTheme="majorHAnsi" w:cstheme="majorHAnsi"/>
                <w:color w:val="000000"/>
                <w:sz w:val="14"/>
                <w:szCs w:val="14"/>
                <w:lang w:val="en-HK"/>
              </w:rPr>
              <w:t xml:space="preserve"> latest month only</w:t>
            </w:r>
          </w:p>
          <w:p w14:paraId="7A42EBCE" w14:textId="77777777" w:rsidR="009B1C39" w:rsidRPr="009B1C39" w:rsidRDefault="009B1C39" w:rsidP="009B1C39">
            <w:pPr>
              <w:rPr>
                <w:rFonts w:asciiTheme="majorHAnsi" w:hAnsiTheme="majorHAnsi" w:cstheme="majorHAnsi"/>
                <w:color w:val="000000"/>
                <w:sz w:val="14"/>
                <w:szCs w:val="14"/>
                <w:lang w:val="en-HK"/>
              </w:rPr>
            </w:pPr>
            <w:r w:rsidRPr="009B1C39">
              <w:rPr>
                <w:rFonts w:asciiTheme="majorHAnsi" w:hAnsiTheme="majorHAnsi" w:cstheme="majorHAnsi"/>
                <w:color w:val="000000"/>
                <w:sz w:val="14"/>
                <w:szCs w:val="14"/>
                <w:lang w:val="en-HK"/>
              </w:rPr>
              <w:t xml:space="preserve">      [</w:t>
            </w:r>
            <w:proofErr w:type="gramStart"/>
            <w:r w:rsidRPr="009B1C39">
              <w:rPr>
                <w:rFonts w:asciiTheme="majorHAnsi" w:hAnsiTheme="majorHAnsi" w:cstheme="majorHAnsi"/>
                <w:color w:val="000000"/>
                <w:sz w:val="14"/>
                <w:szCs w:val="14"/>
                <w:lang w:val="en-HK"/>
              </w:rPr>
              <w:t>PRODUCTION]  use</w:t>
            </w:r>
            <w:proofErr w:type="gramEnd"/>
            <w:r w:rsidRPr="009B1C39">
              <w:rPr>
                <w:rFonts w:asciiTheme="majorHAnsi" w:hAnsiTheme="majorHAnsi" w:cstheme="majorHAnsi"/>
                <w:color w:val="000000"/>
                <w:sz w:val="14"/>
                <w:szCs w:val="14"/>
                <w:lang w:val="en-HK"/>
              </w:rPr>
              <w:t xml:space="preserve"> "AFYC" only</w:t>
            </w:r>
          </w:p>
          <w:p w14:paraId="745D3CFD" w14:textId="77777777" w:rsidR="009B1C39" w:rsidRPr="009B1C39" w:rsidRDefault="009B1C39" w:rsidP="009B1C39">
            <w:pPr>
              <w:rPr>
                <w:rFonts w:asciiTheme="majorHAnsi" w:hAnsiTheme="majorHAnsi" w:cstheme="majorHAnsi"/>
                <w:color w:val="000000"/>
                <w:sz w:val="14"/>
                <w:szCs w:val="14"/>
                <w:lang w:val="en-HK"/>
              </w:rPr>
            </w:pPr>
            <w:r w:rsidRPr="009B1C39">
              <w:rPr>
                <w:rFonts w:asciiTheme="majorHAnsi" w:hAnsiTheme="majorHAnsi" w:cstheme="majorHAnsi"/>
                <w:color w:val="000000"/>
                <w:sz w:val="14"/>
                <w:szCs w:val="14"/>
                <w:lang w:val="en-HK"/>
              </w:rPr>
              <w:t xml:space="preserve">      [PRODUCTION_CATEGORY] use "Downline" only</w:t>
            </w:r>
          </w:p>
          <w:p w14:paraId="37F99931" w14:textId="77777777" w:rsidR="009B1C39" w:rsidRPr="009B1C39" w:rsidRDefault="009B1C39" w:rsidP="009B1C39">
            <w:pPr>
              <w:rPr>
                <w:rFonts w:asciiTheme="majorHAnsi" w:hAnsiTheme="majorHAnsi" w:cstheme="majorHAnsi"/>
                <w:color w:val="000000"/>
                <w:sz w:val="14"/>
                <w:szCs w:val="14"/>
                <w:lang w:val="en-HK"/>
              </w:rPr>
            </w:pPr>
            <w:r w:rsidRPr="009B1C39">
              <w:rPr>
                <w:rFonts w:asciiTheme="majorHAnsi" w:hAnsiTheme="majorHAnsi" w:cstheme="majorHAnsi" w:hint="eastAsia"/>
                <w:color w:val="000000"/>
                <w:sz w:val="14"/>
                <w:szCs w:val="14"/>
                <w:lang w:val="en-HK"/>
              </w:rPr>
              <w:t xml:space="preserve">9.    </w:t>
            </w:r>
            <w:r w:rsidRPr="009B1C39">
              <w:rPr>
                <w:rFonts w:asciiTheme="majorHAnsi" w:hAnsiTheme="majorHAnsi" w:cstheme="majorHAnsi" w:hint="eastAsia"/>
                <w:color w:val="000000"/>
                <w:sz w:val="14"/>
                <w:szCs w:val="14"/>
                <w:lang w:val="en-HK"/>
              </w:rPr>
              <w:t>排名</w:t>
            </w:r>
            <w:r w:rsidRPr="009B1C39">
              <w:rPr>
                <w:rFonts w:asciiTheme="majorHAnsi" w:hAnsiTheme="majorHAnsi" w:cstheme="majorHAnsi" w:hint="eastAsia"/>
                <w:color w:val="000000"/>
                <w:sz w:val="14"/>
                <w:szCs w:val="14"/>
                <w:lang w:val="en-HK"/>
              </w:rPr>
              <w:t xml:space="preserve">      Display "1" / "2" for top 2 qualifier based on </w:t>
            </w:r>
            <w:r w:rsidRPr="009B1C39">
              <w:rPr>
                <w:rFonts w:asciiTheme="majorHAnsi" w:hAnsiTheme="majorHAnsi" w:cstheme="majorHAnsi" w:hint="eastAsia"/>
                <w:color w:val="000000"/>
                <w:sz w:val="14"/>
                <w:szCs w:val="14"/>
                <w:lang w:val="en-HK"/>
              </w:rPr>
              <w:t>已批核直屬區域首年佣金</w:t>
            </w:r>
            <w:r w:rsidRPr="009B1C39">
              <w:rPr>
                <w:rFonts w:asciiTheme="majorHAnsi" w:hAnsiTheme="majorHAnsi" w:cstheme="majorHAnsi" w:hint="eastAsia"/>
                <w:color w:val="000000"/>
                <w:sz w:val="14"/>
                <w:szCs w:val="14"/>
                <w:lang w:val="en-HK"/>
              </w:rPr>
              <w:t xml:space="preserve"> (FYC) while </w:t>
            </w:r>
            <w:r w:rsidRPr="009B1C39">
              <w:rPr>
                <w:rFonts w:asciiTheme="majorHAnsi" w:hAnsiTheme="majorHAnsi" w:cstheme="majorHAnsi" w:hint="eastAsia"/>
                <w:color w:val="000000"/>
                <w:sz w:val="14"/>
                <w:szCs w:val="14"/>
                <w:lang w:val="en-HK"/>
              </w:rPr>
              <w:t>下線業績續保率</w:t>
            </w:r>
            <w:r w:rsidRPr="009B1C39">
              <w:rPr>
                <w:rFonts w:asciiTheme="majorHAnsi" w:hAnsiTheme="majorHAnsi" w:cstheme="majorHAnsi" w:hint="eastAsia"/>
                <w:color w:val="000000"/>
                <w:sz w:val="14"/>
                <w:szCs w:val="14"/>
                <w:lang w:val="en-HK"/>
              </w:rPr>
              <w:t xml:space="preserve"> % &gt;= 80</w:t>
            </w:r>
          </w:p>
          <w:p w14:paraId="7D76BA33" w14:textId="77777777" w:rsidR="009B1C39" w:rsidRPr="009B1C39" w:rsidRDefault="009B1C39" w:rsidP="009B1C39">
            <w:pPr>
              <w:rPr>
                <w:rFonts w:asciiTheme="majorHAnsi" w:hAnsiTheme="majorHAnsi" w:cstheme="majorHAnsi"/>
                <w:color w:val="000000"/>
                <w:sz w:val="14"/>
                <w:szCs w:val="14"/>
                <w:lang w:val="en-HK"/>
              </w:rPr>
            </w:pPr>
            <w:r w:rsidRPr="009B1C39">
              <w:rPr>
                <w:rFonts w:asciiTheme="majorHAnsi" w:hAnsiTheme="majorHAnsi" w:cstheme="majorHAnsi" w:hint="eastAsia"/>
                <w:color w:val="000000"/>
                <w:sz w:val="14"/>
                <w:szCs w:val="14"/>
                <w:lang w:val="en-HK"/>
              </w:rPr>
              <w:t xml:space="preserve">10.   </w:t>
            </w:r>
            <w:r w:rsidRPr="009B1C39">
              <w:rPr>
                <w:rFonts w:asciiTheme="majorHAnsi" w:hAnsiTheme="majorHAnsi" w:cstheme="majorHAnsi" w:hint="eastAsia"/>
                <w:color w:val="000000"/>
                <w:sz w:val="14"/>
                <w:szCs w:val="14"/>
                <w:lang w:val="en-HK"/>
              </w:rPr>
              <w:t>下線業績續保率</w:t>
            </w:r>
            <w:r w:rsidRPr="009B1C39">
              <w:rPr>
                <w:rFonts w:asciiTheme="majorHAnsi" w:hAnsiTheme="majorHAnsi" w:cstheme="majorHAnsi" w:hint="eastAsia"/>
                <w:color w:val="000000"/>
                <w:sz w:val="14"/>
                <w:szCs w:val="14"/>
                <w:lang w:val="en-HK"/>
              </w:rPr>
              <w:t xml:space="preserve"> % (LIMRA 25)      WCM020</w:t>
            </w:r>
            <w:proofErr w:type="gramStart"/>
            <w:r w:rsidRPr="009B1C39">
              <w:rPr>
                <w:rFonts w:asciiTheme="majorHAnsi" w:hAnsiTheme="majorHAnsi" w:cstheme="majorHAnsi" w:hint="eastAsia"/>
                <w:color w:val="000000"/>
                <w:sz w:val="14"/>
                <w:szCs w:val="14"/>
                <w:lang w:val="en-HK"/>
              </w:rPr>
              <w:t>C :</w:t>
            </w:r>
            <w:proofErr w:type="gramEnd"/>
            <w:r w:rsidRPr="009B1C39">
              <w:rPr>
                <w:rFonts w:asciiTheme="majorHAnsi" w:hAnsiTheme="majorHAnsi" w:cstheme="majorHAnsi" w:hint="eastAsia"/>
                <w:color w:val="000000"/>
                <w:sz w:val="14"/>
                <w:szCs w:val="14"/>
                <w:lang w:val="en-HK"/>
              </w:rPr>
              <w:t xml:space="preserve"> [PERSIST_RATE_19MTH ] x 100 , where</w:t>
            </w:r>
          </w:p>
          <w:p w14:paraId="4ED228B8" w14:textId="77777777" w:rsidR="009B1C39" w:rsidRPr="009B1C39" w:rsidRDefault="009B1C39" w:rsidP="009B1C39">
            <w:pPr>
              <w:rPr>
                <w:rFonts w:asciiTheme="majorHAnsi" w:hAnsiTheme="majorHAnsi" w:cstheme="majorHAnsi"/>
                <w:color w:val="000000"/>
                <w:sz w:val="14"/>
                <w:szCs w:val="14"/>
                <w:lang w:val="en-HK"/>
              </w:rPr>
            </w:pPr>
            <w:r w:rsidRPr="009B1C39">
              <w:rPr>
                <w:rFonts w:asciiTheme="majorHAnsi" w:hAnsiTheme="majorHAnsi" w:cstheme="majorHAnsi"/>
                <w:color w:val="000000"/>
                <w:sz w:val="14"/>
                <w:szCs w:val="14"/>
                <w:lang w:val="en-HK"/>
              </w:rPr>
              <w:t xml:space="preserve">      [PRDN_</w:t>
            </w:r>
            <w:proofErr w:type="gramStart"/>
            <w:r w:rsidRPr="009B1C39">
              <w:rPr>
                <w:rFonts w:asciiTheme="majorHAnsi" w:hAnsiTheme="majorHAnsi" w:cstheme="majorHAnsi"/>
                <w:color w:val="000000"/>
                <w:sz w:val="14"/>
                <w:szCs w:val="14"/>
                <w:lang w:val="en-HK"/>
              </w:rPr>
              <w:t>MONTH]  use</w:t>
            </w:r>
            <w:proofErr w:type="gramEnd"/>
            <w:r w:rsidRPr="009B1C39">
              <w:rPr>
                <w:rFonts w:asciiTheme="majorHAnsi" w:hAnsiTheme="majorHAnsi" w:cstheme="majorHAnsi"/>
                <w:color w:val="000000"/>
                <w:sz w:val="14"/>
                <w:szCs w:val="14"/>
                <w:lang w:val="en-HK"/>
              </w:rPr>
              <w:t xml:space="preserve"> latest month only</w:t>
            </w:r>
          </w:p>
          <w:p w14:paraId="6F70EDC9" w14:textId="77777777" w:rsidR="009B1C39" w:rsidRPr="009B1C39" w:rsidRDefault="009B1C39" w:rsidP="009B1C39">
            <w:pPr>
              <w:rPr>
                <w:rFonts w:asciiTheme="majorHAnsi" w:hAnsiTheme="majorHAnsi" w:cstheme="majorHAnsi"/>
                <w:color w:val="000000"/>
                <w:sz w:val="14"/>
                <w:szCs w:val="14"/>
                <w:lang w:val="en-HK"/>
              </w:rPr>
            </w:pPr>
            <w:r w:rsidRPr="009B1C39">
              <w:rPr>
                <w:rFonts w:asciiTheme="majorHAnsi" w:hAnsiTheme="majorHAnsi" w:cstheme="majorHAnsi"/>
                <w:color w:val="000000"/>
                <w:sz w:val="14"/>
                <w:szCs w:val="14"/>
                <w:lang w:val="en-HK"/>
              </w:rPr>
              <w:t xml:space="preserve">      [</w:t>
            </w:r>
            <w:proofErr w:type="gramStart"/>
            <w:r w:rsidRPr="009B1C39">
              <w:rPr>
                <w:rFonts w:asciiTheme="majorHAnsi" w:hAnsiTheme="majorHAnsi" w:cstheme="majorHAnsi"/>
                <w:color w:val="000000"/>
                <w:sz w:val="14"/>
                <w:szCs w:val="14"/>
                <w:lang w:val="en-HK"/>
              </w:rPr>
              <w:t>PRODUCTION]  use</w:t>
            </w:r>
            <w:proofErr w:type="gramEnd"/>
            <w:r w:rsidRPr="009B1C39">
              <w:rPr>
                <w:rFonts w:asciiTheme="majorHAnsi" w:hAnsiTheme="majorHAnsi" w:cstheme="majorHAnsi"/>
                <w:color w:val="000000"/>
                <w:sz w:val="14"/>
                <w:szCs w:val="14"/>
                <w:lang w:val="en-HK"/>
              </w:rPr>
              <w:t xml:space="preserve"> "AFYC" only</w:t>
            </w:r>
          </w:p>
          <w:p w14:paraId="74B41383" w14:textId="5A5F3B25" w:rsidR="009B1C39" w:rsidRPr="00AC74A6" w:rsidRDefault="009B1C39" w:rsidP="009B1C39">
            <w:pPr>
              <w:rPr>
                <w:rFonts w:asciiTheme="majorHAnsi" w:hAnsiTheme="majorHAnsi" w:cstheme="majorHAnsi"/>
                <w:color w:val="000000"/>
                <w:sz w:val="14"/>
                <w:szCs w:val="14"/>
                <w:lang w:val="en-HK"/>
              </w:rPr>
            </w:pPr>
            <w:r w:rsidRPr="009B1C39">
              <w:rPr>
                <w:rFonts w:asciiTheme="majorHAnsi" w:hAnsiTheme="majorHAnsi" w:cstheme="majorHAnsi"/>
                <w:color w:val="000000"/>
                <w:sz w:val="14"/>
                <w:szCs w:val="14"/>
                <w:lang w:val="en-HK"/>
              </w:rPr>
              <w:t xml:space="preserve">      [PRODUCTION_CATEGORY] use "Downline" only</w:t>
            </w:r>
          </w:p>
        </w:tc>
      </w:tr>
      <w:tr w:rsidR="00083F32" w:rsidRPr="00076D6A" w14:paraId="41C9169D"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0CD196E1"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lastRenderedPageBreak/>
              <w:t>A1.2</w:t>
            </w:r>
          </w:p>
        </w:tc>
        <w:tc>
          <w:tcPr>
            <w:tcW w:w="3150" w:type="dxa"/>
            <w:tcBorders>
              <w:top w:val="nil"/>
              <w:left w:val="nil"/>
              <w:bottom w:val="single" w:sz="4" w:space="0" w:color="auto"/>
              <w:right w:val="single" w:sz="4" w:space="0" w:color="auto"/>
            </w:tcBorders>
            <w:shd w:val="clear" w:color="auto" w:fill="auto"/>
            <w:vAlign w:val="center"/>
            <w:hideMark/>
          </w:tcPr>
          <w:p w14:paraId="5F95FC05"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Executive / Senior Regional Director of the Year</w:t>
            </w:r>
          </w:p>
        </w:tc>
        <w:tc>
          <w:tcPr>
            <w:tcW w:w="4680" w:type="dxa"/>
            <w:tcBorders>
              <w:top w:val="nil"/>
              <w:left w:val="nil"/>
              <w:bottom w:val="single" w:sz="4" w:space="0" w:color="auto"/>
              <w:right w:val="single" w:sz="4" w:space="0" w:color="auto"/>
            </w:tcBorders>
            <w:shd w:val="clear" w:color="auto" w:fill="auto"/>
            <w:vAlign w:val="center"/>
            <w:hideMark/>
          </w:tcPr>
          <w:p w14:paraId="2CE0A13B" w14:textId="77777777" w:rsidR="00083F32" w:rsidRDefault="00083F32" w:rsidP="00182A0B">
            <w:pPr>
              <w:rPr>
                <w:rFonts w:asciiTheme="majorHAnsi" w:hAnsiTheme="majorHAnsi" w:cstheme="majorHAnsi"/>
                <w:color w:val="000000"/>
                <w:sz w:val="14"/>
                <w:szCs w:val="14"/>
                <w:lang w:val="en-HK"/>
              </w:rPr>
            </w:pPr>
            <w:r w:rsidRPr="00AC74A6">
              <w:rPr>
                <w:rFonts w:asciiTheme="majorHAnsi" w:hAnsiTheme="majorHAnsi" w:cstheme="majorHAnsi"/>
                <w:color w:val="000000"/>
                <w:sz w:val="14"/>
                <w:szCs w:val="14"/>
                <w:lang w:val="en-HK"/>
              </w:rPr>
              <w:t>行政及高級區域總監</w:t>
            </w:r>
            <w:r w:rsidRPr="00AC74A6">
              <w:rPr>
                <w:rFonts w:asciiTheme="majorHAnsi" w:hAnsiTheme="majorHAnsi" w:cstheme="majorHAnsi"/>
                <w:color w:val="000000"/>
                <w:sz w:val="14"/>
                <w:szCs w:val="14"/>
                <w:lang w:val="en-HK"/>
              </w:rPr>
              <w:t xml:space="preserve"> - </w:t>
            </w:r>
            <w:r w:rsidRPr="00AC74A6">
              <w:rPr>
                <w:rFonts w:asciiTheme="majorHAnsi" w:hAnsiTheme="majorHAnsi" w:cstheme="majorHAnsi"/>
                <w:color w:val="000000"/>
                <w:sz w:val="14"/>
                <w:szCs w:val="14"/>
                <w:lang w:val="en-HK"/>
              </w:rPr>
              <w:t>最高平均生產力</w:t>
            </w:r>
          </w:p>
          <w:p w14:paraId="7813C869" w14:textId="77777777" w:rsidR="00597EA9" w:rsidRDefault="00597EA9" w:rsidP="00597EA9">
            <w:pPr>
              <w:rPr>
                <w:rFonts w:asciiTheme="majorHAnsi" w:hAnsiTheme="majorHAnsi" w:cstheme="majorHAnsi"/>
                <w:color w:val="000000"/>
                <w:sz w:val="14"/>
                <w:szCs w:val="14"/>
                <w:lang w:val="en-HK"/>
              </w:rPr>
            </w:pPr>
          </w:p>
          <w:p w14:paraId="010D7C30" w14:textId="6575ED0C" w:rsidR="00597EA9" w:rsidRPr="00597EA9" w:rsidRDefault="00597EA9" w:rsidP="00597EA9">
            <w:pPr>
              <w:rPr>
                <w:rFonts w:asciiTheme="majorHAnsi" w:hAnsiTheme="majorHAnsi" w:cstheme="majorHAnsi"/>
                <w:color w:val="000000"/>
                <w:sz w:val="14"/>
                <w:szCs w:val="14"/>
                <w:lang w:val="en-HK"/>
              </w:rPr>
            </w:pPr>
            <w:r>
              <w:rPr>
                <w:rFonts w:asciiTheme="majorHAnsi" w:hAnsiTheme="majorHAnsi" w:cstheme="majorHAnsi"/>
                <w:color w:val="000000"/>
                <w:sz w:val="14"/>
                <w:szCs w:val="14"/>
                <w:lang w:val="en-HK"/>
              </w:rPr>
              <w:t>Report fields:</w:t>
            </w:r>
          </w:p>
          <w:p w14:paraId="7D620165"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1.  </w:t>
            </w:r>
            <w:r w:rsidRPr="00597EA9">
              <w:rPr>
                <w:rFonts w:asciiTheme="majorHAnsi" w:hAnsiTheme="majorHAnsi" w:cstheme="majorHAnsi" w:hint="eastAsia"/>
                <w:color w:val="000000"/>
                <w:sz w:val="14"/>
                <w:szCs w:val="14"/>
                <w:lang w:val="en-HK"/>
              </w:rPr>
              <w:t>區域</w:t>
            </w:r>
            <w:r w:rsidRPr="00597EA9">
              <w:rPr>
                <w:rFonts w:asciiTheme="majorHAnsi" w:hAnsiTheme="majorHAnsi" w:cstheme="majorHAnsi" w:hint="eastAsia"/>
                <w:color w:val="000000"/>
                <w:sz w:val="14"/>
                <w:szCs w:val="14"/>
                <w:lang w:val="en-HK"/>
              </w:rPr>
              <w:t xml:space="preserve">        WCM011</w:t>
            </w:r>
            <w:proofErr w:type="gramStart"/>
            <w:r w:rsidRPr="00597EA9">
              <w:rPr>
                <w:rFonts w:asciiTheme="majorHAnsi" w:hAnsiTheme="majorHAnsi" w:cstheme="majorHAnsi" w:hint="eastAsia"/>
                <w:color w:val="000000"/>
                <w:sz w:val="14"/>
                <w:szCs w:val="14"/>
                <w:lang w:val="en-HK"/>
              </w:rPr>
              <w:t>B :</w:t>
            </w:r>
            <w:proofErr w:type="gramEnd"/>
            <w:r w:rsidRPr="00597EA9">
              <w:rPr>
                <w:rFonts w:asciiTheme="majorHAnsi" w:hAnsiTheme="majorHAnsi" w:cstheme="majorHAnsi" w:hint="eastAsia"/>
                <w:color w:val="000000"/>
                <w:sz w:val="14"/>
                <w:szCs w:val="14"/>
                <w:lang w:val="en-HK"/>
              </w:rPr>
              <w:t xml:space="preserve"> [ </w:t>
            </w:r>
            <w:proofErr w:type="spellStart"/>
            <w:r w:rsidRPr="00597EA9">
              <w:rPr>
                <w:rFonts w:asciiTheme="majorHAnsi" w:hAnsiTheme="majorHAnsi" w:cstheme="majorHAnsi" w:hint="eastAsia"/>
                <w:color w:val="000000"/>
                <w:sz w:val="14"/>
                <w:szCs w:val="14"/>
                <w:lang w:val="en-HK"/>
              </w:rPr>
              <w:t>Region_Name</w:t>
            </w:r>
            <w:proofErr w:type="spellEnd"/>
            <w:r w:rsidRPr="00597EA9">
              <w:rPr>
                <w:rFonts w:asciiTheme="majorHAnsi" w:hAnsiTheme="majorHAnsi" w:cstheme="majorHAnsi" w:hint="eastAsia"/>
                <w:color w:val="000000"/>
                <w:sz w:val="14"/>
                <w:szCs w:val="14"/>
                <w:lang w:val="en-HK"/>
              </w:rPr>
              <w:t xml:space="preserve"> ]</w:t>
            </w:r>
          </w:p>
          <w:p w14:paraId="33DC763B"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2.  </w:t>
            </w:r>
            <w:r w:rsidRPr="00597EA9">
              <w:rPr>
                <w:rFonts w:asciiTheme="majorHAnsi" w:hAnsiTheme="majorHAnsi" w:cstheme="majorHAnsi" w:hint="eastAsia"/>
                <w:color w:val="000000"/>
                <w:sz w:val="14"/>
                <w:szCs w:val="14"/>
                <w:lang w:val="en-HK"/>
              </w:rPr>
              <w:t>分區</w:t>
            </w:r>
            <w:r w:rsidRPr="00597EA9">
              <w:rPr>
                <w:rFonts w:asciiTheme="majorHAnsi" w:hAnsiTheme="majorHAnsi" w:cstheme="majorHAnsi" w:hint="eastAsia"/>
                <w:color w:val="000000"/>
                <w:sz w:val="14"/>
                <w:szCs w:val="14"/>
                <w:lang w:val="en-HK"/>
              </w:rPr>
              <w:t xml:space="preserve">         WCM011</w:t>
            </w:r>
            <w:proofErr w:type="gramStart"/>
            <w:r w:rsidRPr="00597EA9">
              <w:rPr>
                <w:rFonts w:asciiTheme="majorHAnsi" w:hAnsiTheme="majorHAnsi" w:cstheme="majorHAnsi" w:hint="eastAsia"/>
                <w:color w:val="000000"/>
                <w:sz w:val="14"/>
                <w:szCs w:val="14"/>
                <w:lang w:val="en-HK"/>
              </w:rPr>
              <w:t>B :</w:t>
            </w:r>
            <w:proofErr w:type="gramEnd"/>
            <w:r w:rsidRPr="00597EA9">
              <w:rPr>
                <w:rFonts w:asciiTheme="majorHAnsi" w:hAnsiTheme="majorHAnsi" w:cstheme="majorHAnsi" w:hint="eastAsia"/>
                <w:color w:val="000000"/>
                <w:sz w:val="14"/>
                <w:szCs w:val="14"/>
                <w:lang w:val="en-HK"/>
              </w:rPr>
              <w:t xml:space="preserve"> [ </w:t>
            </w:r>
            <w:proofErr w:type="spellStart"/>
            <w:r w:rsidRPr="00597EA9">
              <w:rPr>
                <w:rFonts w:asciiTheme="majorHAnsi" w:hAnsiTheme="majorHAnsi" w:cstheme="majorHAnsi" w:hint="eastAsia"/>
                <w:color w:val="000000"/>
                <w:sz w:val="14"/>
                <w:szCs w:val="14"/>
                <w:lang w:val="en-HK"/>
              </w:rPr>
              <w:t>District_Code</w:t>
            </w:r>
            <w:proofErr w:type="spellEnd"/>
            <w:r w:rsidRPr="00597EA9">
              <w:rPr>
                <w:rFonts w:asciiTheme="majorHAnsi" w:hAnsiTheme="majorHAnsi" w:cstheme="majorHAnsi" w:hint="eastAsia"/>
                <w:color w:val="000000"/>
                <w:sz w:val="14"/>
                <w:szCs w:val="14"/>
                <w:lang w:val="en-HK"/>
              </w:rPr>
              <w:t xml:space="preserve"> ]</w:t>
            </w:r>
          </w:p>
          <w:p w14:paraId="2BB08216"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3.  </w:t>
            </w:r>
            <w:r w:rsidRPr="00597EA9">
              <w:rPr>
                <w:rFonts w:asciiTheme="majorHAnsi" w:hAnsiTheme="majorHAnsi" w:cstheme="majorHAnsi" w:hint="eastAsia"/>
                <w:color w:val="000000"/>
                <w:sz w:val="14"/>
                <w:szCs w:val="14"/>
                <w:lang w:val="en-HK"/>
              </w:rPr>
              <w:t>營業組別</w:t>
            </w:r>
            <w:r w:rsidRPr="00597EA9">
              <w:rPr>
                <w:rFonts w:asciiTheme="majorHAnsi" w:hAnsiTheme="majorHAnsi" w:cstheme="majorHAnsi" w:hint="eastAsia"/>
                <w:color w:val="000000"/>
                <w:sz w:val="14"/>
                <w:szCs w:val="14"/>
                <w:lang w:val="en-HK"/>
              </w:rPr>
              <w:t xml:space="preserve">    WCM011</w:t>
            </w:r>
            <w:proofErr w:type="gramStart"/>
            <w:r w:rsidRPr="00597EA9">
              <w:rPr>
                <w:rFonts w:asciiTheme="majorHAnsi" w:hAnsiTheme="majorHAnsi" w:cstheme="majorHAnsi" w:hint="eastAsia"/>
                <w:color w:val="000000"/>
                <w:sz w:val="14"/>
                <w:szCs w:val="14"/>
                <w:lang w:val="en-HK"/>
              </w:rPr>
              <w:t>B :</w:t>
            </w:r>
            <w:proofErr w:type="gramEnd"/>
            <w:r w:rsidRPr="00597EA9">
              <w:rPr>
                <w:rFonts w:asciiTheme="majorHAnsi" w:hAnsiTheme="majorHAnsi" w:cstheme="majorHAnsi" w:hint="eastAsia"/>
                <w:color w:val="000000"/>
                <w:sz w:val="14"/>
                <w:szCs w:val="14"/>
                <w:lang w:val="en-HK"/>
              </w:rPr>
              <w:t xml:space="preserve"> [ </w:t>
            </w:r>
            <w:proofErr w:type="spellStart"/>
            <w:r w:rsidRPr="00597EA9">
              <w:rPr>
                <w:rFonts w:asciiTheme="majorHAnsi" w:hAnsiTheme="majorHAnsi" w:cstheme="majorHAnsi" w:hint="eastAsia"/>
                <w:color w:val="000000"/>
                <w:sz w:val="14"/>
                <w:szCs w:val="14"/>
                <w:lang w:val="en-HK"/>
              </w:rPr>
              <w:t>Unit_Code</w:t>
            </w:r>
            <w:proofErr w:type="spellEnd"/>
            <w:r w:rsidRPr="00597EA9">
              <w:rPr>
                <w:rFonts w:asciiTheme="majorHAnsi" w:hAnsiTheme="majorHAnsi" w:cstheme="majorHAnsi" w:hint="eastAsia"/>
                <w:color w:val="000000"/>
                <w:sz w:val="14"/>
                <w:szCs w:val="14"/>
                <w:lang w:val="en-HK"/>
              </w:rPr>
              <w:t xml:space="preserve"> ]</w:t>
            </w:r>
          </w:p>
          <w:p w14:paraId="2D7B58DD"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4.  </w:t>
            </w:r>
            <w:r w:rsidRPr="00597EA9">
              <w:rPr>
                <w:rFonts w:asciiTheme="majorHAnsi" w:hAnsiTheme="majorHAnsi" w:cstheme="majorHAnsi" w:hint="eastAsia"/>
                <w:color w:val="000000"/>
                <w:sz w:val="14"/>
                <w:szCs w:val="14"/>
                <w:lang w:val="en-HK"/>
              </w:rPr>
              <w:t>代理人編號</w:t>
            </w:r>
            <w:r w:rsidRPr="00597EA9">
              <w:rPr>
                <w:rFonts w:asciiTheme="majorHAnsi" w:hAnsiTheme="majorHAnsi" w:cstheme="majorHAnsi" w:hint="eastAsia"/>
                <w:color w:val="000000"/>
                <w:sz w:val="14"/>
                <w:szCs w:val="14"/>
                <w:lang w:val="en-HK"/>
              </w:rPr>
              <w:t xml:space="preserve">    WCM011B</w:t>
            </w:r>
            <w:proofErr w:type="gramStart"/>
            <w:r w:rsidRPr="00597EA9">
              <w:rPr>
                <w:rFonts w:asciiTheme="majorHAnsi" w:hAnsiTheme="majorHAnsi" w:cstheme="majorHAnsi" w:hint="eastAsia"/>
                <w:color w:val="000000"/>
                <w:sz w:val="14"/>
                <w:szCs w:val="14"/>
                <w:lang w:val="en-HK"/>
              </w:rPr>
              <w:t>:  [</w:t>
            </w:r>
            <w:proofErr w:type="gramEnd"/>
            <w:r w:rsidRPr="00597EA9">
              <w:rPr>
                <w:rFonts w:asciiTheme="majorHAnsi" w:hAnsiTheme="majorHAnsi" w:cstheme="majorHAnsi" w:hint="eastAsia"/>
                <w:color w:val="000000"/>
                <w:sz w:val="14"/>
                <w:szCs w:val="14"/>
                <w:lang w:val="en-HK"/>
              </w:rPr>
              <w:t xml:space="preserve"> </w:t>
            </w:r>
            <w:proofErr w:type="spellStart"/>
            <w:r w:rsidRPr="00597EA9">
              <w:rPr>
                <w:rFonts w:asciiTheme="majorHAnsi" w:hAnsiTheme="majorHAnsi" w:cstheme="majorHAnsi" w:hint="eastAsia"/>
                <w:color w:val="000000"/>
                <w:sz w:val="14"/>
                <w:szCs w:val="14"/>
                <w:lang w:val="en-HK"/>
              </w:rPr>
              <w:t>Producer_Code</w:t>
            </w:r>
            <w:proofErr w:type="spellEnd"/>
            <w:r w:rsidRPr="00597EA9">
              <w:rPr>
                <w:rFonts w:asciiTheme="majorHAnsi" w:hAnsiTheme="majorHAnsi" w:cstheme="majorHAnsi" w:hint="eastAsia"/>
                <w:color w:val="000000"/>
                <w:sz w:val="14"/>
                <w:szCs w:val="14"/>
                <w:lang w:val="en-HK"/>
              </w:rPr>
              <w:t xml:space="preserve"> ]</w:t>
            </w:r>
          </w:p>
          <w:p w14:paraId="700CEC13"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5.  </w:t>
            </w:r>
            <w:r w:rsidRPr="00597EA9">
              <w:rPr>
                <w:rFonts w:asciiTheme="majorHAnsi" w:hAnsiTheme="majorHAnsi" w:cstheme="majorHAnsi" w:hint="eastAsia"/>
                <w:color w:val="000000"/>
                <w:sz w:val="14"/>
                <w:szCs w:val="14"/>
                <w:lang w:val="en-HK"/>
              </w:rPr>
              <w:t>姓名</w:t>
            </w:r>
            <w:r w:rsidRPr="00597EA9">
              <w:rPr>
                <w:rFonts w:asciiTheme="majorHAnsi" w:hAnsiTheme="majorHAnsi" w:cstheme="majorHAnsi" w:hint="eastAsia"/>
                <w:color w:val="000000"/>
                <w:sz w:val="14"/>
                <w:szCs w:val="14"/>
                <w:lang w:val="en-HK"/>
              </w:rPr>
              <w:t xml:space="preserve">       MI129_</w:t>
            </w:r>
            <w:proofErr w:type="gramStart"/>
            <w:r w:rsidRPr="00597EA9">
              <w:rPr>
                <w:rFonts w:asciiTheme="majorHAnsi" w:hAnsiTheme="majorHAnsi" w:cstheme="majorHAnsi" w:hint="eastAsia"/>
                <w:color w:val="000000"/>
                <w:sz w:val="14"/>
                <w:szCs w:val="14"/>
                <w:lang w:val="en-HK"/>
              </w:rPr>
              <w:t>data :</w:t>
            </w:r>
            <w:proofErr w:type="gramEnd"/>
            <w:r w:rsidRPr="00597EA9">
              <w:rPr>
                <w:rFonts w:asciiTheme="majorHAnsi" w:hAnsiTheme="majorHAnsi" w:cstheme="majorHAnsi" w:hint="eastAsia"/>
                <w:color w:val="000000"/>
                <w:sz w:val="14"/>
                <w:szCs w:val="14"/>
                <w:lang w:val="en-HK"/>
              </w:rPr>
              <w:t xml:space="preserve">  [ Agent Name ]   for non-dummy agent</w:t>
            </w:r>
          </w:p>
          <w:p w14:paraId="3AC99448"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WCM011</w:t>
            </w:r>
            <w:proofErr w:type="gramStart"/>
            <w:r w:rsidRPr="00597EA9">
              <w:rPr>
                <w:rFonts w:asciiTheme="majorHAnsi" w:hAnsiTheme="majorHAnsi" w:cstheme="majorHAnsi"/>
                <w:color w:val="000000"/>
                <w:sz w:val="14"/>
                <w:szCs w:val="14"/>
                <w:lang w:val="en-HK"/>
              </w:rPr>
              <w:t>B :</w:t>
            </w:r>
            <w:proofErr w:type="gramEnd"/>
            <w:r w:rsidRPr="00597EA9">
              <w:rPr>
                <w:rFonts w:asciiTheme="majorHAnsi" w:hAnsiTheme="majorHAnsi" w:cstheme="majorHAnsi"/>
                <w:color w:val="000000"/>
                <w:sz w:val="14"/>
                <w:szCs w:val="14"/>
                <w:lang w:val="en-HK"/>
              </w:rPr>
              <w:t xml:space="preserve"> [ </w:t>
            </w:r>
            <w:proofErr w:type="spellStart"/>
            <w:r w:rsidRPr="00597EA9">
              <w:rPr>
                <w:rFonts w:asciiTheme="majorHAnsi" w:hAnsiTheme="majorHAnsi" w:cstheme="majorHAnsi"/>
                <w:color w:val="000000"/>
                <w:sz w:val="14"/>
                <w:szCs w:val="14"/>
                <w:lang w:val="en-HK"/>
              </w:rPr>
              <w:t>Region_Name</w:t>
            </w:r>
            <w:proofErr w:type="spellEnd"/>
            <w:r w:rsidRPr="00597EA9">
              <w:rPr>
                <w:rFonts w:asciiTheme="majorHAnsi" w:hAnsiTheme="majorHAnsi" w:cstheme="majorHAnsi"/>
                <w:color w:val="000000"/>
                <w:sz w:val="14"/>
                <w:szCs w:val="14"/>
                <w:lang w:val="en-HK"/>
              </w:rPr>
              <w:t xml:space="preserve"> ] for dummy agent</w:t>
            </w:r>
          </w:p>
          <w:p w14:paraId="624A5FE7"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6.   </w:t>
            </w:r>
            <w:r w:rsidRPr="00597EA9">
              <w:rPr>
                <w:rFonts w:asciiTheme="majorHAnsi" w:hAnsiTheme="majorHAnsi" w:cstheme="majorHAnsi" w:hint="eastAsia"/>
                <w:color w:val="000000"/>
                <w:sz w:val="14"/>
                <w:szCs w:val="14"/>
                <w:lang w:val="en-HK"/>
              </w:rPr>
              <w:t>職級</w:t>
            </w:r>
            <w:r w:rsidRPr="00597EA9">
              <w:rPr>
                <w:rFonts w:asciiTheme="majorHAnsi" w:hAnsiTheme="majorHAnsi" w:cstheme="majorHAnsi" w:hint="eastAsia"/>
                <w:color w:val="000000"/>
                <w:sz w:val="14"/>
                <w:szCs w:val="14"/>
                <w:lang w:val="en-HK"/>
              </w:rPr>
              <w:t xml:space="preserve">       WCM011</w:t>
            </w:r>
            <w:proofErr w:type="gramStart"/>
            <w:r w:rsidRPr="00597EA9">
              <w:rPr>
                <w:rFonts w:asciiTheme="majorHAnsi" w:hAnsiTheme="majorHAnsi" w:cstheme="majorHAnsi" w:hint="eastAsia"/>
                <w:color w:val="000000"/>
                <w:sz w:val="14"/>
                <w:szCs w:val="14"/>
                <w:lang w:val="en-HK"/>
              </w:rPr>
              <w:t>B :</w:t>
            </w:r>
            <w:proofErr w:type="gramEnd"/>
            <w:r w:rsidRPr="00597EA9">
              <w:rPr>
                <w:rFonts w:asciiTheme="majorHAnsi" w:hAnsiTheme="majorHAnsi" w:cstheme="majorHAnsi" w:hint="eastAsia"/>
                <w:color w:val="000000"/>
                <w:sz w:val="14"/>
                <w:szCs w:val="14"/>
                <w:lang w:val="en-HK"/>
              </w:rPr>
              <w:t xml:space="preserve"> [</w:t>
            </w:r>
            <w:proofErr w:type="spellStart"/>
            <w:r w:rsidRPr="00597EA9">
              <w:rPr>
                <w:rFonts w:asciiTheme="majorHAnsi" w:hAnsiTheme="majorHAnsi" w:cstheme="majorHAnsi" w:hint="eastAsia"/>
                <w:color w:val="000000"/>
                <w:sz w:val="14"/>
                <w:szCs w:val="14"/>
                <w:lang w:val="en-HK"/>
              </w:rPr>
              <w:t>Producer_Title</w:t>
            </w:r>
            <w:proofErr w:type="spellEnd"/>
            <w:r w:rsidRPr="00597EA9">
              <w:rPr>
                <w:rFonts w:asciiTheme="majorHAnsi" w:hAnsiTheme="majorHAnsi" w:cstheme="majorHAnsi" w:hint="eastAsia"/>
                <w:color w:val="000000"/>
                <w:sz w:val="14"/>
                <w:szCs w:val="14"/>
                <w:lang w:val="en-HK"/>
              </w:rPr>
              <w:t>]     (show"-" for dummy agent)</w:t>
            </w:r>
          </w:p>
          <w:p w14:paraId="5A4E0146"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7.  </w:t>
            </w:r>
            <w:r w:rsidRPr="00597EA9">
              <w:rPr>
                <w:rFonts w:asciiTheme="majorHAnsi" w:hAnsiTheme="majorHAnsi" w:cstheme="majorHAnsi" w:hint="eastAsia"/>
                <w:color w:val="000000"/>
                <w:sz w:val="14"/>
                <w:szCs w:val="14"/>
                <w:lang w:val="en-HK"/>
              </w:rPr>
              <w:t>下線業績續保率</w:t>
            </w:r>
            <w:r w:rsidRPr="00597EA9">
              <w:rPr>
                <w:rFonts w:asciiTheme="majorHAnsi" w:hAnsiTheme="majorHAnsi" w:cstheme="majorHAnsi" w:hint="eastAsia"/>
                <w:color w:val="000000"/>
                <w:sz w:val="14"/>
                <w:szCs w:val="14"/>
                <w:lang w:val="en-HK"/>
              </w:rPr>
              <w:t xml:space="preserve"> %    WCM020</w:t>
            </w:r>
            <w:proofErr w:type="gramStart"/>
            <w:r w:rsidRPr="00597EA9">
              <w:rPr>
                <w:rFonts w:asciiTheme="majorHAnsi" w:hAnsiTheme="majorHAnsi" w:cstheme="majorHAnsi" w:hint="eastAsia"/>
                <w:color w:val="000000"/>
                <w:sz w:val="14"/>
                <w:szCs w:val="14"/>
                <w:lang w:val="en-HK"/>
              </w:rPr>
              <w:t>B :</w:t>
            </w:r>
            <w:proofErr w:type="gramEnd"/>
            <w:r w:rsidRPr="00597EA9">
              <w:rPr>
                <w:rFonts w:asciiTheme="majorHAnsi" w:hAnsiTheme="majorHAnsi" w:cstheme="majorHAnsi" w:hint="eastAsia"/>
                <w:color w:val="000000"/>
                <w:sz w:val="14"/>
                <w:szCs w:val="14"/>
                <w:lang w:val="en-HK"/>
              </w:rPr>
              <w:t xml:space="preserve"> [PERSIST_RATE_19MTH ] x 100 , where</w:t>
            </w:r>
          </w:p>
          <w:p w14:paraId="7D93CAE5"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[PRDN_</w:t>
            </w:r>
            <w:proofErr w:type="gramStart"/>
            <w:r w:rsidRPr="00597EA9">
              <w:rPr>
                <w:rFonts w:asciiTheme="majorHAnsi" w:hAnsiTheme="majorHAnsi" w:cstheme="majorHAnsi"/>
                <w:color w:val="000000"/>
                <w:sz w:val="14"/>
                <w:szCs w:val="14"/>
                <w:lang w:val="en-HK"/>
              </w:rPr>
              <w:t>MONTH]  use</w:t>
            </w:r>
            <w:proofErr w:type="gramEnd"/>
            <w:r w:rsidRPr="00597EA9">
              <w:rPr>
                <w:rFonts w:asciiTheme="majorHAnsi" w:hAnsiTheme="majorHAnsi" w:cstheme="majorHAnsi"/>
                <w:color w:val="000000"/>
                <w:sz w:val="14"/>
                <w:szCs w:val="14"/>
                <w:lang w:val="en-HK"/>
              </w:rPr>
              <w:t xml:space="preserve"> latest month only</w:t>
            </w:r>
          </w:p>
          <w:p w14:paraId="29DBA5AF"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w:t>
            </w:r>
            <w:proofErr w:type="gramStart"/>
            <w:r w:rsidRPr="00597EA9">
              <w:rPr>
                <w:rFonts w:asciiTheme="majorHAnsi" w:hAnsiTheme="majorHAnsi" w:cstheme="majorHAnsi"/>
                <w:color w:val="000000"/>
                <w:sz w:val="14"/>
                <w:szCs w:val="14"/>
                <w:lang w:val="en-HK"/>
              </w:rPr>
              <w:t>PRODUCTION]  use</w:t>
            </w:r>
            <w:proofErr w:type="gramEnd"/>
            <w:r w:rsidRPr="00597EA9">
              <w:rPr>
                <w:rFonts w:asciiTheme="majorHAnsi" w:hAnsiTheme="majorHAnsi" w:cstheme="majorHAnsi"/>
                <w:color w:val="000000"/>
                <w:sz w:val="14"/>
                <w:szCs w:val="14"/>
                <w:lang w:val="en-HK"/>
              </w:rPr>
              <w:t xml:space="preserve"> "AFYC" only</w:t>
            </w:r>
          </w:p>
          <w:p w14:paraId="6A6FF307"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[PRODUCTION_CATEGORY] use "Downline" only</w:t>
            </w:r>
          </w:p>
          <w:p w14:paraId="63CB462E"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8.   </w:t>
            </w:r>
            <w:r w:rsidRPr="00597EA9">
              <w:rPr>
                <w:rFonts w:asciiTheme="majorHAnsi" w:hAnsiTheme="majorHAnsi" w:cstheme="majorHAnsi" w:hint="eastAsia"/>
                <w:color w:val="000000"/>
                <w:sz w:val="14"/>
                <w:szCs w:val="14"/>
                <w:lang w:val="en-HK"/>
              </w:rPr>
              <w:t>已批核首年佣金</w:t>
            </w:r>
            <w:r w:rsidRPr="00597EA9">
              <w:rPr>
                <w:rFonts w:asciiTheme="majorHAnsi" w:hAnsiTheme="majorHAnsi" w:cstheme="majorHAnsi" w:hint="eastAsia"/>
                <w:color w:val="000000"/>
                <w:sz w:val="14"/>
                <w:szCs w:val="14"/>
                <w:lang w:val="en-HK"/>
              </w:rPr>
              <w:t xml:space="preserve"> (&gt;= 6,000,000)     </w:t>
            </w:r>
          </w:p>
          <w:p w14:paraId="5360338B" w14:textId="77777777" w:rsid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w:t>
            </w:r>
            <w:proofErr w:type="spellStart"/>
            <w:r w:rsidRPr="00597EA9">
              <w:rPr>
                <w:rFonts w:asciiTheme="majorHAnsi" w:hAnsiTheme="majorHAnsi" w:cstheme="majorHAnsi"/>
                <w:color w:val="000000"/>
                <w:sz w:val="14"/>
                <w:szCs w:val="14"/>
                <w:lang w:val="en-HK"/>
              </w:rPr>
              <w:t>AAP_Downline_Detail</w:t>
            </w:r>
            <w:proofErr w:type="spellEnd"/>
            <w:r w:rsidRPr="00597EA9">
              <w:rPr>
                <w:rFonts w:asciiTheme="majorHAnsi" w:hAnsiTheme="majorHAnsi" w:cstheme="majorHAnsi"/>
                <w:color w:val="000000"/>
                <w:sz w:val="14"/>
                <w:szCs w:val="14"/>
                <w:lang w:val="en-HK"/>
              </w:rPr>
              <w:t>_(</w:t>
            </w:r>
            <w:proofErr w:type="gramStart"/>
            <w:r w:rsidRPr="00597EA9">
              <w:rPr>
                <w:rFonts w:asciiTheme="majorHAnsi" w:hAnsiTheme="majorHAnsi" w:cstheme="majorHAnsi"/>
                <w:color w:val="000000"/>
                <w:sz w:val="14"/>
                <w:szCs w:val="14"/>
                <w:lang w:val="en-HK"/>
              </w:rPr>
              <w:t>YYYYMM)  :</w:t>
            </w:r>
            <w:proofErr w:type="gramEnd"/>
            <w:r w:rsidRPr="00597EA9">
              <w:rPr>
                <w:rFonts w:asciiTheme="majorHAnsi" w:hAnsiTheme="majorHAnsi" w:cstheme="majorHAnsi"/>
                <w:color w:val="000000"/>
                <w:sz w:val="14"/>
                <w:szCs w:val="14"/>
                <w:lang w:val="en-HK"/>
              </w:rPr>
              <w:t xml:space="preserve"> sum of [ ISS_TTL_FYC ] for all months [PRDN_MONTH] in current year</w:t>
            </w:r>
          </w:p>
          <w:p w14:paraId="2B6C50EB"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9.   </w:t>
            </w:r>
            <w:r w:rsidRPr="00597EA9">
              <w:rPr>
                <w:rFonts w:asciiTheme="majorHAnsi" w:hAnsiTheme="majorHAnsi" w:cstheme="majorHAnsi" w:hint="eastAsia"/>
                <w:color w:val="000000"/>
                <w:sz w:val="14"/>
                <w:szCs w:val="14"/>
                <w:lang w:val="en-HK"/>
              </w:rPr>
              <w:t>平均生產力</w:t>
            </w:r>
            <w:r w:rsidRPr="00597EA9">
              <w:rPr>
                <w:rFonts w:asciiTheme="majorHAnsi" w:hAnsiTheme="majorHAnsi" w:cstheme="majorHAnsi" w:hint="eastAsia"/>
                <w:color w:val="000000"/>
                <w:sz w:val="14"/>
                <w:szCs w:val="14"/>
                <w:lang w:val="en-HK"/>
              </w:rPr>
              <w:t xml:space="preserve">       </w:t>
            </w:r>
          </w:p>
          <w:p w14:paraId="75691A2A"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Sum all calendar months' productivity since Jan-</w:t>
            </w:r>
            <w:proofErr w:type="spellStart"/>
            <w:r w:rsidRPr="00597EA9">
              <w:rPr>
                <w:rFonts w:asciiTheme="majorHAnsi" w:hAnsiTheme="majorHAnsi" w:cstheme="majorHAnsi"/>
                <w:color w:val="000000"/>
                <w:sz w:val="14"/>
                <w:szCs w:val="14"/>
                <w:lang w:val="en-HK"/>
              </w:rPr>
              <w:t>ReportYear</w:t>
            </w:r>
            <w:proofErr w:type="spellEnd"/>
            <w:r w:rsidRPr="00597EA9">
              <w:rPr>
                <w:rFonts w:asciiTheme="majorHAnsi" w:hAnsiTheme="majorHAnsi" w:cstheme="majorHAnsi"/>
                <w:color w:val="000000"/>
                <w:sz w:val="14"/>
                <w:szCs w:val="14"/>
                <w:lang w:val="en-HK"/>
              </w:rPr>
              <w:t>, divided by number of calendar months since Jan-</w:t>
            </w:r>
            <w:proofErr w:type="spellStart"/>
            <w:proofErr w:type="gramStart"/>
            <w:r w:rsidRPr="00597EA9">
              <w:rPr>
                <w:rFonts w:asciiTheme="majorHAnsi" w:hAnsiTheme="majorHAnsi" w:cstheme="majorHAnsi"/>
                <w:color w:val="000000"/>
                <w:sz w:val="14"/>
                <w:szCs w:val="14"/>
                <w:lang w:val="en-HK"/>
              </w:rPr>
              <w:t>ReportYear</w:t>
            </w:r>
            <w:proofErr w:type="spellEnd"/>
            <w:r w:rsidRPr="00597EA9">
              <w:rPr>
                <w:rFonts w:asciiTheme="majorHAnsi" w:hAnsiTheme="majorHAnsi" w:cstheme="majorHAnsi"/>
                <w:color w:val="000000"/>
                <w:sz w:val="14"/>
                <w:szCs w:val="14"/>
                <w:lang w:val="en-HK"/>
              </w:rPr>
              <w:t>,  where</w:t>
            </w:r>
            <w:proofErr w:type="gramEnd"/>
            <w:r w:rsidRPr="00597EA9">
              <w:rPr>
                <w:rFonts w:asciiTheme="majorHAnsi" w:hAnsiTheme="majorHAnsi" w:cstheme="majorHAnsi"/>
                <w:color w:val="000000"/>
                <w:sz w:val="14"/>
                <w:szCs w:val="14"/>
                <w:lang w:val="en-HK"/>
              </w:rPr>
              <w:t xml:space="preserve"> a calendar month's productivity is that month's  [ ISS_TTL_FYC ]  divided by *number of agents in that month.    </w:t>
            </w:r>
          </w:p>
          <w:p w14:paraId="5C1DB272"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*Number of agents = number of agents/managers with [Agent Status] = "</w:t>
            </w:r>
            <w:proofErr w:type="spellStart"/>
            <w:r w:rsidRPr="00597EA9">
              <w:rPr>
                <w:rFonts w:asciiTheme="majorHAnsi" w:hAnsiTheme="majorHAnsi" w:cstheme="majorHAnsi"/>
                <w:color w:val="000000"/>
                <w:sz w:val="14"/>
                <w:szCs w:val="14"/>
                <w:lang w:val="en-HK"/>
              </w:rPr>
              <w:t>Infoce</w:t>
            </w:r>
            <w:proofErr w:type="spellEnd"/>
            <w:r w:rsidRPr="00597EA9">
              <w:rPr>
                <w:rFonts w:asciiTheme="majorHAnsi" w:hAnsiTheme="majorHAnsi" w:cstheme="majorHAnsi"/>
                <w:color w:val="000000"/>
                <w:sz w:val="14"/>
                <w:szCs w:val="14"/>
                <w:lang w:val="en-HK"/>
              </w:rPr>
              <w:t xml:space="preserve">" in MI129_data in downline grouping  </w:t>
            </w:r>
          </w:p>
          <w:p w14:paraId="5CC2FC0B" w14:textId="3403FA7B"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 need to excl. dummy code 219983, exclude those with [</w:t>
            </w:r>
            <w:proofErr w:type="spellStart"/>
            <w:r w:rsidRPr="00597EA9">
              <w:rPr>
                <w:rFonts w:asciiTheme="majorHAnsi" w:hAnsiTheme="majorHAnsi" w:cstheme="majorHAnsi"/>
                <w:color w:val="000000"/>
                <w:sz w:val="14"/>
                <w:szCs w:val="14"/>
                <w:lang w:val="en-HK"/>
              </w:rPr>
              <w:t>Agent_Role</w:t>
            </w:r>
            <w:proofErr w:type="spellEnd"/>
            <w:r w:rsidRPr="00597EA9">
              <w:rPr>
                <w:rFonts w:asciiTheme="majorHAnsi" w:hAnsiTheme="majorHAnsi" w:cstheme="majorHAnsi"/>
                <w:color w:val="000000"/>
                <w:sz w:val="14"/>
                <w:szCs w:val="14"/>
                <w:lang w:val="en-HK"/>
              </w:rPr>
              <w:t>] = "Internship" / "HKFI CPD" / "Secretary" and [</w:t>
            </w:r>
            <w:proofErr w:type="spellStart"/>
            <w:r w:rsidRPr="00597EA9">
              <w:rPr>
                <w:rFonts w:asciiTheme="majorHAnsi" w:hAnsiTheme="majorHAnsi" w:cstheme="majorHAnsi"/>
                <w:color w:val="000000"/>
                <w:sz w:val="14"/>
                <w:szCs w:val="14"/>
                <w:lang w:val="en-HK"/>
              </w:rPr>
              <w:t>Role_Expiry_Period</w:t>
            </w:r>
            <w:proofErr w:type="spellEnd"/>
            <w:r w:rsidRPr="00597EA9">
              <w:rPr>
                <w:rFonts w:asciiTheme="majorHAnsi" w:hAnsiTheme="majorHAnsi" w:cstheme="majorHAnsi"/>
                <w:color w:val="000000"/>
                <w:sz w:val="14"/>
                <w:szCs w:val="14"/>
                <w:lang w:val="en-HK"/>
              </w:rPr>
              <w:t>] = "01-Jan-2099" when calculating number of agents</w:t>
            </w:r>
          </w:p>
          <w:p w14:paraId="3F4C186C"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10.    </w:t>
            </w:r>
            <w:r w:rsidRPr="00597EA9">
              <w:rPr>
                <w:rFonts w:asciiTheme="majorHAnsi" w:hAnsiTheme="majorHAnsi" w:cstheme="majorHAnsi" w:hint="eastAsia"/>
                <w:color w:val="000000"/>
                <w:sz w:val="14"/>
                <w:szCs w:val="14"/>
                <w:lang w:val="en-HK"/>
              </w:rPr>
              <w:t>排名</w:t>
            </w:r>
            <w:r w:rsidRPr="00597EA9">
              <w:rPr>
                <w:rFonts w:asciiTheme="majorHAnsi" w:hAnsiTheme="majorHAnsi" w:cstheme="majorHAnsi" w:hint="eastAsia"/>
                <w:color w:val="000000"/>
                <w:sz w:val="14"/>
                <w:szCs w:val="14"/>
                <w:lang w:val="en-HK"/>
              </w:rPr>
              <w:t xml:space="preserve">      Display "1</w:t>
            </w:r>
            <w:proofErr w:type="gramStart"/>
            <w:r w:rsidRPr="00597EA9">
              <w:rPr>
                <w:rFonts w:asciiTheme="majorHAnsi" w:hAnsiTheme="majorHAnsi" w:cstheme="majorHAnsi" w:hint="eastAsia"/>
                <w:color w:val="000000"/>
                <w:sz w:val="14"/>
                <w:szCs w:val="14"/>
                <w:lang w:val="en-HK"/>
              </w:rPr>
              <w:t>"  for</w:t>
            </w:r>
            <w:proofErr w:type="gramEnd"/>
            <w:r w:rsidRPr="00597EA9">
              <w:rPr>
                <w:rFonts w:asciiTheme="majorHAnsi" w:hAnsiTheme="majorHAnsi" w:cstheme="majorHAnsi" w:hint="eastAsia"/>
                <w:color w:val="000000"/>
                <w:sz w:val="14"/>
                <w:szCs w:val="14"/>
                <w:lang w:val="en-HK"/>
              </w:rPr>
              <w:t xml:space="preserve"> top qualifier based on </w:t>
            </w:r>
            <w:r w:rsidRPr="00597EA9">
              <w:rPr>
                <w:rFonts w:asciiTheme="majorHAnsi" w:hAnsiTheme="majorHAnsi" w:cstheme="majorHAnsi" w:hint="eastAsia"/>
                <w:color w:val="000000"/>
                <w:sz w:val="14"/>
                <w:szCs w:val="14"/>
                <w:lang w:val="en-HK"/>
              </w:rPr>
              <w:t>平均生產力</w:t>
            </w:r>
            <w:r w:rsidRPr="00597EA9">
              <w:rPr>
                <w:rFonts w:asciiTheme="majorHAnsi" w:hAnsiTheme="majorHAnsi" w:cstheme="majorHAnsi" w:hint="eastAsia"/>
                <w:color w:val="000000"/>
                <w:sz w:val="14"/>
                <w:szCs w:val="14"/>
                <w:lang w:val="en-HK"/>
              </w:rPr>
              <w:t xml:space="preserve">, while </w:t>
            </w:r>
            <w:r w:rsidRPr="00597EA9">
              <w:rPr>
                <w:rFonts w:asciiTheme="majorHAnsi" w:hAnsiTheme="majorHAnsi" w:cstheme="majorHAnsi" w:hint="eastAsia"/>
                <w:color w:val="000000"/>
                <w:sz w:val="14"/>
                <w:szCs w:val="14"/>
                <w:lang w:val="en-HK"/>
              </w:rPr>
              <w:t>下線業績續保率</w:t>
            </w:r>
            <w:r w:rsidRPr="00597EA9">
              <w:rPr>
                <w:rFonts w:asciiTheme="majorHAnsi" w:hAnsiTheme="majorHAnsi" w:cstheme="majorHAnsi" w:hint="eastAsia"/>
                <w:color w:val="000000"/>
                <w:sz w:val="14"/>
                <w:szCs w:val="14"/>
                <w:lang w:val="en-HK"/>
              </w:rPr>
              <w:t xml:space="preserve"> % &gt;= 80 and </w:t>
            </w:r>
            <w:r w:rsidRPr="00597EA9">
              <w:rPr>
                <w:rFonts w:asciiTheme="majorHAnsi" w:hAnsiTheme="majorHAnsi" w:cstheme="majorHAnsi" w:hint="eastAsia"/>
                <w:color w:val="000000"/>
                <w:sz w:val="14"/>
                <w:szCs w:val="14"/>
                <w:lang w:val="en-HK"/>
              </w:rPr>
              <w:t>已批核首年佣金</w:t>
            </w:r>
            <w:r w:rsidRPr="00597EA9">
              <w:rPr>
                <w:rFonts w:asciiTheme="majorHAnsi" w:hAnsiTheme="majorHAnsi" w:cstheme="majorHAnsi" w:hint="eastAsia"/>
                <w:color w:val="000000"/>
                <w:sz w:val="14"/>
                <w:szCs w:val="14"/>
                <w:lang w:val="en-HK"/>
              </w:rPr>
              <w:t xml:space="preserve"> &gt;= 6,000,000</w:t>
            </w:r>
          </w:p>
          <w:p w14:paraId="6551CCAF"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11.   </w:t>
            </w:r>
            <w:r w:rsidRPr="00597EA9">
              <w:rPr>
                <w:rFonts w:asciiTheme="majorHAnsi" w:hAnsiTheme="majorHAnsi" w:cstheme="majorHAnsi" w:hint="eastAsia"/>
                <w:color w:val="000000"/>
                <w:sz w:val="14"/>
                <w:szCs w:val="14"/>
                <w:lang w:val="en-HK"/>
              </w:rPr>
              <w:t>下線業績續保率</w:t>
            </w:r>
            <w:r w:rsidRPr="00597EA9">
              <w:rPr>
                <w:rFonts w:asciiTheme="majorHAnsi" w:hAnsiTheme="majorHAnsi" w:cstheme="majorHAnsi" w:hint="eastAsia"/>
                <w:color w:val="000000"/>
                <w:sz w:val="14"/>
                <w:szCs w:val="14"/>
                <w:lang w:val="en-HK"/>
              </w:rPr>
              <w:t xml:space="preserve"> % (LIMRA 25)     WCM020</w:t>
            </w:r>
            <w:proofErr w:type="gramStart"/>
            <w:r w:rsidRPr="00597EA9">
              <w:rPr>
                <w:rFonts w:asciiTheme="majorHAnsi" w:hAnsiTheme="majorHAnsi" w:cstheme="majorHAnsi" w:hint="eastAsia"/>
                <w:color w:val="000000"/>
                <w:sz w:val="14"/>
                <w:szCs w:val="14"/>
                <w:lang w:val="en-HK"/>
              </w:rPr>
              <w:t>C :</w:t>
            </w:r>
            <w:proofErr w:type="gramEnd"/>
            <w:r w:rsidRPr="00597EA9">
              <w:rPr>
                <w:rFonts w:asciiTheme="majorHAnsi" w:hAnsiTheme="majorHAnsi" w:cstheme="majorHAnsi" w:hint="eastAsia"/>
                <w:color w:val="000000"/>
                <w:sz w:val="14"/>
                <w:szCs w:val="14"/>
                <w:lang w:val="en-HK"/>
              </w:rPr>
              <w:t xml:space="preserve"> [PERSIST_RATE_19MTH ] x 100 , where</w:t>
            </w:r>
          </w:p>
          <w:p w14:paraId="0E265388"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[PRDN_</w:t>
            </w:r>
            <w:proofErr w:type="gramStart"/>
            <w:r w:rsidRPr="00597EA9">
              <w:rPr>
                <w:rFonts w:asciiTheme="majorHAnsi" w:hAnsiTheme="majorHAnsi" w:cstheme="majorHAnsi"/>
                <w:color w:val="000000"/>
                <w:sz w:val="14"/>
                <w:szCs w:val="14"/>
                <w:lang w:val="en-HK"/>
              </w:rPr>
              <w:t>MONTH]  use</w:t>
            </w:r>
            <w:proofErr w:type="gramEnd"/>
            <w:r w:rsidRPr="00597EA9">
              <w:rPr>
                <w:rFonts w:asciiTheme="majorHAnsi" w:hAnsiTheme="majorHAnsi" w:cstheme="majorHAnsi"/>
                <w:color w:val="000000"/>
                <w:sz w:val="14"/>
                <w:szCs w:val="14"/>
                <w:lang w:val="en-HK"/>
              </w:rPr>
              <w:t xml:space="preserve"> latest month only</w:t>
            </w:r>
          </w:p>
          <w:p w14:paraId="6F5F48D8"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w:t>
            </w:r>
            <w:proofErr w:type="gramStart"/>
            <w:r w:rsidRPr="00597EA9">
              <w:rPr>
                <w:rFonts w:asciiTheme="majorHAnsi" w:hAnsiTheme="majorHAnsi" w:cstheme="majorHAnsi"/>
                <w:color w:val="000000"/>
                <w:sz w:val="14"/>
                <w:szCs w:val="14"/>
                <w:lang w:val="en-HK"/>
              </w:rPr>
              <w:t>PRODUCTION]  use</w:t>
            </w:r>
            <w:proofErr w:type="gramEnd"/>
            <w:r w:rsidRPr="00597EA9">
              <w:rPr>
                <w:rFonts w:asciiTheme="majorHAnsi" w:hAnsiTheme="majorHAnsi" w:cstheme="majorHAnsi"/>
                <w:color w:val="000000"/>
                <w:sz w:val="14"/>
                <w:szCs w:val="14"/>
                <w:lang w:val="en-HK"/>
              </w:rPr>
              <w:t xml:space="preserve"> "AFYC" only</w:t>
            </w:r>
          </w:p>
          <w:p w14:paraId="17F23432" w14:textId="357A6867" w:rsidR="00597EA9" w:rsidRPr="00AC74A6"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[PRODUCTION_CATEGORY] use "Downline" only</w:t>
            </w:r>
          </w:p>
        </w:tc>
      </w:tr>
      <w:tr w:rsidR="00083F32" w:rsidRPr="00076D6A" w14:paraId="79DEE562"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5A756491"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A1.2</w:t>
            </w:r>
          </w:p>
        </w:tc>
        <w:tc>
          <w:tcPr>
            <w:tcW w:w="3150" w:type="dxa"/>
            <w:tcBorders>
              <w:top w:val="nil"/>
              <w:left w:val="nil"/>
              <w:bottom w:val="single" w:sz="4" w:space="0" w:color="auto"/>
              <w:right w:val="single" w:sz="4" w:space="0" w:color="auto"/>
            </w:tcBorders>
            <w:shd w:val="clear" w:color="auto" w:fill="auto"/>
            <w:vAlign w:val="center"/>
            <w:hideMark/>
          </w:tcPr>
          <w:p w14:paraId="649FFF37"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Executive / Senior Regional Director of the Year</w:t>
            </w:r>
          </w:p>
        </w:tc>
        <w:tc>
          <w:tcPr>
            <w:tcW w:w="4680" w:type="dxa"/>
            <w:tcBorders>
              <w:top w:val="nil"/>
              <w:left w:val="nil"/>
              <w:bottom w:val="single" w:sz="4" w:space="0" w:color="auto"/>
              <w:right w:val="single" w:sz="4" w:space="0" w:color="auto"/>
            </w:tcBorders>
            <w:shd w:val="clear" w:color="auto" w:fill="auto"/>
            <w:vAlign w:val="center"/>
            <w:hideMark/>
          </w:tcPr>
          <w:p w14:paraId="646414EE" w14:textId="77777777" w:rsidR="00083F32" w:rsidRDefault="00083F32" w:rsidP="00182A0B">
            <w:pPr>
              <w:rPr>
                <w:rFonts w:asciiTheme="majorHAnsi" w:hAnsiTheme="majorHAnsi" w:cstheme="majorHAnsi"/>
                <w:color w:val="000000"/>
                <w:sz w:val="14"/>
                <w:szCs w:val="14"/>
                <w:lang w:val="en-HK"/>
              </w:rPr>
            </w:pPr>
            <w:r w:rsidRPr="00AC74A6">
              <w:rPr>
                <w:rFonts w:asciiTheme="majorHAnsi" w:hAnsiTheme="majorHAnsi" w:cstheme="majorHAnsi"/>
                <w:color w:val="000000"/>
                <w:sz w:val="14"/>
                <w:szCs w:val="14"/>
                <w:lang w:val="en-HK"/>
              </w:rPr>
              <w:t>行政及高級區域總監</w:t>
            </w:r>
            <w:r w:rsidRPr="00AC74A6">
              <w:rPr>
                <w:rFonts w:asciiTheme="majorHAnsi" w:hAnsiTheme="majorHAnsi" w:cstheme="majorHAnsi"/>
                <w:color w:val="000000"/>
                <w:sz w:val="14"/>
                <w:szCs w:val="14"/>
                <w:lang w:val="en-HK"/>
              </w:rPr>
              <w:t xml:space="preserve"> - </w:t>
            </w:r>
            <w:r w:rsidRPr="00AC74A6">
              <w:rPr>
                <w:rFonts w:asciiTheme="majorHAnsi" w:hAnsiTheme="majorHAnsi" w:cstheme="majorHAnsi"/>
                <w:color w:val="000000"/>
                <w:sz w:val="14"/>
                <w:szCs w:val="14"/>
                <w:lang w:val="en-HK"/>
              </w:rPr>
              <w:t>最高增長</w:t>
            </w:r>
          </w:p>
          <w:p w14:paraId="4BB99D6B" w14:textId="77777777" w:rsidR="00597EA9" w:rsidRPr="00597EA9" w:rsidRDefault="00597EA9" w:rsidP="00597EA9">
            <w:pPr>
              <w:rPr>
                <w:rFonts w:asciiTheme="majorHAnsi" w:hAnsiTheme="majorHAnsi" w:cstheme="majorHAnsi"/>
                <w:color w:val="000000"/>
                <w:sz w:val="14"/>
                <w:szCs w:val="14"/>
                <w:lang w:val="en-HK"/>
              </w:rPr>
            </w:pPr>
            <w:r>
              <w:rPr>
                <w:rFonts w:asciiTheme="majorHAnsi" w:hAnsiTheme="majorHAnsi" w:cstheme="majorHAnsi"/>
                <w:color w:val="000000"/>
                <w:sz w:val="14"/>
                <w:szCs w:val="14"/>
                <w:lang w:val="en-HK"/>
              </w:rPr>
              <w:t>Report fields:</w:t>
            </w:r>
          </w:p>
          <w:p w14:paraId="4173EEBE"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1.  </w:t>
            </w:r>
            <w:r w:rsidRPr="00597EA9">
              <w:rPr>
                <w:rFonts w:asciiTheme="majorHAnsi" w:hAnsiTheme="majorHAnsi" w:cstheme="majorHAnsi" w:hint="eastAsia"/>
                <w:color w:val="000000"/>
                <w:sz w:val="14"/>
                <w:szCs w:val="14"/>
                <w:lang w:val="en-HK"/>
              </w:rPr>
              <w:t>區域</w:t>
            </w:r>
            <w:r w:rsidRPr="00597EA9">
              <w:rPr>
                <w:rFonts w:asciiTheme="majorHAnsi" w:hAnsiTheme="majorHAnsi" w:cstheme="majorHAnsi" w:hint="eastAsia"/>
                <w:color w:val="000000"/>
                <w:sz w:val="14"/>
                <w:szCs w:val="14"/>
                <w:lang w:val="en-HK"/>
              </w:rPr>
              <w:t xml:space="preserve">        WCM011</w:t>
            </w:r>
            <w:proofErr w:type="gramStart"/>
            <w:r w:rsidRPr="00597EA9">
              <w:rPr>
                <w:rFonts w:asciiTheme="majorHAnsi" w:hAnsiTheme="majorHAnsi" w:cstheme="majorHAnsi" w:hint="eastAsia"/>
                <w:color w:val="000000"/>
                <w:sz w:val="14"/>
                <w:szCs w:val="14"/>
                <w:lang w:val="en-HK"/>
              </w:rPr>
              <w:t>B :</w:t>
            </w:r>
            <w:proofErr w:type="gramEnd"/>
            <w:r w:rsidRPr="00597EA9">
              <w:rPr>
                <w:rFonts w:asciiTheme="majorHAnsi" w:hAnsiTheme="majorHAnsi" w:cstheme="majorHAnsi" w:hint="eastAsia"/>
                <w:color w:val="000000"/>
                <w:sz w:val="14"/>
                <w:szCs w:val="14"/>
                <w:lang w:val="en-HK"/>
              </w:rPr>
              <w:t xml:space="preserve"> [ </w:t>
            </w:r>
            <w:proofErr w:type="spellStart"/>
            <w:r w:rsidRPr="00597EA9">
              <w:rPr>
                <w:rFonts w:asciiTheme="majorHAnsi" w:hAnsiTheme="majorHAnsi" w:cstheme="majorHAnsi" w:hint="eastAsia"/>
                <w:color w:val="000000"/>
                <w:sz w:val="14"/>
                <w:szCs w:val="14"/>
                <w:lang w:val="en-HK"/>
              </w:rPr>
              <w:t>Region_Name</w:t>
            </w:r>
            <w:proofErr w:type="spellEnd"/>
            <w:r w:rsidRPr="00597EA9">
              <w:rPr>
                <w:rFonts w:asciiTheme="majorHAnsi" w:hAnsiTheme="majorHAnsi" w:cstheme="majorHAnsi" w:hint="eastAsia"/>
                <w:color w:val="000000"/>
                <w:sz w:val="14"/>
                <w:szCs w:val="14"/>
                <w:lang w:val="en-HK"/>
              </w:rPr>
              <w:t xml:space="preserve"> ]</w:t>
            </w:r>
          </w:p>
          <w:p w14:paraId="179ACE56"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2.  </w:t>
            </w:r>
            <w:r w:rsidRPr="00597EA9">
              <w:rPr>
                <w:rFonts w:asciiTheme="majorHAnsi" w:hAnsiTheme="majorHAnsi" w:cstheme="majorHAnsi" w:hint="eastAsia"/>
                <w:color w:val="000000"/>
                <w:sz w:val="14"/>
                <w:szCs w:val="14"/>
                <w:lang w:val="en-HK"/>
              </w:rPr>
              <w:t>分區</w:t>
            </w:r>
            <w:r w:rsidRPr="00597EA9">
              <w:rPr>
                <w:rFonts w:asciiTheme="majorHAnsi" w:hAnsiTheme="majorHAnsi" w:cstheme="majorHAnsi" w:hint="eastAsia"/>
                <w:color w:val="000000"/>
                <w:sz w:val="14"/>
                <w:szCs w:val="14"/>
                <w:lang w:val="en-HK"/>
              </w:rPr>
              <w:t xml:space="preserve">         WCM011</w:t>
            </w:r>
            <w:proofErr w:type="gramStart"/>
            <w:r w:rsidRPr="00597EA9">
              <w:rPr>
                <w:rFonts w:asciiTheme="majorHAnsi" w:hAnsiTheme="majorHAnsi" w:cstheme="majorHAnsi" w:hint="eastAsia"/>
                <w:color w:val="000000"/>
                <w:sz w:val="14"/>
                <w:szCs w:val="14"/>
                <w:lang w:val="en-HK"/>
              </w:rPr>
              <w:t>B :</w:t>
            </w:r>
            <w:proofErr w:type="gramEnd"/>
            <w:r w:rsidRPr="00597EA9">
              <w:rPr>
                <w:rFonts w:asciiTheme="majorHAnsi" w:hAnsiTheme="majorHAnsi" w:cstheme="majorHAnsi" w:hint="eastAsia"/>
                <w:color w:val="000000"/>
                <w:sz w:val="14"/>
                <w:szCs w:val="14"/>
                <w:lang w:val="en-HK"/>
              </w:rPr>
              <w:t xml:space="preserve"> [ </w:t>
            </w:r>
            <w:proofErr w:type="spellStart"/>
            <w:r w:rsidRPr="00597EA9">
              <w:rPr>
                <w:rFonts w:asciiTheme="majorHAnsi" w:hAnsiTheme="majorHAnsi" w:cstheme="majorHAnsi" w:hint="eastAsia"/>
                <w:color w:val="000000"/>
                <w:sz w:val="14"/>
                <w:szCs w:val="14"/>
                <w:lang w:val="en-HK"/>
              </w:rPr>
              <w:t>District_Code</w:t>
            </w:r>
            <w:proofErr w:type="spellEnd"/>
            <w:r w:rsidRPr="00597EA9">
              <w:rPr>
                <w:rFonts w:asciiTheme="majorHAnsi" w:hAnsiTheme="majorHAnsi" w:cstheme="majorHAnsi" w:hint="eastAsia"/>
                <w:color w:val="000000"/>
                <w:sz w:val="14"/>
                <w:szCs w:val="14"/>
                <w:lang w:val="en-HK"/>
              </w:rPr>
              <w:t xml:space="preserve"> ]</w:t>
            </w:r>
          </w:p>
          <w:p w14:paraId="28EA79FB"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3.  </w:t>
            </w:r>
            <w:r w:rsidRPr="00597EA9">
              <w:rPr>
                <w:rFonts w:asciiTheme="majorHAnsi" w:hAnsiTheme="majorHAnsi" w:cstheme="majorHAnsi" w:hint="eastAsia"/>
                <w:color w:val="000000"/>
                <w:sz w:val="14"/>
                <w:szCs w:val="14"/>
                <w:lang w:val="en-HK"/>
              </w:rPr>
              <w:t>營業組別</w:t>
            </w:r>
            <w:r w:rsidRPr="00597EA9">
              <w:rPr>
                <w:rFonts w:asciiTheme="majorHAnsi" w:hAnsiTheme="majorHAnsi" w:cstheme="majorHAnsi" w:hint="eastAsia"/>
                <w:color w:val="000000"/>
                <w:sz w:val="14"/>
                <w:szCs w:val="14"/>
                <w:lang w:val="en-HK"/>
              </w:rPr>
              <w:t xml:space="preserve">    WCM011</w:t>
            </w:r>
            <w:proofErr w:type="gramStart"/>
            <w:r w:rsidRPr="00597EA9">
              <w:rPr>
                <w:rFonts w:asciiTheme="majorHAnsi" w:hAnsiTheme="majorHAnsi" w:cstheme="majorHAnsi" w:hint="eastAsia"/>
                <w:color w:val="000000"/>
                <w:sz w:val="14"/>
                <w:szCs w:val="14"/>
                <w:lang w:val="en-HK"/>
              </w:rPr>
              <w:t>B :</w:t>
            </w:r>
            <w:proofErr w:type="gramEnd"/>
            <w:r w:rsidRPr="00597EA9">
              <w:rPr>
                <w:rFonts w:asciiTheme="majorHAnsi" w:hAnsiTheme="majorHAnsi" w:cstheme="majorHAnsi" w:hint="eastAsia"/>
                <w:color w:val="000000"/>
                <w:sz w:val="14"/>
                <w:szCs w:val="14"/>
                <w:lang w:val="en-HK"/>
              </w:rPr>
              <w:t xml:space="preserve"> [ </w:t>
            </w:r>
            <w:proofErr w:type="spellStart"/>
            <w:r w:rsidRPr="00597EA9">
              <w:rPr>
                <w:rFonts w:asciiTheme="majorHAnsi" w:hAnsiTheme="majorHAnsi" w:cstheme="majorHAnsi" w:hint="eastAsia"/>
                <w:color w:val="000000"/>
                <w:sz w:val="14"/>
                <w:szCs w:val="14"/>
                <w:lang w:val="en-HK"/>
              </w:rPr>
              <w:t>Unit_Code</w:t>
            </w:r>
            <w:proofErr w:type="spellEnd"/>
            <w:r w:rsidRPr="00597EA9">
              <w:rPr>
                <w:rFonts w:asciiTheme="majorHAnsi" w:hAnsiTheme="majorHAnsi" w:cstheme="majorHAnsi" w:hint="eastAsia"/>
                <w:color w:val="000000"/>
                <w:sz w:val="14"/>
                <w:szCs w:val="14"/>
                <w:lang w:val="en-HK"/>
              </w:rPr>
              <w:t xml:space="preserve"> ]</w:t>
            </w:r>
          </w:p>
          <w:p w14:paraId="465669A0"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4.  </w:t>
            </w:r>
            <w:r w:rsidRPr="00597EA9">
              <w:rPr>
                <w:rFonts w:asciiTheme="majorHAnsi" w:hAnsiTheme="majorHAnsi" w:cstheme="majorHAnsi" w:hint="eastAsia"/>
                <w:color w:val="000000"/>
                <w:sz w:val="14"/>
                <w:szCs w:val="14"/>
                <w:lang w:val="en-HK"/>
              </w:rPr>
              <w:t>代理人編號</w:t>
            </w:r>
            <w:r w:rsidRPr="00597EA9">
              <w:rPr>
                <w:rFonts w:asciiTheme="majorHAnsi" w:hAnsiTheme="majorHAnsi" w:cstheme="majorHAnsi" w:hint="eastAsia"/>
                <w:color w:val="000000"/>
                <w:sz w:val="14"/>
                <w:szCs w:val="14"/>
                <w:lang w:val="en-HK"/>
              </w:rPr>
              <w:t xml:space="preserve">    WCM011B</w:t>
            </w:r>
            <w:proofErr w:type="gramStart"/>
            <w:r w:rsidRPr="00597EA9">
              <w:rPr>
                <w:rFonts w:asciiTheme="majorHAnsi" w:hAnsiTheme="majorHAnsi" w:cstheme="majorHAnsi" w:hint="eastAsia"/>
                <w:color w:val="000000"/>
                <w:sz w:val="14"/>
                <w:szCs w:val="14"/>
                <w:lang w:val="en-HK"/>
              </w:rPr>
              <w:t>:  [</w:t>
            </w:r>
            <w:proofErr w:type="gramEnd"/>
            <w:r w:rsidRPr="00597EA9">
              <w:rPr>
                <w:rFonts w:asciiTheme="majorHAnsi" w:hAnsiTheme="majorHAnsi" w:cstheme="majorHAnsi" w:hint="eastAsia"/>
                <w:color w:val="000000"/>
                <w:sz w:val="14"/>
                <w:szCs w:val="14"/>
                <w:lang w:val="en-HK"/>
              </w:rPr>
              <w:t xml:space="preserve"> </w:t>
            </w:r>
            <w:proofErr w:type="spellStart"/>
            <w:r w:rsidRPr="00597EA9">
              <w:rPr>
                <w:rFonts w:asciiTheme="majorHAnsi" w:hAnsiTheme="majorHAnsi" w:cstheme="majorHAnsi" w:hint="eastAsia"/>
                <w:color w:val="000000"/>
                <w:sz w:val="14"/>
                <w:szCs w:val="14"/>
                <w:lang w:val="en-HK"/>
              </w:rPr>
              <w:t>Producer_Code</w:t>
            </w:r>
            <w:proofErr w:type="spellEnd"/>
            <w:r w:rsidRPr="00597EA9">
              <w:rPr>
                <w:rFonts w:asciiTheme="majorHAnsi" w:hAnsiTheme="majorHAnsi" w:cstheme="majorHAnsi" w:hint="eastAsia"/>
                <w:color w:val="000000"/>
                <w:sz w:val="14"/>
                <w:szCs w:val="14"/>
                <w:lang w:val="en-HK"/>
              </w:rPr>
              <w:t xml:space="preserve"> ]</w:t>
            </w:r>
          </w:p>
          <w:p w14:paraId="7C1EF7FD"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5.  </w:t>
            </w:r>
            <w:r w:rsidRPr="00597EA9">
              <w:rPr>
                <w:rFonts w:asciiTheme="majorHAnsi" w:hAnsiTheme="majorHAnsi" w:cstheme="majorHAnsi" w:hint="eastAsia"/>
                <w:color w:val="000000"/>
                <w:sz w:val="14"/>
                <w:szCs w:val="14"/>
                <w:lang w:val="en-HK"/>
              </w:rPr>
              <w:t>姓名</w:t>
            </w:r>
            <w:r w:rsidRPr="00597EA9">
              <w:rPr>
                <w:rFonts w:asciiTheme="majorHAnsi" w:hAnsiTheme="majorHAnsi" w:cstheme="majorHAnsi" w:hint="eastAsia"/>
                <w:color w:val="000000"/>
                <w:sz w:val="14"/>
                <w:szCs w:val="14"/>
                <w:lang w:val="en-HK"/>
              </w:rPr>
              <w:t xml:space="preserve">       MI129_</w:t>
            </w:r>
            <w:proofErr w:type="gramStart"/>
            <w:r w:rsidRPr="00597EA9">
              <w:rPr>
                <w:rFonts w:asciiTheme="majorHAnsi" w:hAnsiTheme="majorHAnsi" w:cstheme="majorHAnsi" w:hint="eastAsia"/>
                <w:color w:val="000000"/>
                <w:sz w:val="14"/>
                <w:szCs w:val="14"/>
                <w:lang w:val="en-HK"/>
              </w:rPr>
              <w:t>data :</w:t>
            </w:r>
            <w:proofErr w:type="gramEnd"/>
            <w:r w:rsidRPr="00597EA9">
              <w:rPr>
                <w:rFonts w:asciiTheme="majorHAnsi" w:hAnsiTheme="majorHAnsi" w:cstheme="majorHAnsi" w:hint="eastAsia"/>
                <w:color w:val="000000"/>
                <w:sz w:val="14"/>
                <w:szCs w:val="14"/>
                <w:lang w:val="en-HK"/>
              </w:rPr>
              <w:t xml:space="preserve">  [ Agent Name ]   for non-dummy agent</w:t>
            </w:r>
          </w:p>
          <w:p w14:paraId="4B1C8F15"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WCM011</w:t>
            </w:r>
            <w:proofErr w:type="gramStart"/>
            <w:r w:rsidRPr="00597EA9">
              <w:rPr>
                <w:rFonts w:asciiTheme="majorHAnsi" w:hAnsiTheme="majorHAnsi" w:cstheme="majorHAnsi"/>
                <w:color w:val="000000"/>
                <w:sz w:val="14"/>
                <w:szCs w:val="14"/>
                <w:lang w:val="en-HK"/>
              </w:rPr>
              <w:t>B :</w:t>
            </w:r>
            <w:proofErr w:type="gramEnd"/>
            <w:r w:rsidRPr="00597EA9">
              <w:rPr>
                <w:rFonts w:asciiTheme="majorHAnsi" w:hAnsiTheme="majorHAnsi" w:cstheme="majorHAnsi"/>
                <w:color w:val="000000"/>
                <w:sz w:val="14"/>
                <w:szCs w:val="14"/>
                <w:lang w:val="en-HK"/>
              </w:rPr>
              <w:t xml:space="preserve"> [ </w:t>
            </w:r>
            <w:proofErr w:type="spellStart"/>
            <w:r w:rsidRPr="00597EA9">
              <w:rPr>
                <w:rFonts w:asciiTheme="majorHAnsi" w:hAnsiTheme="majorHAnsi" w:cstheme="majorHAnsi"/>
                <w:color w:val="000000"/>
                <w:sz w:val="14"/>
                <w:szCs w:val="14"/>
                <w:lang w:val="en-HK"/>
              </w:rPr>
              <w:t>Region_Name</w:t>
            </w:r>
            <w:proofErr w:type="spellEnd"/>
            <w:r w:rsidRPr="00597EA9">
              <w:rPr>
                <w:rFonts w:asciiTheme="majorHAnsi" w:hAnsiTheme="majorHAnsi" w:cstheme="majorHAnsi"/>
                <w:color w:val="000000"/>
                <w:sz w:val="14"/>
                <w:szCs w:val="14"/>
                <w:lang w:val="en-HK"/>
              </w:rPr>
              <w:t xml:space="preserve"> ] for dummy agent</w:t>
            </w:r>
          </w:p>
          <w:p w14:paraId="21AA014E"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6.   </w:t>
            </w:r>
            <w:r w:rsidRPr="00597EA9">
              <w:rPr>
                <w:rFonts w:asciiTheme="majorHAnsi" w:hAnsiTheme="majorHAnsi" w:cstheme="majorHAnsi" w:hint="eastAsia"/>
                <w:color w:val="000000"/>
                <w:sz w:val="14"/>
                <w:szCs w:val="14"/>
                <w:lang w:val="en-HK"/>
              </w:rPr>
              <w:t>職級</w:t>
            </w:r>
            <w:r w:rsidRPr="00597EA9">
              <w:rPr>
                <w:rFonts w:asciiTheme="majorHAnsi" w:hAnsiTheme="majorHAnsi" w:cstheme="majorHAnsi" w:hint="eastAsia"/>
                <w:color w:val="000000"/>
                <w:sz w:val="14"/>
                <w:szCs w:val="14"/>
                <w:lang w:val="en-HK"/>
              </w:rPr>
              <w:t xml:space="preserve">       WCM011</w:t>
            </w:r>
            <w:proofErr w:type="gramStart"/>
            <w:r w:rsidRPr="00597EA9">
              <w:rPr>
                <w:rFonts w:asciiTheme="majorHAnsi" w:hAnsiTheme="majorHAnsi" w:cstheme="majorHAnsi" w:hint="eastAsia"/>
                <w:color w:val="000000"/>
                <w:sz w:val="14"/>
                <w:szCs w:val="14"/>
                <w:lang w:val="en-HK"/>
              </w:rPr>
              <w:t>B :</w:t>
            </w:r>
            <w:proofErr w:type="gramEnd"/>
            <w:r w:rsidRPr="00597EA9">
              <w:rPr>
                <w:rFonts w:asciiTheme="majorHAnsi" w:hAnsiTheme="majorHAnsi" w:cstheme="majorHAnsi" w:hint="eastAsia"/>
                <w:color w:val="000000"/>
                <w:sz w:val="14"/>
                <w:szCs w:val="14"/>
                <w:lang w:val="en-HK"/>
              </w:rPr>
              <w:t xml:space="preserve"> [</w:t>
            </w:r>
            <w:proofErr w:type="spellStart"/>
            <w:r w:rsidRPr="00597EA9">
              <w:rPr>
                <w:rFonts w:asciiTheme="majorHAnsi" w:hAnsiTheme="majorHAnsi" w:cstheme="majorHAnsi" w:hint="eastAsia"/>
                <w:color w:val="000000"/>
                <w:sz w:val="14"/>
                <w:szCs w:val="14"/>
                <w:lang w:val="en-HK"/>
              </w:rPr>
              <w:t>Producer_Title</w:t>
            </w:r>
            <w:proofErr w:type="spellEnd"/>
            <w:r w:rsidRPr="00597EA9">
              <w:rPr>
                <w:rFonts w:asciiTheme="majorHAnsi" w:hAnsiTheme="majorHAnsi" w:cstheme="majorHAnsi" w:hint="eastAsia"/>
                <w:color w:val="000000"/>
                <w:sz w:val="14"/>
                <w:szCs w:val="14"/>
                <w:lang w:val="en-HK"/>
              </w:rPr>
              <w:t>]     (show"-" for dummy agent)</w:t>
            </w:r>
          </w:p>
          <w:p w14:paraId="1200DDAA"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7.  </w:t>
            </w:r>
            <w:r w:rsidRPr="00597EA9">
              <w:rPr>
                <w:rFonts w:asciiTheme="majorHAnsi" w:hAnsiTheme="majorHAnsi" w:cstheme="majorHAnsi" w:hint="eastAsia"/>
                <w:color w:val="000000"/>
                <w:sz w:val="14"/>
                <w:szCs w:val="14"/>
                <w:lang w:val="en-HK"/>
              </w:rPr>
              <w:t>下線業績續保率</w:t>
            </w:r>
            <w:r w:rsidRPr="00597EA9">
              <w:rPr>
                <w:rFonts w:asciiTheme="majorHAnsi" w:hAnsiTheme="majorHAnsi" w:cstheme="majorHAnsi" w:hint="eastAsia"/>
                <w:color w:val="000000"/>
                <w:sz w:val="14"/>
                <w:szCs w:val="14"/>
                <w:lang w:val="en-HK"/>
              </w:rPr>
              <w:t xml:space="preserve"> %    WCM020</w:t>
            </w:r>
            <w:proofErr w:type="gramStart"/>
            <w:r w:rsidRPr="00597EA9">
              <w:rPr>
                <w:rFonts w:asciiTheme="majorHAnsi" w:hAnsiTheme="majorHAnsi" w:cstheme="majorHAnsi" w:hint="eastAsia"/>
                <w:color w:val="000000"/>
                <w:sz w:val="14"/>
                <w:szCs w:val="14"/>
                <w:lang w:val="en-HK"/>
              </w:rPr>
              <w:t>B :</w:t>
            </w:r>
            <w:proofErr w:type="gramEnd"/>
            <w:r w:rsidRPr="00597EA9">
              <w:rPr>
                <w:rFonts w:asciiTheme="majorHAnsi" w:hAnsiTheme="majorHAnsi" w:cstheme="majorHAnsi" w:hint="eastAsia"/>
                <w:color w:val="000000"/>
                <w:sz w:val="14"/>
                <w:szCs w:val="14"/>
                <w:lang w:val="en-HK"/>
              </w:rPr>
              <w:t xml:space="preserve"> [PERSIST_RATE_19MTH ] x 100 , where</w:t>
            </w:r>
          </w:p>
          <w:p w14:paraId="46446B72"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[PRDN_</w:t>
            </w:r>
            <w:proofErr w:type="gramStart"/>
            <w:r w:rsidRPr="00597EA9">
              <w:rPr>
                <w:rFonts w:asciiTheme="majorHAnsi" w:hAnsiTheme="majorHAnsi" w:cstheme="majorHAnsi"/>
                <w:color w:val="000000"/>
                <w:sz w:val="14"/>
                <w:szCs w:val="14"/>
                <w:lang w:val="en-HK"/>
              </w:rPr>
              <w:t>MONTH]  use</w:t>
            </w:r>
            <w:proofErr w:type="gramEnd"/>
            <w:r w:rsidRPr="00597EA9">
              <w:rPr>
                <w:rFonts w:asciiTheme="majorHAnsi" w:hAnsiTheme="majorHAnsi" w:cstheme="majorHAnsi"/>
                <w:color w:val="000000"/>
                <w:sz w:val="14"/>
                <w:szCs w:val="14"/>
                <w:lang w:val="en-HK"/>
              </w:rPr>
              <w:t xml:space="preserve"> latest month only</w:t>
            </w:r>
          </w:p>
          <w:p w14:paraId="49DAC017"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w:t>
            </w:r>
            <w:proofErr w:type="gramStart"/>
            <w:r w:rsidRPr="00597EA9">
              <w:rPr>
                <w:rFonts w:asciiTheme="majorHAnsi" w:hAnsiTheme="majorHAnsi" w:cstheme="majorHAnsi"/>
                <w:color w:val="000000"/>
                <w:sz w:val="14"/>
                <w:szCs w:val="14"/>
                <w:lang w:val="en-HK"/>
              </w:rPr>
              <w:t>PRODUCTION]  use</w:t>
            </w:r>
            <w:proofErr w:type="gramEnd"/>
            <w:r w:rsidRPr="00597EA9">
              <w:rPr>
                <w:rFonts w:asciiTheme="majorHAnsi" w:hAnsiTheme="majorHAnsi" w:cstheme="majorHAnsi"/>
                <w:color w:val="000000"/>
                <w:sz w:val="14"/>
                <w:szCs w:val="14"/>
                <w:lang w:val="en-HK"/>
              </w:rPr>
              <w:t xml:space="preserve"> "AFYC" only</w:t>
            </w:r>
          </w:p>
          <w:p w14:paraId="68081DBA"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[PRODUCTION_CATEGORY] use "Downline" only</w:t>
            </w:r>
          </w:p>
          <w:p w14:paraId="1A694D94"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8.     2021 </w:t>
            </w:r>
            <w:r w:rsidRPr="00597EA9">
              <w:rPr>
                <w:rFonts w:asciiTheme="majorHAnsi" w:hAnsiTheme="majorHAnsi" w:cstheme="majorHAnsi" w:hint="eastAsia"/>
                <w:color w:val="000000"/>
                <w:sz w:val="14"/>
                <w:szCs w:val="14"/>
                <w:lang w:val="en-HK"/>
              </w:rPr>
              <w:t>已批核首年佣金</w:t>
            </w:r>
          </w:p>
          <w:p w14:paraId="54D1D48C"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w:t>
            </w:r>
            <w:proofErr w:type="spellStart"/>
            <w:r w:rsidRPr="00597EA9">
              <w:rPr>
                <w:rFonts w:asciiTheme="majorHAnsi" w:hAnsiTheme="majorHAnsi" w:cstheme="majorHAnsi"/>
                <w:color w:val="000000"/>
                <w:sz w:val="14"/>
                <w:szCs w:val="14"/>
                <w:lang w:val="en-HK"/>
              </w:rPr>
              <w:t>AAP_Downline_Detail</w:t>
            </w:r>
            <w:proofErr w:type="spellEnd"/>
            <w:r w:rsidRPr="00597EA9">
              <w:rPr>
                <w:rFonts w:asciiTheme="majorHAnsi" w:hAnsiTheme="majorHAnsi" w:cstheme="majorHAnsi"/>
                <w:color w:val="000000"/>
                <w:sz w:val="14"/>
                <w:szCs w:val="14"/>
                <w:lang w:val="en-HK"/>
              </w:rPr>
              <w:t>_(</w:t>
            </w:r>
            <w:proofErr w:type="gramStart"/>
            <w:r w:rsidRPr="00597EA9">
              <w:rPr>
                <w:rFonts w:asciiTheme="majorHAnsi" w:hAnsiTheme="majorHAnsi" w:cstheme="majorHAnsi"/>
                <w:color w:val="000000"/>
                <w:sz w:val="14"/>
                <w:szCs w:val="14"/>
                <w:lang w:val="en-HK"/>
              </w:rPr>
              <w:t>YYYYMM)  :</w:t>
            </w:r>
            <w:proofErr w:type="gramEnd"/>
            <w:r w:rsidRPr="00597EA9">
              <w:rPr>
                <w:rFonts w:asciiTheme="majorHAnsi" w:hAnsiTheme="majorHAnsi" w:cstheme="majorHAnsi"/>
                <w:color w:val="000000"/>
                <w:sz w:val="14"/>
                <w:szCs w:val="14"/>
                <w:lang w:val="en-HK"/>
              </w:rPr>
              <w:t xml:space="preserve"> sum of [ ISS_TTL_FYC ] for all months [PRDN_MONTH] in current year</w:t>
            </w:r>
          </w:p>
          <w:p w14:paraId="10D3D807"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9.    2020 </w:t>
            </w:r>
            <w:r w:rsidRPr="00597EA9">
              <w:rPr>
                <w:rFonts w:asciiTheme="majorHAnsi" w:hAnsiTheme="majorHAnsi" w:cstheme="majorHAnsi" w:hint="eastAsia"/>
                <w:color w:val="000000"/>
                <w:sz w:val="14"/>
                <w:szCs w:val="14"/>
                <w:lang w:val="en-HK"/>
              </w:rPr>
              <w:t>已批核首年佣金</w:t>
            </w:r>
            <w:r w:rsidRPr="00597EA9">
              <w:rPr>
                <w:rFonts w:asciiTheme="majorHAnsi" w:hAnsiTheme="majorHAnsi" w:cstheme="majorHAnsi" w:hint="eastAsia"/>
                <w:color w:val="000000"/>
                <w:sz w:val="14"/>
                <w:szCs w:val="14"/>
                <w:lang w:val="en-HK"/>
              </w:rPr>
              <w:t xml:space="preserve"> (&gt;= 6,000,000)     </w:t>
            </w:r>
          </w:p>
          <w:p w14:paraId="2A133DDD"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w:t>
            </w:r>
            <w:proofErr w:type="spellStart"/>
            <w:r w:rsidRPr="00597EA9">
              <w:rPr>
                <w:rFonts w:asciiTheme="majorHAnsi" w:hAnsiTheme="majorHAnsi" w:cstheme="majorHAnsi"/>
                <w:color w:val="000000"/>
                <w:sz w:val="14"/>
                <w:szCs w:val="14"/>
                <w:lang w:val="en-HK"/>
              </w:rPr>
              <w:t>Manager_</w:t>
            </w:r>
            <w:proofErr w:type="gramStart"/>
            <w:r w:rsidRPr="00597EA9">
              <w:rPr>
                <w:rFonts w:asciiTheme="majorHAnsi" w:hAnsiTheme="majorHAnsi" w:cstheme="majorHAnsi"/>
                <w:color w:val="000000"/>
                <w:sz w:val="14"/>
                <w:szCs w:val="14"/>
                <w:lang w:val="en-HK"/>
              </w:rPr>
              <w:t>Base</w:t>
            </w:r>
            <w:proofErr w:type="spellEnd"/>
            <w:r w:rsidRPr="00597EA9">
              <w:rPr>
                <w:rFonts w:asciiTheme="majorHAnsi" w:hAnsiTheme="majorHAnsi" w:cstheme="majorHAnsi"/>
                <w:color w:val="000000"/>
                <w:sz w:val="14"/>
                <w:szCs w:val="14"/>
                <w:lang w:val="en-HK"/>
              </w:rPr>
              <w:t xml:space="preserve"> :</w:t>
            </w:r>
            <w:proofErr w:type="gramEnd"/>
            <w:r w:rsidRPr="00597EA9">
              <w:rPr>
                <w:rFonts w:asciiTheme="majorHAnsi" w:hAnsiTheme="majorHAnsi" w:cstheme="majorHAnsi"/>
                <w:color w:val="000000"/>
                <w:sz w:val="14"/>
                <w:szCs w:val="14"/>
                <w:lang w:val="en-HK"/>
              </w:rPr>
              <w:t xml:space="preserve">  [Min]       It's a manual report prepared by user</w:t>
            </w:r>
          </w:p>
          <w:p w14:paraId="3F391F67"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10.   </w:t>
            </w:r>
            <w:proofErr w:type="gramStart"/>
            <w:r w:rsidRPr="00597EA9">
              <w:rPr>
                <w:rFonts w:asciiTheme="majorHAnsi" w:hAnsiTheme="majorHAnsi" w:cstheme="majorHAnsi" w:hint="eastAsia"/>
                <w:color w:val="000000"/>
                <w:sz w:val="14"/>
                <w:szCs w:val="14"/>
                <w:lang w:val="en-HK"/>
              </w:rPr>
              <w:t>增長率</w:t>
            </w:r>
            <w:r w:rsidRPr="00597EA9">
              <w:rPr>
                <w:rFonts w:asciiTheme="majorHAnsi" w:hAnsiTheme="majorHAnsi" w:cstheme="majorHAnsi" w:hint="eastAsia"/>
                <w:color w:val="000000"/>
                <w:sz w:val="14"/>
                <w:szCs w:val="14"/>
                <w:lang w:val="en-HK"/>
              </w:rPr>
              <w:t>(</w:t>
            </w:r>
            <w:proofErr w:type="gramEnd"/>
            <w:r w:rsidRPr="00597EA9">
              <w:rPr>
                <w:rFonts w:asciiTheme="majorHAnsi" w:hAnsiTheme="majorHAnsi" w:cstheme="majorHAnsi" w:hint="eastAsia"/>
                <w:color w:val="000000"/>
                <w:sz w:val="14"/>
                <w:szCs w:val="14"/>
                <w:lang w:val="en-HK"/>
              </w:rPr>
              <w:t>%)</w:t>
            </w:r>
          </w:p>
          <w:p w14:paraId="0D767D46"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         </w:t>
            </w:r>
            <w:proofErr w:type="gramStart"/>
            <w:r w:rsidRPr="00597EA9">
              <w:rPr>
                <w:rFonts w:asciiTheme="majorHAnsi" w:hAnsiTheme="majorHAnsi" w:cstheme="majorHAnsi" w:hint="eastAsia"/>
                <w:color w:val="000000"/>
                <w:sz w:val="14"/>
                <w:szCs w:val="14"/>
                <w:lang w:val="en-HK"/>
              </w:rPr>
              <w:t>( 2021</w:t>
            </w:r>
            <w:proofErr w:type="gramEnd"/>
            <w:r w:rsidRPr="00597EA9">
              <w:rPr>
                <w:rFonts w:asciiTheme="majorHAnsi" w:hAnsiTheme="majorHAnsi" w:cstheme="majorHAnsi" w:hint="eastAsia"/>
                <w:color w:val="000000"/>
                <w:sz w:val="14"/>
                <w:szCs w:val="14"/>
                <w:lang w:val="en-HK"/>
              </w:rPr>
              <w:t xml:space="preserve"> </w:t>
            </w:r>
            <w:r w:rsidRPr="00597EA9">
              <w:rPr>
                <w:rFonts w:asciiTheme="majorHAnsi" w:hAnsiTheme="majorHAnsi" w:cstheme="majorHAnsi" w:hint="eastAsia"/>
                <w:color w:val="000000"/>
                <w:sz w:val="14"/>
                <w:szCs w:val="14"/>
                <w:lang w:val="en-HK"/>
              </w:rPr>
              <w:t>已批核首年佣金</w:t>
            </w:r>
            <w:r w:rsidRPr="00597EA9">
              <w:rPr>
                <w:rFonts w:asciiTheme="majorHAnsi" w:hAnsiTheme="majorHAnsi" w:cstheme="majorHAnsi" w:hint="eastAsia"/>
                <w:color w:val="000000"/>
                <w:sz w:val="14"/>
                <w:szCs w:val="14"/>
                <w:lang w:val="en-HK"/>
              </w:rPr>
              <w:t xml:space="preserve"> -  2020 </w:t>
            </w:r>
            <w:r w:rsidRPr="00597EA9">
              <w:rPr>
                <w:rFonts w:asciiTheme="majorHAnsi" w:hAnsiTheme="majorHAnsi" w:cstheme="majorHAnsi" w:hint="eastAsia"/>
                <w:color w:val="000000"/>
                <w:sz w:val="14"/>
                <w:szCs w:val="14"/>
                <w:lang w:val="en-HK"/>
              </w:rPr>
              <w:t>已批核首年佣金</w:t>
            </w:r>
            <w:r w:rsidRPr="00597EA9">
              <w:rPr>
                <w:rFonts w:asciiTheme="majorHAnsi" w:hAnsiTheme="majorHAnsi" w:cstheme="majorHAnsi" w:hint="eastAsia"/>
                <w:color w:val="000000"/>
                <w:sz w:val="14"/>
                <w:szCs w:val="14"/>
                <w:lang w:val="en-HK"/>
              </w:rPr>
              <w:t xml:space="preserve"> ) x 100,  round to 1 decimal</w:t>
            </w:r>
          </w:p>
          <w:p w14:paraId="15B0AB84"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 11.    </w:t>
            </w:r>
            <w:r w:rsidRPr="00597EA9">
              <w:rPr>
                <w:rFonts w:asciiTheme="majorHAnsi" w:hAnsiTheme="majorHAnsi" w:cstheme="majorHAnsi" w:hint="eastAsia"/>
                <w:color w:val="000000"/>
                <w:sz w:val="14"/>
                <w:szCs w:val="14"/>
                <w:lang w:val="en-HK"/>
              </w:rPr>
              <w:t>排名</w:t>
            </w:r>
          </w:p>
          <w:p w14:paraId="35B0AC90"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           Display "1" for top qualifier based </w:t>
            </w:r>
            <w:proofErr w:type="gramStart"/>
            <w:r w:rsidRPr="00597EA9">
              <w:rPr>
                <w:rFonts w:asciiTheme="majorHAnsi" w:hAnsiTheme="majorHAnsi" w:cstheme="majorHAnsi" w:hint="eastAsia"/>
                <w:color w:val="000000"/>
                <w:sz w:val="14"/>
                <w:szCs w:val="14"/>
                <w:lang w:val="en-HK"/>
              </w:rPr>
              <w:t xml:space="preserve">on  </w:t>
            </w:r>
            <w:r w:rsidRPr="00597EA9">
              <w:rPr>
                <w:rFonts w:asciiTheme="majorHAnsi" w:hAnsiTheme="majorHAnsi" w:cstheme="majorHAnsi" w:hint="eastAsia"/>
                <w:color w:val="000000"/>
                <w:sz w:val="14"/>
                <w:szCs w:val="14"/>
                <w:lang w:val="en-HK"/>
              </w:rPr>
              <w:t>增長率</w:t>
            </w:r>
            <w:proofErr w:type="gramEnd"/>
            <w:r w:rsidRPr="00597EA9">
              <w:rPr>
                <w:rFonts w:asciiTheme="majorHAnsi" w:hAnsiTheme="majorHAnsi" w:cstheme="majorHAnsi" w:hint="eastAsia"/>
                <w:color w:val="000000"/>
                <w:sz w:val="14"/>
                <w:szCs w:val="14"/>
                <w:lang w:val="en-HK"/>
              </w:rPr>
              <w:t>(%), while</w:t>
            </w:r>
          </w:p>
          <w:p w14:paraId="55D8E056"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              </w:t>
            </w:r>
            <w:r w:rsidRPr="00597EA9">
              <w:rPr>
                <w:rFonts w:asciiTheme="majorHAnsi" w:hAnsiTheme="majorHAnsi" w:cstheme="majorHAnsi" w:hint="eastAsia"/>
                <w:color w:val="000000"/>
                <w:sz w:val="14"/>
                <w:szCs w:val="14"/>
                <w:lang w:val="en-HK"/>
              </w:rPr>
              <w:t>增長率</w:t>
            </w:r>
            <w:r w:rsidRPr="00597EA9">
              <w:rPr>
                <w:rFonts w:asciiTheme="majorHAnsi" w:hAnsiTheme="majorHAnsi" w:cstheme="majorHAnsi" w:hint="eastAsia"/>
                <w:color w:val="000000"/>
                <w:sz w:val="14"/>
                <w:szCs w:val="14"/>
                <w:lang w:val="en-HK"/>
              </w:rPr>
              <w:t xml:space="preserve">(%) &gt;= 20 and  </w:t>
            </w:r>
            <w:r w:rsidRPr="00597EA9">
              <w:rPr>
                <w:rFonts w:asciiTheme="majorHAnsi" w:hAnsiTheme="majorHAnsi" w:cstheme="majorHAnsi" w:hint="eastAsia"/>
                <w:color w:val="000000"/>
                <w:sz w:val="14"/>
                <w:szCs w:val="14"/>
                <w:lang w:val="en-HK"/>
              </w:rPr>
              <w:t>下線業績續保率</w:t>
            </w:r>
            <w:r w:rsidRPr="00597EA9">
              <w:rPr>
                <w:rFonts w:asciiTheme="majorHAnsi" w:hAnsiTheme="majorHAnsi" w:cstheme="majorHAnsi" w:hint="eastAsia"/>
                <w:color w:val="000000"/>
                <w:sz w:val="14"/>
                <w:szCs w:val="14"/>
                <w:lang w:val="en-HK"/>
              </w:rPr>
              <w:t xml:space="preserve"> % &gt;= 80</w:t>
            </w:r>
          </w:p>
          <w:p w14:paraId="7C231CC7"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lastRenderedPageBreak/>
              <w:t xml:space="preserve">12.   </w:t>
            </w:r>
            <w:r w:rsidRPr="00597EA9">
              <w:rPr>
                <w:rFonts w:asciiTheme="majorHAnsi" w:hAnsiTheme="majorHAnsi" w:cstheme="majorHAnsi" w:hint="eastAsia"/>
                <w:color w:val="000000"/>
                <w:sz w:val="14"/>
                <w:szCs w:val="14"/>
                <w:lang w:val="en-HK"/>
              </w:rPr>
              <w:t>下線業績續保率</w:t>
            </w:r>
            <w:r w:rsidRPr="00597EA9">
              <w:rPr>
                <w:rFonts w:asciiTheme="majorHAnsi" w:hAnsiTheme="majorHAnsi" w:cstheme="majorHAnsi" w:hint="eastAsia"/>
                <w:color w:val="000000"/>
                <w:sz w:val="14"/>
                <w:szCs w:val="14"/>
                <w:lang w:val="en-HK"/>
              </w:rPr>
              <w:t xml:space="preserve"> % (LIMRA 25)     WCM020</w:t>
            </w:r>
            <w:proofErr w:type="gramStart"/>
            <w:r w:rsidRPr="00597EA9">
              <w:rPr>
                <w:rFonts w:asciiTheme="majorHAnsi" w:hAnsiTheme="majorHAnsi" w:cstheme="majorHAnsi" w:hint="eastAsia"/>
                <w:color w:val="000000"/>
                <w:sz w:val="14"/>
                <w:szCs w:val="14"/>
                <w:lang w:val="en-HK"/>
              </w:rPr>
              <w:t>C :</w:t>
            </w:r>
            <w:proofErr w:type="gramEnd"/>
            <w:r w:rsidRPr="00597EA9">
              <w:rPr>
                <w:rFonts w:asciiTheme="majorHAnsi" w:hAnsiTheme="majorHAnsi" w:cstheme="majorHAnsi" w:hint="eastAsia"/>
                <w:color w:val="000000"/>
                <w:sz w:val="14"/>
                <w:szCs w:val="14"/>
                <w:lang w:val="en-HK"/>
              </w:rPr>
              <w:t xml:space="preserve"> [PERSIST_RATE_19MTH ] x 100 , where</w:t>
            </w:r>
          </w:p>
          <w:p w14:paraId="6A1400D1"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[PRDN_</w:t>
            </w:r>
            <w:proofErr w:type="gramStart"/>
            <w:r w:rsidRPr="00597EA9">
              <w:rPr>
                <w:rFonts w:asciiTheme="majorHAnsi" w:hAnsiTheme="majorHAnsi" w:cstheme="majorHAnsi"/>
                <w:color w:val="000000"/>
                <w:sz w:val="14"/>
                <w:szCs w:val="14"/>
                <w:lang w:val="en-HK"/>
              </w:rPr>
              <w:t>MONTH]  use</w:t>
            </w:r>
            <w:proofErr w:type="gramEnd"/>
            <w:r w:rsidRPr="00597EA9">
              <w:rPr>
                <w:rFonts w:asciiTheme="majorHAnsi" w:hAnsiTheme="majorHAnsi" w:cstheme="majorHAnsi"/>
                <w:color w:val="000000"/>
                <w:sz w:val="14"/>
                <w:szCs w:val="14"/>
                <w:lang w:val="en-HK"/>
              </w:rPr>
              <w:t xml:space="preserve"> latest month only</w:t>
            </w:r>
          </w:p>
          <w:p w14:paraId="1C703BF4"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w:t>
            </w:r>
            <w:proofErr w:type="gramStart"/>
            <w:r w:rsidRPr="00597EA9">
              <w:rPr>
                <w:rFonts w:asciiTheme="majorHAnsi" w:hAnsiTheme="majorHAnsi" w:cstheme="majorHAnsi"/>
                <w:color w:val="000000"/>
                <w:sz w:val="14"/>
                <w:szCs w:val="14"/>
                <w:lang w:val="en-HK"/>
              </w:rPr>
              <w:t>PRODUCTION]  use</w:t>
            </w:r>
            <w:proofErr w:type="gramEnd"/>
            <w:r w:rsidRPr="00597EA9">
              <w:rPr>
                <w:rFonts w:asciiTheme="majorHAnsi" w:hAnsiTheme="majorHAnsi" w:cstheme="majorHAnsi"/>
                <w:color w:val="000000"/>
                <w:sz w:val="14"/>
                <w:szCs w:val="14"/>
                <w:lang w:val="en-HK"/>
              </w:rPr>
              <w:t xml:space="preserve"> "AFYC" only</w:t>
            </w:r>
          </w:p>
          <w:p w14:paraId="690EDA70" w14:textId="18B8B3F1" w:rsidR="00597EA9" w:rsidRPr="00AC74A6"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[PRODUCTION_CATEGORY] use "Downline" only</w:t>
            </w:r>
          </w:p>
        </w:tc>
      </w:tr>
      <w:tr w:rsidR="00083F32" w:rsidRPr="00076D6A" w14:paraId="04C8B5B4"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7712D39D"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lastRenderedPageBreak/>
              <w:t>A1.2</w:t>
            </w:r>
          </w:p>
        </w:tc>
        <w:tc>
          <w:tcPr>
            <w:tcW w:w="3150" w:type="dxa"/>
            <w:tcBorders>
              <w:top w:val="nil"/>
              <w:left w:val="nil"/>
              <w:bottom w:val="single" w:sz="4" w:space="0" w:color="auto"/>
              <w:right w:val="single" w:sz="4" w:space="0" w:color="auto"/>
            </w:tcBorders>
            <w:shd w:val="clear" w:color="auto" w:fill="auto"/>
            <w:vAlign w:val="center"/>
            <w:hideMark/>
          </w:tcPr>
          <w:p w14:paraId="284D2759"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Executive / Senior Regional Director of the Year</w:t>
            </w:r>
          </w:p>
        </w:tc>
        <w:tc>
          <w:tcPr>
            <w:tcW w:w="4680" w:type="dxa"/>
            <w:tcBorders>
              <w:top w:val="nil"/>
              <w:left w:val="nil"/>
              <w:bottom w:val="single" w:sz="4" w:space="0" w:color="auto"/>
              <w:right w:val="single" w:sz="4" w:space="0" w:color="auto"/>
            </w:tcBorders>
            <w:shd w:val="clear" w:color="auto" w:fill="auto"/>
            <w:vAlign w:val="center"/>
            <w:hideMark/>
          </w:tcPr>
          <w:p w14:paraId="5E65EBDC" w14:textId="77777777" w:rsidR="00083F32" w:rsidRDefault="00083F32" w:rsidP="00182A0B">
            <w:pPr>
              <w:rPr>
                <w:rFonts w:asciiTheme="majorHAnsi" w:hAnsiTheme="majorHAnsi" w:cstheme="majorHAnsi"/>
                <w:color w:val="000000"/>
                <w:sz w:val="14"/>
                <w:szCs w:val="14"/>
                <w:lang w:val="en-HK"/>
              </w:rPr>
            </w:pPr>
            <w:r w:rsidRPr="00AC74A6">
              <w:rPr>
                <w:rFonts w:asciiTheme="majorHAnsi" w:hAnsiTheme="majorHAnsi" w:cstheme="majorHAnsi"/>
                <w:color w:val="000000"/>
                <w:sz w:val="14"/>
                <w:szCs w:val="14"/>
                <w:lang w:val="en-HK"/>
              </w:rPr>
              <w:t>行政及高級區域總監</w:t>
            </w:r>
            <w:r w:rsidRPr="00AC74A6">
              <w:rPr>
                <w:rFonts w:asciiTheme="majorHAnsi" w:hAnsiTheme="majorHAnsi" w:cstheme="majorHAnsi"/>
                <w:color w:val="000000"/>
                <w:sz w:val="14"/>
                <w:szCs w:val="14"/>
                <w:lang w:val="en-HK"/>
              </w:rPr>
              <w:t xml:space="preserve"> - </w:t>
            </w:r>
            <w:r w:rsidRPr="00AC74A6">
              <w:rPr>
                <w:rFonts w:asciiTheme="majorHAnsi" w:hAnsiTheme="majorHAnsi" w:cstheme="majorHAnsi"/>
                <w:color w:val="000000"/>
                <w:sz w:val="14"/>
                <w:szCs w:val="14"/>
                <w:lang w:val="en-HK"/>
              </w:rPr>
              <w:t>最高平均</w:t>
            </w:r>
            <w:proofErr w:type="gramStart"/>
            <w:r w:rsidRPr="00AC74A6">
              <w:rPr>
                <w:rFonts w:asciiTheme="majorHAnsi" w:hAnsiTheme="majorHAnsi" w:cstheme="majorHAnsi"/>
                <w:color w:val="000000"/>
                <w:sz w:val="14"/>
                <w:szCs w:val="14"/>
                <w:lang w:val="en-HK"/>
              </w:rPr>
              <w:t>舉績率</w:t>
            </w:r>
            <w:proofErr w:type="gramEnd"/>
          </w:p>
          <w:p w14:paraId="3C3DF02A" w14:textId="77777777" w:rsidR="00597EA9" w:rsidRDefault="00597EA9" w:rsidP="00597EA9">
            <w:pPr>
              <w:rPr>
                <w:rFonts w:asciiTheme="majorHAnsi" w:hAnsiTheme="majorHAnsi" w:cstheme="majorHAnsi"/>
                <w:color w:val="000000"/>
                <w:sz w:val="14"/>
                <w:szCs w:val="14"/>
                <w:lang w:val="en-HK"/>
              </w:rPr>
            </w:pPr>
          </w:p>
          <w:p w14:paraId="034ABF8D" w14:textId="77777777" w:rsidR="00597EA9" w:rsidRDefault="00597EA9" w:rsidP="00597EA9">
            <w:pPr>
              <w:rPr>
                <w:rFonts w:asciiTheme="majorHAnsi" w:hAnsiTheme="majorHAnsi" w:cstheme="majorHAnsi"/>
                <w:color w:val="000000"/>
                <w:sz w:val="14"/>
                <w:szCs w:val="14"/>
                <w:lang w:val="en-HK"/>
              </w:rPr>
            </w:pPr>
            <w:r>
              <w:rPr>
                <w:rFonts w:asciiTheme="majorHAnsi" w:hAnsiTheme="majorHAnsi" w:cstheme="majorHAnsi"/>
                <w:color w:val="000000"/>
                <w:sz w:val="14"/>
                <w:szCs w:val="14"/>
                <w:lang w:val="en-HK"/>
              </w:rPr>
              <w:t>Report fields:</w:t>
            </w:r>
          </w:p>
          <w:p w14:paraId="42FAD7A3" w14:textId="2DAA8F5D"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1.  </w:t>
            </w:r>
            <w:r w:rsidRPr="00597EA9">
              <w:rPr>
                <w:rFonts w:asciiTheme="majorHAnsi" w:hAnsiTheme="majorHAnsi" w:cstheme="majorHAnsi" w:hint="eastAsia"/>
                <w:color w:val="000000"/>
                <w:sz w:val="14"/>
                <w:szCs w:val="14"/>
                <w:lang w:val="en-HK"/>
              </w:rPr>
              <w:t>區域</w:t>
            </w:r>
            <w:r w:rsidRPr="00597EA9">
              <w:rPr>
                <w:rFonts w:asciiTheme="majorHAnsi" w:hAnsiTheme="majorHAnsi" w:cstheme="majorHAnsi" w:hint="eastAsia"/>
                <w:color w:val="000000"/>
                <w:sz w:val="14"/>
                <w:szCs w:val="14"/>
                <w:lang w:val="en-HK"/>
              </w:rPr>
              <w:t xml:space="preserve">        WCM011</w:t>
            </w:r>
            <w:proofErr w:type="gramStart"/>
            <w:r w:rsidRPr="00597EA9">
              <w:rPr>
                <w:rFonts w:asciiTheme="majorHAnsi" w:hAnsiTheme="majorHAnsi" w:cstheme="majorHAnsi" w:hint="eastAsia"/>
                <w:color w:val="000000"/>
                <w:sz w:val="14"/>
                <w:szCs w:val="14"/>
                <w:lang w:val="en-HK"/>
              </w:rPr>
              <w:t>B :</w:t>
            </w:r>
            <w:proofErr w:type="gramEnd"/>
            <w:r w:rsidRPr="00597EA9">
              <w:rPr>
                <w:rFonts w:asciiTheme="majorHAnsi" w:hAnsiTheme="majorHAnsi" w:cstheme="majorHAnsi" w:hint="eastAsia"/>
                <w:color w:val="000000"/>
                <w:sz w:val="14"/>
                <w:szCs w:val="14"/>
                <w:lang w:val="en-HK"/>
              </w:rPr>
              <w:t xml:space="preserve"> [ </w:t>
            </w:r>
            <w:proofErr w:type="spellStart"/>
            <w:r w:rsidRPr="00597EA9">
              <w:rPr>
                <w:rFonts w:asciiTheme="majorHAnsi" w:hAnsiTheme="majorHAnsi" w:cstheme="majorHAnsi" w:hint="eastAsia"/>
                <w:color w:val="000000"/>
                <w:sz w:val="14"/>
                <w:szCs w:val="14"/>
                <w:lang w:val="en-HK"/>
              </w:rPr>
              <w:t>Region_Name</w:t>
            </w:r>
            <w:proofErr w:type="spellEnd"/>
            <w:r w:rsidRPr="00597EA9">
              <w:rPr>
                <w:rFonts w:asciiTheme="majorHAnsi" w:hAnsiTheme="majorHAnsi" w:cstheme="majorHAnsi" w:hint="eastAsia"/>
                <w:color w:val="000000"/>
                <w:sz w:val="14"/>
                <w:szCs w:val="14"/>
                <w:lang w:val="en-HK"/>
              </w:rPr>
              <w:t xml:space="preserve"> ]</w:t>
            </w:r>
          </w:p>
          <w:p w14:paraId="2C2F698C"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2.  </w:t>
            </w:r>
            <w:r w:rsidRPr="00597EA9">
              <w:rPr>
                <w:rFonts w:asciiTheme="majorHAnsi" w:hAnsiTheme="majorHAnsi" w:cstheme="majorHAnsi" w:hint="eastAsia"/>
                <w:color w:val="000000"/>
                <w:sz w:val="14"/>
                <w:szCs w:val="14"/>
                <w:lang w:val="en-HK"/>
              </w:rPr>
              <w:t>分區</w:t>
            </w:r>
            <w:r w:rsidRPr="00597EA9">
              <w:rPr>
                <w:rFonts w:asciiTheme="majorHAnsi" w:hAnsiTheme="majorHAnsi" w:cstheme="majorHAnsi" w:hint="eastAsia"/>
                <w:color w:val="000000"/>
                <w:sz w:val="14"/>
                <w:szCs w:val="14"/>
                <w:lang w:val="en-HK"/>
              </w:rPr>
              <w:t xml:space="preserve">         WCM011</w:t>
            </w:r>
            <w:proofErr w:type="gramStart"/>
            <w:r w:rsidRPr="00597EA9">
              <w:rPr>
                <w:rFonts w:asciiTheme="majorHAnsi" w:hAnsiTheme="majorHAnsi" w:cstheme="majorHAnsi" w:hint="eastAsia"/>
                <w:color w:val="000000"/>
                <w:sz w:val="14"/>
                <w:szCs w:val="14"/>
                <w:lang w:val="en-HK"/>
              </w:rPr>
              <w:t>B :</w:t>
            </w:r>
            <w:proofErr w:type="gramEnd"/>
            <w:r w:rsidRPr="00597EA9">
              <w:rPr>
                <w:rFonts w:asciiTheme="majorHAnsi" w:hAnsiTheme="majorHAnsi" w:cstheme="majorHAnsi" w:hint="eastAsia"/>
                <w:color w:val="000000"/>
                <w:sz w:val="14"/>
                <w:szCs w:val="14"/>
                <w:lang w:val="en-HK"/>
              </w:rPr>
              <w:t xml:space="preserve"> [ </w:t>
            </w:r>
            <w:proofErr w:type="spellStart"/>
            <w:r w:rsidRPr="00597EA9">
              <w:rPr>
                <w:rFonts w:asciiTheme="majorHAnsi" w:hAnsiTheme="majorHAnsi" w:cstheme="majorHAnsi" w:hint="eastAsia"/>
                <w:color w:val="000000"/>
                <w:sz w:val="14"/>
                <w:szCs w:val="14"/>
                <w:lang w:val="en-HK"/>
              </w:rPr>
              <w:t>District_Code</w:t>
            </w:r>
            <w:proofErr w:type="spellEnd"/>
            <w:r w:rsidRPr="00597EA9">
              <w:rPr>
                <w:rFonts w:asciiTheme="majorHAnsi" w:hAnsiTheme="majorHAnsi" w:cstheme="majorHAnsi" w:hint="eastAsia"/>
                <w:color w:val="000000"/>
                <w:sz w:val="14"/>
                <w:szCs w:val="14"/>
                <w:lang w:val="en-HK"/>
              </w:rPr>
              <w:t xml:space="preserve"> ]</w:t>
            </w:r>
          </w:p>
          <w:p w14:paraId="31F0F7D4"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3.  </w:t>
            </w:r>
            <w:r w:rsidRPr="00597EA9">
              <w:rPr>
                <w:rFonts w:asciiTheme="majorHAnsi" w:hAnsiTheme="majorHAnsi" w:cstheme="majorHAnsi" w:hint="eastAsia"/>
                <w:color w:val="000000"/>
                <w:sz w:val="14"/>
                <w:szCs w:val="14"/>
                <w:lang w:val="en-HK"/>
              </w:rPr>
              <w:t>營業組別</w:t>
            </w:r>
            <w:r w:rsidRPr="00597EA9">
              <w:rPr>
                <w:rFonts w:asciiTheme="majorHAnsi" w:hAnsiTheme="majorHAnsi" w:cstheme="majorHAnsi" w:hint="eastAsia"/>
                <w:color w:val="000000"/>
                <w:sz w:val="14"/>
                <w:szCs w:val="14"/>
                <w:lang w:val="en-HK"/>
              </w:rPr>
              <w:t xml:space="preserve">    WCM011</w:t>
            </w:r>
            <w:proofErr w:type="gramStart"/>
            <w:r w:rsidRPr="00597EA9">
              <w:rPr>
                <w:rFonts w:asciiTheme="majorHAnsi" w:hAnsiTheme="majorHAnsi" w:cstheme="majorHAnsi" w:hint="eastAsia"/>
                <w:color w:val="000000"/>
                <w:sz w:val="14"/>
                <w:szCs w:val="14"/>
                <w:lang w:val="en-HK"/>
              </w:rPr>
              <w:t>B :</w:t>
            </w:r>
            <w:proofErr w:type="gramEnd"/>
            <w:r w:rsidRPr="00597EA9">
              <w:rPr>
                <w:rFonts w:asciiTheme="majorHAnsi" w:hAnsiTheme="majorHAnsi" w:cstheme="majorHAnsi" w:hint="eastAsia"/>
                <w:color w:val="000000"/>
                <w:sz w:val="14"/>
                <w:szCs w:val="14"/>
                <w:lang w:val="en-HK"/>
              </w:rPr>
              <w:t xml:space="preserve"> [ </w:t>
            </w:r>
            <w:proofErr w:type="spellStart"/>
            <w:r w:rsidRPr="00597EA9">
              <w:rPr>
                <w:rFonts w:asciiTheme="majorHAnsi" w:hAnsiTheme="majorHAnsi" w:cstheme="majorHAnsi" w:hint="eastAsia"/>
                <w:color w:val="000000"/>
                <w:sz w:val="14"/>
                <w:szCs w:val="14"/>
                <w:lang w:val="en-HK"/>
              </w:rPr>
              <w:t>Unit_Code</w:t>
            </w:r>
            <w:proofErr w:type="spellEnd"/>
            <w:r w:rsidRPr="00597EA9">
              <w:rPr>
                <w:rFonts w:asciiTheme="majorHAnsi" w:hAnsiTheme="majorHAnsi" w:cstheme="majorHAnsi" w:hint="eastAsia"/>
                <w:color w:val="000000"/>
                <w:sz w:val="14"/>
                <w:szCs w:val="14"/>
                <w:lang w:val="en-HK"/>
              </w:rPr>
              <w:t xml:space="preserve"> ]</w:t>
            </w:r>
          </w:p>
          <w:p w14:paraId="04603CF0"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4.  </w:t>
            </w:r>
            <w:r w:rsidRPr="00597EA9">
              <w:rPr>
                <w:rFonts w:asciiTheme="majorHAnsi" w:hAnsiTheme="majorHAnsi" w:cstheme="majorHAnsi" w:hint="eastAsia"/>
                <w:color w:val="000000"/>
                <w:sz w:val="14"/>
                <w:szCs w:val="14"/>
                <w:lang w:val="en-HK"/>
              </w:rPr>
              <w:t>代理人編號</w:t>
            </w:r>
            <w:r w:rsidRPr="00597EA9">
              <w:rPr>
                <w:rFonts w:asciiTheme="majorHAnsi" w:hAnsiTheme="majorHAnsi" w:cstheme="majorHAnsi" w:hint="eastAsia"/>
                <w:color w:val="000000"/>
                <w:sz w:val="14"/>
                <w:szCs w:val="14"/>
                <w:lang w:val="en-HK"/>
              </w:rPr>
              <w:t xml:space="preserve">    WCM011B</w:t>
            </w:r>
            <w:proofErr w:type="gramStart"/>
            <w:r w:rsidRPr="00597EA9">
              <w:rPr>
                <w:rFonts w:asciiTheme="majorHAnsi" w:hAnsiTheme="majorHAnsi" w:cstheme="majorHAnsi" w:hint="eastAsia"/>
                <w:color w:val="000000"/>
                <w:sz w:val="14"/>
                <w:szCs w:val="14"/>
                <w:lang w:val="en-HK"/>
              </w:rPr>
              <w:t>:  [</w:t>
            </w:r>
            <w:proofErr w:type="gramEnd"/>
            <w:r w:rsidRPr="00597EA9">
              <w:rPr>
                <w:rFonts w:asciiTheme="majorHAnsi" w:hAnsiTheme="majorHAnsi" w:cstheme="majorHAnsi" w:hint="eastAsia"/>
                <w:color w:val="000000"/>
                <w:sz w:val="14"/>
                <w:szCs w:val="14"/>
                <w:lang w:val="en-HK"/>
              </w:rPr>
              <w:t xml:space="preserve"> </w:t>
            </w:r>
            <w:proofErr w:type="spellStart"/>
            <w:r w:rsidRPr="00597EA9">
              <w:rPr>
                <w:rFonts w:asciiTheme="majorHAnsi" w:hAnsiTheme="majorHAnsi" w:cstheme="majorHAnsi" w:hint="eastAsia"/>
                <w:color w:val="000000"/>
                <w:sz w:val="14"/>
                <w:szCs w:val="14"/>
                <w:lang w:val="en-HK"/>
              </w:rPr>
              <w:t>Producer_Code</w:t>
            </w:r>
            <w:proofErr w:type="spellEnd"/>
            <w:r w:rsidRPr="00597EA9">
              <w:rPr>
                <w:rFonts w:asciiTheme="majorHAnsi" w:hAnsiTheme="majorHAnsi" w:cstheme="majorHAnsi" w:hint="eastAsia"/>
                <w:color w:val="000000"/>
                <w:sz w:val="14"/>
                <w:szCs w:val="14"/>
                <w:lang w:val="en-HK"/>
              </w:rPr>
              <w:t xml:space="preserve"> ]</w:t>
            </w:r>
          </w:p>
          <w:p w14:paraId="7B0E6A26"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5.  </w:t>
            </w:r>
            <w:r w:rsidRPr="00597EA9">
              <w:rPr>
                <w:rFonts w:asciiTheme="majorHAnsi" w:hAnsiTheme="majorHAnsi" w:cstheme="majorHAnsi" w:hint="eastAsia"/>
                <w:color w:val="000000"/>
                <w:sz w:val="14"/>
                <w:szCs w:val="14"/>
                <w:lang w:val="en-HK"/>
              </w:rPr>
              <w:t>姓名</w:t>
            </w:r>
            <w:r w:rsidRPr="00597EA9">
              <w:rPr>
                <w:rFonts w:asciiTheme="majorHAnsi" w:hAnsiTheme="majorHAnsi" w:cstheme="majorHAnsi" w:hint="eastAsia"/>
                <w:color w:val="000000"/>
                <w:sz w:val="14"/>
                <w:szCs w:val="14"/>
                <w:lang w:val="en-HK"/>
              </w:rPr>
              <w:t xml:space="preserve">       MI129_</w:t>
            </w:r>
            <w:proofErr w:type="gramStart"/>
            <w:r w:rsidRPr="00597EA9">
              <w:rPr>
                <w:rFonts w:asciiTheme="majorHAnsi" w:hAnsiTheme="majorHAnsi" w:cstheme="majorHAnsi" w:hint="eastAsia"/>
                <w:color w:val="000000"/>
                <w:sz w:val="14"/>
                <w:szCs w:val="14"/>
                <w:lang w:val="en-HK"/>
              </w:rPr>
              <w:t>data :</w:t>
            </w:r>
            <w:proofErr w:type="gramEnd"/>
            <w:r w:rsidRPr="00597EA9">
              <w:rPr>
                <w:rFonts w:asciiTheme="majorHAnsi" w:hAnsiTheme="majorHAnsi" w:cstheme="majorHAnsi" w:hint="eastAsia"/>
                <w:color w:val="000000"/>
                <w:sz w:val="14"/>
                <w:szCs w:val="14"/>
                <w:lang w:val="en-HK"/>
              </w:rPr>
              <w:t xml:space="preserve">  [ Agent Name ]   for non-dummy agent</w:t>
            </w:r>
          </w:p>
          <w:p w14:paraId="730B1F06"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WCM011</w:t>
            </w:r>
            <w:proofErr w:type="gramStart"/>
            <w:r w:rsidRPr="00597EA9">
              <w:rPr>
                <w:rFonts w:asciiTheme="majorHAnsi" w:hAnsiTheme="majorHAnsi" w:cstheme="majorHAnsi"/>
                <w:color w:val="000000"/>
                <w:sz w:val="14"/>
                <w:szCs w:val="14"/>
                <w:lang w:val="en-HK"/>
              </w:rPr>
              <w:t>B :</w:t>
            </w:r>
            <w:proofErr w:type="gramEnd"/>
            <w:r w:rsidRPr="00597EA9">
              <w:rPr>
                <w:rFonts w:asciiTheme="majorHAnsi" w:hAnsiTheme="majorHAnsi" w:cstheme="majorHAnsi"/>
                <w:color w:val="000000"/>
                <w:sz w:val="14"/>
                <w:szCs w:val="14"/>
                <w:lang w:val="en-HK"/>
              </w:rPr>
              <w:t xml:space="preserve"> [ </w:t>
            </w:r>
            <w:proofErr w:type="spellStart"/>
            <w:r w:rsidRPr="00597EA9">
              <w:rPr>
                <w:rFonts w:asciiTheme="majorHAnsi" w:hAnsiTheme="majorHAnsi" w:cstheme="majorHAnsi"/>
                <w:color w:val="000000"/>
                <w:sz w:val="14"/>
                <w:szCs w:val="14"/>
                <w:lang w:val="en-HK"/>
              </w:rPr>
              <w:t>Region_Name</w:t>
            </w:r>
            <w:proofErr w:type="spellEnd"/>
            <w:r w:rsidRPr="00597EA9">
              <w:rPr>
                <w:rFonts w:asciiTheme="majorHAnsi" w:hAnsiTheme="majorHAnsi" w:cstheme="majorHAnsi"/>
                <w:color w:val="000000"/>
                <w:sz w:val="14"/>
                <w:szCs w:val="14"/>
                <w:lang w:val="en-HK"/>
              </w:rPr>
              <w:t xml:space="preserve"> ] for dummy agent</w:t>
            </w:r>
          </w:p>
          <w:p w14:paraId="0CB226B0"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6.   </w:t>
            </w:r>
            <w:r w:rsidRPr="00597EA9">
              <w:rPr>
                <w:rFonts w:asciiTheme="majorHAnsi" w:hAnsiTheme="majorHAnsi" w:cstheme="majorHAnsi" w:hint="eastAsia"/>
                <w:color w:val="000000"/>
                <w:sz w:val="14"/>
                <w:szCs w:val="14"/>
                <w:lang w:val="en-HK"/>
              </w:rPr>
              <w:t>職級</w:t>
            </w:r>
            <w:r w:rsidRPr="00597EA9">
              <w:rPr>
                <w:rFonts w:asciiTheme="majorHAnsi" w:hAnsiTheme="majorHAnsi" w:cstheme="majorHAnsi" w:hint="eastAsia"/>
                <w:color w:val="000000"/>
                <w:sz w:val="14"/>
                <w:szCs w:val="14"/>
                <w:lang w:val="en-HK"/>
              </w:rPr>
              <w:t xml:space="preserve">       WCM011</w:t>
            </w:r>
            <w:proofErr w:type="gramStart"/>
            <w:r w:rsidRPr="00597EA9">
              <w:rPr>
                <w:rFonts w:asciiTheme="majorHAnsi" w:hAnsiTheme="majorHAnsi" w:cstheme="majorHAnsi" w:hint="eastAsia"/>
                <w:color w:val="000000"/>
                <w:sz w:val="14"/>
                <w:szCs w:val="14"/>
                <w:lang w:val="en-HK"/>
              </w:rPr>
              <w:t>B :</w:t>
            </w:r>
            <w:proofErr w:type="gramEnd"/>
            <w:r w:rsidRPr="00597EA9">
              <w:rPr>
                <w:rFonts w:asciiTheme="majorHAnsi" w:hAnsiTheme="majorHAnsi" w:cstheme="majorHAnsi" w:hint="eastAsia"/>
                <w:color w:val="000000"/>
                <w:sz w:val="14"/>
                <w:szCs w:val="14"/>
                <w:lang w:val="en-HK"/>
              </w:rPr>
              <w:t xml:space="preserve"> [</w:t>
            </w:r>
            <w:proofErr w:type="spellStart"/>
            <w:r w:rsidRPr="00597EA9">
              <w:rPr>
                <w:rFonts w:asciiTheme="majorHAnsi" w:hAnsiTheme="majorHAnsi" w:cstheme="majorHAnsi" w:hint="eastAsia"/>
                <w:color w:val="000000"/>
                <w:sz w:val="14"/>
                <w:szCs w:val="14"/>
                <w:lang w:val="en-HK"/>
              </w:rPr>
              <w:t>Producer_Title</w:t>
            </w:r>
            <w:proofErr w:type="spellEnd"/>
            <w:r w:rsidRPr="00597EA9">
              <w:rPr>
                <w:rFonts w:asciiTheme="majorHAnsi" w:hAnsiTheme="majorHAnsi" w:cstheme="majorHAnsi" w:hint="eastAsia"/>
                <w:color w:val="000000"/>
                <w:sz w:val="14"/>
                <w:szCs w:val="14"/>
                <w:lang w:val="en-HK"/>
              </w:rPr>
              <w:t>]      (show"-" for dummy agent)</w:t>
            </w:r>
          </w:p>
          <w:p w14:paraId="2982EB01"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7.  </w:t>
            </w:r>
            <w:r w:rsidRPr="00597EA9">
              <w:rPr>
                <w:rFonts w:asciiTheme="majorHAnsi" w:hAnsiTheme="majorHAnsi" w:cstheme="majorHAnsi" w:hint="eastAsia"/>
                <w:color w:val="000000"/>
                <w:sz w:val="14"/>
                <w:szCs w:val="14"/>
                <w:lang w:val="en-HK"/>
              </w:rPr>
              <w:t>下線業績續保率</w:t>
            </w:r>
            <w:r w:rsidRPr="00597EA9">
              <w:rPr>
                <w:rFonts w:asciiTheme="majorHAnsi" w:hAnsiTheme="majorHAnsi" w:cstheme="majorHAnsi" w:hint="eastAsia"/>
                <w:color w:val="000000"/>
                <w:sz w:val="14"/>
                <w:szCs w:val="14"/>
                <w:lang w:val="en-HK"/>
              </w:rPr>
              <w:t xml:space="preserve"> %    WCM020</w:t>
            </w:r>
            <w:proofErr w:type="gramStart"/>
            <w:r w:rsidRPr="00597EA9">
              <w:rPr>
                <w:rFonts w:asciiTheme="majorHAnsi" w:hAnsiTheme="majorHAnsi" w:cstheme="majorHAnsi" w:hint="eastAsia"/>
                <w:color w:val="000000"/>
                <w:sz w:val="14"/>
                <w:szCs w:val="14"/>
                <w:lang w:val="en-HK"/>
              </w:rPr>
              <w:t>B :</w:t>
            </w:r>
            <w:proofErr w:type="gramEnd"/>
            <w:r w:rsidRPr="00597EA9">
              <w:rPr>
                <w:rFonts w:asciiTheme="majorHAnsi" w:hAnsiTheme="majorHAnsi" w:cstheme="majorHAnsi" w:hint="eastAsia"/>
                <w:color w:val="000000"/>
                <w:sz w:val="14"/>
                <w:szCs w:val="14"/>
                <w:lang w:val="en-HK"/>
              </w:rPr>
              <w:t xml:space="preserve"> [PERSIST_RATE_19MTH ] x 100 , where</w:t>
            </w:r>
          </w:p>
          <w:p w14:paraId="1E7E60A1"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[PRDN_</w:t>
            </w:r>
            <w:proofErr w:type="gramStart"/>
            <w:r w:rsidRPr="00597EA9">
              <w:rPr>
                <w:rFonts w:asciiTheme="majorHAnsi" w:hAnsiTheme="majorHAnsi" w:cstheme="majorHAnsi"/>
                <w:color w:val="000000"/>
                <w:sz w:val="14"/>
                <w:szCs w:val="14"/>
                <w:lang w:val="en-HK"/>
              </w:rPr>
              <w:t>MONTH]  use</w:t>
            </w:r>
            <w:proofErr w:type="gramEnd"/>
            <w:r w:rsidRPr="00597EA9">
              <w:rPr>
                <w:rFonts w:asciiTheme="majorHAnsi" w:hAnsiTheme="majorHAnsi" w:cstheme="majorHAnsi"/>
                <w:color w:val="000000"/>
                <w:sz w:val="14"/>
                <w:szCs w:val="14"/>
                <w:lang w:val="en-HK"/>
              </w:rPr>
              <w:t xml:space="preserve"> latest month only</w:t>
            </w:r>
          </w:p>
          <w:p w14:paraId="714DBD1A"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w:t>
            </w:r>
            <w:proofErr w:type="gramStart"/>
            <w:r w:rsidRPr="00597EA9">
              <w:rPr>
                <w:rFonts w:asciiTheme="majorHAnsi" w:hAnsiTheme="majorHAnsi" w:cstheme="majorHAnsi"/>
                <w:color w:val="000000"/>
                <w:sz w:val="14"/>
                <w:szCs w:val="14"/>
                <w:lang w:val="en-HK"/>
              </w:rPr>
              <w:t>PRODUCTION]  use</w:t>
            </w:r>
            <w:proofErr w:type="gramEnd"/>
            <w:r w:rsidRPr="00597EA9">
              <w:rPr>
                <w:rFonts w:asciiTheme="majorHAnsi" w:hAnsiTheme="majorHAnsi" w:cstheme="majorHAnsi"/>
                <w:color w:val="000000"/>
                <w:sz w:val="14"/>
                <w:szCs w:val="14"/>
                <w:lang w:val="en-HK"/>
              </w:rPr>
              <w:t xml:space="preserve"> "AFYC" only</w:t>
            </w:r>
          </w:p>
          <w:p w14:paraId="40DEE83D" w14:textId="77777777" w:rsid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[PRODUCTION_CATEGORY] use "Downline" only</w:t>
            </w:r>
          </w:p>
          <w:p w14:paraId="627E3253"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8.    </w:t>
            </w:r>
            <w:proofErr w:type="gramStart"/>
            <w:r w:rsidRPr="00597EA9">
              <w:rPr>
                <w:rFonts w:asciiTheme="majorHAnsi" w:hAnsiTheme="majorHAnsi" w:cstheme="majorHAnsi" w:hint="eastAsia"/>
                <w:color w:val="000000"/>
                <w:sz w:val="14"/>
                <w:szCs w:val="14"/>
                <w:lang w:val="en-HK"/>
              </w:rPr>
              <w:t>平均舉績率</w:t>
            </w:r>
            <w:r w:rsidRPr="00597EA9">
              <w:rPr>
                <w:rFonts w:asciiTheme="majorHAnsi" w:hAnsiTheme="majorHAnsi" w:cstheme="majorHAnsi" w:hint="eastAsia"/>
                <w:color w:val="000000"/>
                <w:sz w:val="14"/>
                <w:szCs w:val="14"/>
                <w:lang w:val="en-HK"/>
              </w:rPr>
              <w:t>(</w:t>
            </w:r>
            <w:proofErr w:type="gramEnd"/>
            <w:r w:rsidRPr="00597EA9">
              <w:rPr>
                <w:rFonts w:asciiTheme="majorHAnsi" w:hAnsiTheme="majorHAnsi" w:cstheme="majorHAnsi" w:hint="eastAsia"/>
                <w:color w:val="000000"/>
                <w:sz w:val="14"/>
                <w:szCs w:val="14"/>
                <w:lang w:val="en-HK"/>
              </w:rPr>
              <w:t>%)</w:t>
            </w:r>
          </w:p>
          <w:p w14:paraId="1E5D7711"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           Sum all calendar months</w:t>
            </w:r>
            <w:proofErr w:type="gramStart"/>
            <w:r w:rsidRPr="00597EA9">
              <w:rPr>
                <w:rFonts w:asciiTheme="majorHAnsi" w:hAnsiTheme="majorHAnsi" w:cstheme="majorHAnsi" w:hint="eastAsia"/>
                <w:color w:val="000000"/>
                <w:sz w:val="14"/>
                <w:szCs w:val="14"/>
                <w:lang w:val="en-HK"/>
              </w:rPr>
              <w:t xml:space="preserve">'  </w:t>
            </w:r>
            <w:r w:rsidRPr="00597EA9">
              <w:rPr>
                <w:rFonts w:asciiTheme="majorHAnsi" w:hAnsiTheme="majorHAnsi" w:cstheme="majorHAnsi" w:hint="eastAsia"/>
                <w:color w:val="000000"/>
                <w:sz w:val="14"/>
                <w:szCs w:val="14"/>
                <w:lang w:val="en-HK"/>
              </w:rPr>
              <w:t>舉績率</w:t>
            </w:r>
            <w:proofErr w:type="gramEnd"/>
            <w:r w:rsidRPr="00597EA9">
              <w:rPr>
                <w:rFonts w:asciiTheme="majorHAnsi" w:hAnsiTheme="majorHAnsi" w:cstheme="majorHAnsi" w:hint="eastAsia"/>
                <w:color w:val="000000"/>
                <w:sz w:val="14"/>
                <w:szCs w:val="14"/>
                <w:lang w:val="en-HK"/>
              </w:rPr>
              <w:t xml:space="preserve"> since Jan-</w:t>
            </w:r>
            <w:proofErr w:type="spellStart"/>
            <w:r w:rsidRPr="00597EA9">
              <w:rPr>
                <w:rFonts w:asciiTheme="majorHAnsi" w:hAnsiTheme="majorHAnsi" w:cstheme="majorHAnsi" w:hint="eastAsia"/>
                <w:color w:val="000000"/>
                <w:sz w:val="14"/>
                <w:szCs w:val="14"/>
                <w:lang w:val="en-HK"/>
              </w:rPr>
              <w:t>ReportYear</w:t>
            </w:r>
            <w:proofErr w:type="spellEnd"/>
            <w:r w:rsidRPr="00597EA9">
              <w:rPr>
                <w:rFonts w:asciiTheme="majorHAnsi" w:hAnsiTheme="majorHAnsi" w:cstheme="majorHAnsi" w:hint="eastAsia"/>
                <w:color w:val="000000"/>
                <w:sz w:val="14"/>
                <w:szCs w:val="14"/>
                <w:lang w:val="en-HK"/>
              </w:rPr>
              <w:t>, divided by number of calendar months since Jan-</w:t>
            </w:r>
            <w:proofErr w:type="spellStart"/>
            <w:r w:rsidRPr="00597EA9">
              <w:rPr>
                <w:rFonts w:asciiTheme="majorHAnsi" w:hAnsiTheme="majorHAnsi" w:cstheme="majorHAnsi" w:hint="eastAsia"/>
                <w:color w:val="000000"/>
                <w:sz w:val="14"/>
                <w:szCs w:val="14"/>
                <w:lang w:val="en-HK"/>
              </w:rPr>
              <w:t>ReportYear</w:t>
            </w:r>
            <w:proofErr w:type="spellEnd"/>
            <w:r w:rsidRPr="00597EA9">
              <w:rPr>
                <w:rFonts w:asciiTheme="majorHAnsi" w:hAnsiTheme="majorHAnsi" w:cstheme="majorHAnsi" w:hint="eastAsia"/>
                <w:color w:val="000000"/>
                <w:sz w:val="14"/>
                <w:szCs w:val="14"/>
                <w:lang w:val="en-HK"/>
              </w:rPr>
              <w:t>, where</w:t>
            </w:r>
          </w:p>
          <w:p w14:paraId="02AD83A6"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           1 calendar month's </w:t>
            </w:r>
            <w:r w:rsidRPr="00597EA9">
              <w:rPr>
                <w:rFonts w:asciiTheme="majorHAnsi" w:hAnsiTheme="majorHAnsi" w:cstheme="majorHAnsi" w:hint="eastAsia"/>
                <w:color w:val="000000"/>
                <w:sz w:val="14"/>
                <w:szCs w:val="14"/>
                <w:lang w:val="en-HK"/>
              </w:rPr>
              <w:t>舉績率</w:t>
            </w:r>
            <w:r w:rsidRPr="00597EA9">
              <w:rPr>
                <w:rFonts w:asciiTheme="majorHAnsi" w:hAnsiTheme="majorHAnsi" w:cstheme="majorHAnsi" w:hint="eastAsia"/>
                <w:color w:val="000000"/>
                <w:sz w:val="14"/>
                <w:szCs w:val="14"/>
                <w:lang w:val="en-HK"/>
              </w:rPr>
              <w:t xml:space="preserve"> </w:t>
            </w:r>
            <w:proofErr w:type="gramStart"/>
            <w:r w:rsidRPr="00597EA9">
              <w:rPr>
                <w:rFonts w:asciiTheme="majorHAnsi" w:hAnsiTheme="majorHAnsi" w:cstheme="majorHAnsi" w:hint="eastAsia"/>
                <w:color w:val="000000"/>
                <w:sz w:val="14"/>
                <w:szCs w:val="14"/>
                <w:lang w:val="en-HK"/>
              </w:rPr>
              <w:t>=  No.</w:t>
            </w:r>
            <w:proofErr w:type="gramEnd"/>
            <w:r w:rsidRPr="00597EA9">
              <w:rPr>
                <w:rFonts w:asciiTheme="majorHAnsi" w:hAnsiTheme="majorHAnsi" w:cstheme="majorHAnsi" w:hint="eastAsia"/>
                <w:color w:val="000000"/>
                <w:sz w:val="14"/>
                <w:szCs w:val="14"/>
                <w:lang w:val="en-HK"/>
              </w:rPr>
              <w:t xml:space="preserve"> of "</w:t>
            </w:r>
            <w:proofErr w:type="spellStart"/>
            <w:r w:rsidRPr="00597EA9">
              <w:rPr>
                <w:rFonts w:asciiTheme="majorHAnsi" w:hAnsiTheme="majorHAnsi" w:cstheme="majorHAnsi" w:hint="eastAsia"/>
                <w:color w:val="000000"/>
                <w:sz w:val="14"/>
                <w:szCs w:val="14"/>
                <w:lang w:val="en-HK"/>
              </w:rPr>
              <w:t>Acitve</w:t>
            </w:r>
            <w:proofErr w:type="spellEnd"/>
            <w:r w:rsidRPr="00597EA9">
              <w:rPr>
                <w:rFonts w:asciiTheme="majorHAnsi" w:hAnsiTheme="majorHAnsi" w:cstheme="majorHAnsi" w:hint="eastAsia"/>
                <w:color w:val="000000"/>
                <w:sz w:val="14"/>
                <w:szCs w:val="14"/>
                <w:lang w:val="en-HK"/>
              </w:rPr>
              <w:t xml:space="preserve"> Agents" as of month-end, divided by No. of "Agents" as of </w:t>
            </w:r>
            <w:proofErr w:type="spellStart"/>
            <w:r w:rsidRPr="00597EA9">
              <w:rPr>
                <w:rFonts w:asciiTheme="majorHAnsi" w:hAnsiTheme="majorHAnsi" w:cstheme="majorHAnsi" w:hint="eastAsia"/>
                <w:color w:val="000000"/>
                <w:sz w:val="14"/>
                <w:szCs w:val="14"/>
                <w:lang w:val="en-HK"/>
              </w:rPr>
              <w:t>monthend</w:t>
            </w:r>
            <w:proofErr w:type="spellEnd"/>
            <w:r w:rsidRPr="00597EA9">
              <w:rPr>
                <w:rFonts w:asciiTheme="majorHAnsi" w:hAnsiTheme="majorHAnsi" w:cstheme="majorHAnsi" w:hint="eastAsia"/>
                <w:color w:val="000000"/>
                <w:sz w:val="14"/>
                <w:szCs w:val="14"/>
                <w:lang w:val="en-HK"/>
              </w:rPr>
              <w:t xml:space="preserve"> x 100, round to 1 decimal.      Downline grouping for "Active Agent" / "Agent</w:t>
            </w:r>
            <w:proofErr w:type="gramStart"/>
            <w:r w:rsidRPr="00597EA9">
              <w:rPr>
                <w:rFonts w:asciiTheme="majorHAnsi" w:hAnsiTheme="majorHAnsi" w:cstheme="majorHAnsi" w:hint="eastAsia"/>
                <w:color w:val="000000"/>
                <w:sz w:val="14"/>
                <w:szCs w:val="14"/>
                <w:lang w:val="en-HK"/>
              </w:rPr>
              <w:t>"  refer</w:t>
            </w:r>
            <w:proofErr w:type="gramEnd"/>
            <w:r w:rsidRPr="00597EA9">
              <w:rPr>
                <w:rFonts w:asciiTheme="majorHAnsi" w:hAnsiTheme="majorHAnsi" w:cstheme="majorHAnsi" w:hint="eastAsia"/>
                <w:color w:val="000000"/>
                <w:sz w:val="14"/>
                <w:szCs w:val="14"/>
                <w:lang w:val="en-HK"/>
              </w:rPr>
              <w:t xml:space="preserve"> to next row#</w:t>
            </w:r>
          </w:p>
          <w:p w14:paraId="55A01AD2" w14:textId="77777777" w:rsidR="00597EA9" w:rsidRPr="00597EA9" w:rsidRDefault="00597EA9" w:rsidP="00597EA9">
            <w:pPr>
              <w:rPr>
                <w:rFonts w:asciiTheme="majorHAnsi" w:hAnsiTheme="majorHAnsi" w:cstheme="majorHAnsi"/>
                <w:color w:val="000000"/>
                <w:sz w:val="14"/>
                <w:szCs w:val="14"/>
                <w:lang w:val="en-HK"/>
              </w:rPr>
            </w:pPr>
          </w:p>
          <w:p w14:paraId="7A31C7E0"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"Agents" </w:t>
            </w:r>
            <w:proofErr w:type="gramStart"/>
            <w:r w:rsidRPr="00597EA9">
              <w:rPr>
                <w:rFonts w:asciiTheme="majorHAnsi" w:hAnsiTheme="majorHAnsi" w:cstheme="majorHAnsi"/>
                <w:color w:val="000000"/>
                <w:sz w:val="14"/>
                <w:szCs w:val="14"/>
                <w:lang w:val="en-HK"/>
              </w:rPr>
              <w:t>=  Agent</w:t>
            </w:r>
            <w:proofErr w:type="gramEnd"/>
            <w:r w:rsidRPr="00597EA9">
              <w:rPr>
                <w:rFonts w:asciiTheme="majorHAnsi" w:hAnsiTheme="majorHAnsi" w:cstheme="majorHAnsi"/>
                <w:color w:val="000000"/>
                <w:sz w:val="14"/>
                <w:szCs w:val="14"/>
                <w:lang w:val="en-HK"/>
              </w:rPr>
              <w:t>/Manager with MI129_data [</w:t>
            </w:r>
            <w:proofErr w:type="spellStart"/>
            <w:r w:rsidRPr="00597EA9">
              <w:rPr>
                <w:rFonts w:asciiTheme="majorHAnsi" w:hAnsiTheme="majorHAnsi" w:cstheme="majorHAnsi"/>
                <w:color w:val="000000"/>
                <w:sz w:val="14"/>
                <w:szCs w:val="14"/>
                <w:lang w:val="en-HK"/>
              </w:rPr>
              <w:t>Agent_Status</w:t>
            </w:r>
            <w:proofErr w:type="spellEnd"/>
            <w:r w:rsidRPr="00597EA9">
              <w:rPr>
                <w:rFonts w:asciiTheme="majorHAnsi" w:hAnsiTheme="majorHAnsi" w:cstheme="majorHAnsi"/>
                <w:color w:val="000000"/>
                <w:sz w:val="14"/>
                <w:szCs w:val="14"/>
                <w:lang w:val="en-HK"/>
              </w:rPr>
              <w:t>] = "</w:t>
            </w:r>
            <w:proofErr w:type="spellStart"/>
            <w:r w:rsidRPr="00597EA9">
              <w:rPr>
                <w:rFonts w:asciiTheme="majorHAnsi" w:hAnsiTheme="majorHAnsi" w:cstheme="majorHAnsi"/>
                <w:color w:val="000000"/>
                <w:sz w:val="14"/>
                <w:szCs w:val="14"/>
                <w:lang w:val="en-HK"/>
              </w:rPr>
              <w:t>Inforce</w:t>
            </w:r>
            <w:proofErr w:type="spellEnd"/>
            <w:r w:rsidRPr="00597EA9">
              <w:rPr>
                <w:rFonts w:asciiTheme="majorHAnsi" w:hAnsiTheme="majorHAnsi" w:cstheme="majorHAnsi"/>
                <w:color w:val="000000"/>
                <w:sz w:val="14"/>
                <w:szCs w:val="14"/>
                <w:lang w:val="en-HK"/>
              </w:rPr>
              <w:t>" (if less than 45, take 45), excluding those</w:t>
            </w:r>
          </w:p>
          <w:p w14:paraId="62CDC832"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a.  with WCM011B [</w:t>
            </w:r>
            <w:proofErr w:type="spellStart"/>
            <w:r w:rsidRPr="00597EA9">
              <w:rPr>
                <w:rFonts w:asciiTheme="majorHAnsi" w:hAnsiTheme="majorHAnsi" w:cstheme="majorHAnsi"/>
                <w:color w:val="000000"/>
                <w:sz w:val="14"/>
                <w:szCs w:val="14"/>
                <w:lang w:val="en-HK"/>
              </w:rPr>
              <w:t>Agent_Role</w:t>
            </w:r>
            <w:proofErr w:type="spellEnd"/>
            <w:r w:rsidRPr="00597EA9">
              <w:rPr>
                <w:rFonts w:asciiTheme="majorHAnsi" w:hAnsiTheme="majorHAnsi" w:cstheme="majorHAnsi"/>
                <w:color w:val="000000"/>
                <w:sz w:val="14"/>
                <w:szCs w:val="14"/>
                <w:lang w:val="en-HK"/>
              </w:rPr>
              <w:t xml:space="preserve">] = "Internship" / "HKFI CPD" / "Secretary" </w:t>
            </w:r>
            <w:proofErr w:type="gramStart"/>
            <w:r w:rsidRPr="00597EA9">
              <w:rPr>
                <w:rFonts w:asciiTheme="majorHAnsi" w:hAnsiTheme="majorHAnsi" w:cstheme="majorHAnsi"/>
                <w:color w:val="000000"/>
                <w:sz w:val="14"/>
                <w:szCs w:val="14"/>
                <w:lang w:val="en-HK"/>
              </w:rPr>
              <w:t>and  [</w:t>
            </w:r>
            <w:proofErr w:type="spellStart"/>
            <w:proofErr w:type="gramEnd"/>
            <w:r w:rsidRPr="00597EA9">
              <w:rPr>
                <w:rFonts w:asciiTheme="majorHAnsi" w:hAnsiTheme="majorHAnsi" w:cstheme="majorHAnsi"/>
                <w:color w:val="000000"/>
                <w:sz w:val="14"/>
                <w:szCs w:val="14"/>
                <w:lang w:val="en-HK"/>
              </w:rPr>
              <w:t>Role_Expiry_Period</w:t>
            </w:r>
            <w:proofErr w:type="spellEnd"/>
            <w:r w:rsidRPr="00597EA9">
              <w:rPr>
                <w:rFonts w:asciiTheme="majorHAnsi" w:hAnsiTheme="majorHAnsi" w:cstheme="majorHAnsi"/>
                <w:color w:val="000000"/>
                <w:sz w:val="14"/>
                <w:szCs w:val="14"/>
                <w:lang w:val="en-HK"/>
              </w:rPr>
              <w:t>] = "01-Jan-2099"</w:t>
            </w:r>
          </w:p>
          <w:p w14:paraId="0B860EB1"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b.  with WCM011B [</w:t>
            </w:r>
            <w:proofErr w:type="spellStart"/>
            <w:r w:rsidRPr="00597EA9">
              <w:rPr>
                <w:rFonts w:asciiTheme="majorHAnsi" w:hAnsiTheme="majorHAnsi" w:cstheme="majorHAnsi"/>
                <w:color w:val="000000"/>
                <w:sz w:val="14"/>
                <w:szCs w:val="14"/>
                <w:lang w:val="en-HK"/>
              </w:rPr>
              <w:t>Contract_Effective_Date</w:t>
            </w:r>
            <w:proofErr w:type="spellEnd"/>
            <w:r w:rsidRPr="00597EA9">
              <w:rPr>
                <w:rFonts w:asciiTheme="majorHAnsi" w:hAnsiTheme="majorHAnsi" w:cstheme="majorHAnsi"/>
                <w:color w:val="000000"/>
                <w:sz w:val="14"/>
                <w:szCs w:val="14"/>
                <w:lang w:val="en-HK"/>
              </w:rPr>
              <w:t>] fall in the same calendar month</w:t>
            </w:r>
          </w:p>
          <w:p w14:paraId="30EE5EB0"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c.   dummy agent</w:t>
            </w:r>
          </w:p>
          <w:p w14:paraId="43B35D3B"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w:t>
            </w:r>
          </w:p>
          <w:p w14:paraId="530C6B5C"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"Active Agents</w:t>
            </w:r>
            <w:proofErr w:type="gramStart"/>
            <w:r w:rsidRPr="00597EA9">
              <w:rPr>
                <w:rFonts w:asciiTheme="majorHAnsi" w:hAnsiTheme="majorHAnsi" w:cstheme="majorHAnsi"/>
                <w:color w:val="000000"/>
                <w:sz w:val="14"/>
                <w:szCs w:val="14"/>
                <w:lang w:val="en-HK"/>
              </w:rPr>
              <w:t>"  =</w:t>
            </w:r>
            <w:proofErr w:type="gramEnd"/>
            <w:r w:rsidRPr="00597EA9">
              <w:rPr>
                <w:rFonts w:asciiTheme="majorHAnsi" w:hAnsiTheme="majorHAnsi" w:cstheme="majorHAnsi"/>
                <w:color w:val="000000"/>
                <w:sz w:val="14"/>
                <w:szCs w:val="14"/>
                <w:lang w:val="en-HK"/>
              </w:rPr>
              <w:t xml:space="preserve">  Agent/Manager with MI129_data [</w:t>
            </w:r>
            <w:proofErr w:type="spellStart"/>
            <w:r w:rsidRPr="00597EA9">
              <w:rPr>
                <w:rFonts w:asciiTheme="majorHAnsi" w:hAnsiTheme="majorHAnsi" w:cstheme="majorHAnsi"/>
                <w:color w:val="000000"/>
                <w:sz w:val="14"/>
                <w:szCs w:val="14"/>
                <w:lang w:val="en-HK"/>
              </w:rPr>
              <w:t>Agent_Status</w:t>
            </w:r>
            <w:proofErr w:type="spellEnd"/>
            <w:r w:rsidRPr="00597EA9">
              <w:rPr>
                <w:rFonts w:asciiTheme="majorHAnsi" w:hAnsiTheme="majorHAnsi" w:cstheme="majorHAnsi"/>
                <w:color w:val="000000"/>
                <w:sz w:val="14"/>
                <w:szCs w:val="14"/>
                <w:lang w:val="en-HK"/>
              </w:rPr>
              <w:t>] = "</w:t>
            </w:r>
            <w:proofErr w:type="spellStart"/>
            <w:r w:rsidRPr="00597EA9">
              <w:rPr>
                <w:rFonts w:asciiTheme="majorHAnsi" w:hAnsiTheme="majorHAnsi" w:cstheme="majorHAnsi"/>
                <w:color w:val="000000"/>
                <w:sz w:val="14"/>
                <w:szCs w:val="14"/>
                <w:lang w:val="en-HK"/>
              </w:rPr>
              <w:t>Inforce</w:t>
            </w:r>
            <w:proofErr w:type="spellEnd"/>
            <w:r w:rsidRPr="00597EA9">
              <w:rPr>
                <w:rFonts w:asciiTheme="majorHAnsi" w:hAnsiTheme="majorHAnsi" w:cstheme="majorHAnsi"/>
                <w:color w:val="000000"/>
                <w:sz w:val="14"/>
                <w:szCs w:val="14"/>
                <w:lang w:val="en-HK"/>
              </w:rPr>
              <w:t>", whose  *</w:t>
            </w:r>
            <w:proofErr w:type="spellStart"/>
            <w:r w:rsidRPr="00597EA9">
              <w:rPr>
                <w:rFonts w:asciiTheme="majorHAnsi" w:hAnsiTheme="majorHAnsi" w:cstheme="majorHAnsi"/>
                <w:color w:val="000000"/>
                <w:sz w:val="14"/>
                <w:szCs w:val="14"/>
                <w:lang w:val="en-HK"/>
              </w:rPr>
              <w:t>Case_Count</w:t>
            </w:r>
            <w:proofErr w:type="spellEnd"/>
            <w:r w:rsidRPr="00597EA9">
              <w:rPr>
                <w:rFonts w:asciiTheme="majorHAnsi" w:hAnsiTheme="majorHAnsi" w:cstheme="majorHAnsi"/>
                <w:color w:val="000000"/>
                <w:sz w:val="14"/>
                <w:szCs w:val="14"/>
                <w:lang w:val="en-HK"/>
              </w:rPr>
              <w:t xml:space="preserve"> &gt;= 1, excluding those</w:t>
            </w:r>
          </w:p>
          <w:p w14:paraId="1E7F9AD7"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a.  with WCM011B [</w:t>
            </w:r>
            <w:proofErr w:type="spellStart"/>
            <w:r w:rsidRPr="00597EA9">
              <w:rPr>
                <w:rFonts w:asciiTheme="majorHAnsi" w:hAnsiTheme="majorHAnsi" w:cstheme="majorHAnsi"/>
                <w:color w:val="000000"/>
                <w:sz w:val="14"/>
                <w:szCs w:val="14"/>
                <w:lang w:val="en-HK"/>
              </w:rPr>
              <w:t>Agent_Role</w:t>
            </w:r>
            <w:proofErr w:type="spellEnd"/>
            <w:r w:rsidRPr="00597EA9">
              <w:rPr>
                <w:rFonts w:asciiTheme="majorHAnsi" w:hAnsiTheme="majorHAnsi" w:cstheme="majorHAnsi"/>
                <w:color w:val="000000"/>
                <w:sz w:val="14"/>
                <w:szCs w:val="14"/>
                <w:lang w:val="en-HK"/>
              </w:rPr>
              <w:t xml:space="preserve">] = "Internship" / "HKFI CPD" / "Secretary" </w:t>
            </w:r>
            <w:proofErr w:type="gramStart"/>
            <w:r w:rsidRPr="00597EA9">
              <w:rPr>
                <w:rFonts w:asciiTheme="majorHAnsi" w:hAnsiTheme="majorHAnsi" w:cstheme="majorHAnsi"/>
                <w:color w:val="000000"/>
                <w:sz w:val="14"/>
                <w:szCs w:val="14"/>
                <w:lang w:val="en-HK"/>
              </w:rPr>
              <w:t>and  [</w:t>
            </w:r>
            <w:proofErr w:type="spellStart"/>
            <w:proofErr w:type="gramEnd"/>
            <w:r w:rsidRPr="00597EA9">
              <w:rPr>
                <w:rFonts w:asciiTheme="majorHAnsi" w:hAnsiTheme="majorHAnsi" w:cstheme="majorHAnsi"/>
                <w:color w:val="000000"/>
                <w:sz w:val="14"/>
                <w:szCs w:val="14"/>
                <w:lang w:val="en-HK"/>
              </w:rPr>
              <w:t>Role_Expiry_Period</w:t>
            </w:r>
            <w:proofErr w:type="spellEnd"/>
            <w:r w:rsidRPr="00597EA9">
              <w:rPr>
                <w:rFonts w:asciiTheme="majorHAnsi" w:hAnsiTheme="majorHAnsi" w:cstheme="majorHAnsi"/>
                <w:color w:val="000000"/>
                <w:sz w:val="14"/>
                <w:szCs w:val="14"/>
                <w:lang w:val="en-HK"/>
              </w:rPr>
              <w:t>] = "01-Jan-2099"</w:t>
            </w:r>
          </w:p>
          <w:p w14:paraId="2063EB98"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b.  with WCM011B [</w:t>
            </w:r>
            <w:proofErr w:type="spellStart"/>
            <w:r w:rsidRPr="00597EA9">
              <w:rPr>
                <w:rFonts w:asciiTheme="majorHAnsi" w:hAnsiTheme="majorHAnsi" w:cstheme="majorHAnsi"/>
                <w:color w:val="000000"/>
                <w:sz w:val="14"/>
                <w:szCs w:val="14"/>
                <w:lang w:val="en-HK"/>
              </w:rPr>
              <w:t>Contract_Effective_Date</w:t>
            </w:r>
            <w:proofErr w:type="spellEnd"/>
            <w:r w:rsidRPr="00597EA9">
              <w:rPr>
                <w:rFonts w:asciiTheme="majorHAnsi" w:hAnsiTheme="majorHAnsi" w:cstheme="majorHAnsi"/>
                <w:color w:val="000000"/>
                <w:sz w:val="14"/>
                <w:szCs w:val="14"/>
                <w:lang w:val="en-HK"/>
              </w:rPr>
              <w:t>] fall in the same calendar month</w:t>
            </w:r>
          </w:p>
          <w:p w14:paraId="3451F69E"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c.   dummy agent</w:t>
            </w:r>
          </w:p>
          <w:p w14:paraId="476EE16A"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                       where, 3 </w:t>
            </w:r>
            <w:proofErr w:type="spellStart"/>
            <w:r w:rsidRPr="00597EA9">
              <w:rPr>
                <w:rFonts w:asciiTheme="majorHAnsi" w:hAnsiTheme="majorHAnsi" w:cstheme="majorHAnsi" w:hint="eastAsia"/>
                <w:color w:val="000000"/>
                <w:sz w:val="14"/>
                <w:szCs w:val="14"/>
                <w:lang w:val="en-HK"/>
              </w:rPr>
              <w:t>PA_Case_Count</w:t>
            </w:r>
            <w:proofErr w:type="spellEnd"/>
            <w:r w:rsidRPr="00597EA9">
              <w:rPr>
                <w:rFonts w:asciiTheme="majorHAnsi" w:hAnsiTheme="majorHAnsi" w:cstheme="majorHAnsi" w:hint="eastAsia"/>
                <w:color w:val="000000"/>
                <w:sz w:val="14"/>
                <w:szCs w:val="14"/>
                <w:lang w:val="en-HK"/>
              </w:rPr>
              <w:t xml:space="preserve"> can replace 1 </w:t>
            </w:r>
            <w:proofErr w:type="spellStart"/>
            <w:r w:rsidRPr="00597EA9">
              <w:rPr>
                <w:rFonts w:asciiTheme="majorHAnsi" w:hAnsiTheme="majorHAnsi" w:cstheme="majorHAnsi" w:hint="eastAsia"/>
                <w:color w:val="000000"/>
                <w:sz w:val="14"/>
                <w:szCs w:val="14"/>
                <w:lang w:val="en-HK"/>
              </w:rPr>
              <w:t>Case_</w:t>
            </w:r>
            <w:proofErr w:type="gramStart"/>
            <w:r w:rsidRPr="00597EA9">
              <w:rPr>
                <w:rFonts w:asciiTheme="majorHAnsi" w:hAnsiTheme="majorHAnsi" w:cstheme="majorHAnsi" w:hint="eastAsia"/>
                <w:color w:val="000000"/>
                <w:sz w:val="14"/>
                <w:szCs w:val="14"/>
                <w:lang w:val="en-HK"/>
              </w:rPr>
              <w:t>Count</w:t>
            </w:r>
            <w:proofErr w:type="spellEnd"/>
            <w:r w:rsidRPr="00597EA9">
              <w:rPr>
                <w:rFonts w:asciiTheme="majorHAnsi" w:hAnsiTheme="majorHAnsi" w:cstheme="majorHAnsi" w:hint="eastAsia"/>
                <w:color w:val="000000"/>
                <w:sz w:val="14"/>
                <w:szCs w:val="14"/>
                <w:lang w:val="en-HK"/>
              </w:rPr>
              <w:t xml:space="preserve">  (</w:t>
            </w:r>
            <w:proofErr w:type="spellStart"/>
            <w:proofErr w:type="gramEnd"/>
            <w:r w:rsidRPr="00597EA9">
              <w:rPr>
                <w:rFonts w:asciiTheme="majorHAnsi" w:hAnsiTheme="majorHAnsi" w:cstheme="majorHAnsi" w:hint="eastAsia"/>
                <w:color w:val="000000"/>
                <w:sz w:val="14"/>
                <w:szCs w:val="14"/>
                <w:lang w:val="en-HK"/>
              </w:rPr>
              <w:t>maxiumn</w:t>
            </w:r>
            <w:proofErr w:type="spellEnd"/>
            <w:r w:rsidRPr="00597EA9">
              <w:rPr>
                <w:rFonts w:asciiTheme="majorHAnsi" w:hAnsiTheme="majorHAnsi" w:cstheme="majorHAnsi" w:hint="eastAsia"/>
                <w:color w:val="000000"/>
                <w:sz w:val="14"/>
                <w:szCs w:val="14"/>
                <w:lang w:val="en-HK"/>
              </w:rPr>
              <w:t xml:space="preserve"> 5% of </w:t>
            </w:r>
            <w:r w:rsidRPr="00597EA9">
              <w:rPr>
                <w:rFonts w:asciiTheme="majorHAnsi" w:hAnsiTheme="majorHAnsi" w:cstheme="majorHAnsi" w:hint="eastAsia"/>
                <w:color w:val="000000"/>
                <w:sz w:val="14"/>
                <w:szCs w:val="14"/>
                <w:lang w:val="en-HK"/>
              </w:rPr>
              <w:t>舉績率</w:t>
            </w:r>
            <w:r w:rsidRPr="00597EA9">
              <w:rPr>
                <w:rFonts w:asciiTheme="majorHAnsi" w:hAnsiTheme="majorHAnsi" w:cstheme="majorHAnsi" w:hint="eastAsia"/>
                <w:color w:val="000000"/>
                <w:sz w:val="14"/>
                <w:szCs w:val="14"/>
                <w:lang w:val="en-HK"/>
              </w:rPr>
              <w:t xml:space="preserve"> come from Agents using </w:t>
            </w:r>
            <w:proofErr w:type="spellStart"/>
            <w:r w:rsidRPr="00597EA9">
              <w:rPr>
                <w:rFonts w:asciiTheme="majorHAnsi" w:hAnsiTheme="majorHAnsi" w:cstheme="majorHAnsi" w:hint="eastAsia"/>
                <w:color w:val="000000"/>
                <w:sz w:val="14"/>
                <w:szCs w:val="14"/>
                <w:lang w:val="en-HK"/>
              </w:rPr>
              <w:t>PA_Case_Count</w:t>
            </w:r>
            <w:proofErr w:type="spellEnd"/>
            <w:r w:rsidRPr="00597EA9">
              <w:rPr>
                <w:rFonts w:asciiTheme="majorHAnsi" w:hAnsiTheme="majorHAnsi" w:cstheme="majorHAnsi" w:hint="eastAsia"/>
                <w:color w:val="000000"/>
                <w:sz w:val="14"/>
                <w:szCs w:val="14"/>
                <w:lang w:val="en-HK"/>
              </w:rPr>
              <w:t xml:space="preserve"> to qualify as Active Agent)</w:t>
            </w:r>
          </w:p>
          <w:p w14:paraId="03CA8D6E"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 </w:t>
            </w:r>
            <w:proofErr w:type="spellStart"/>
            <w:r w:rsidRPr="00597EA9">
              <w:rPr>
                <w:rFonts w:asciiTheme="majorHAnsi" w:hAnsiTheme="majorHAnsi" w:cstheme="majorHAnsi"/>
                <w:color w:val="000000"/>
                <w:sz w:val="14"/>
                <w:szCs w:val="14"/>
                <w:lang w:val="en-HK"/>
              </w:rPr>
              <w:t>Case_Count</w:t>
            </w:r>
            <w:proofErr w:type="spellEnd"/>
            <w:r w:rsidRPr="00597EA9">
              <w:rPr>
                <w:rFonts w:asciiTheme="majorHAnsi" w:hAnsiTheme="majorHAnsi" w:cstheme="majorHAnsi"/>
                <w:color w:val="000000"/>
                <w:sz w:val="14"/>
                <w:szCs w:val="14"/>
                <w:lang w:val="en-HK"/>
              </w:rPr>
              <w:t xml:space="preserve"> = sum </w:t>
            </w:r>
            <w:proofErr w:type="gramStart"/>
            <w:r w:rsidRPr="00597EA9">
              <w:rPr>
                <w:rFonts w:asciiTheme="majorHAnsi" w:hAnsiTheme="majorHAnsi" w:cstheme="majorHAnsi"/>
                <w:color w:val="000000"/>
                <w:sz w:val="14"/>
                <w:szCs w:val="14"/>
                <w:lang w:val="en-HK"/>
              </w:rPr>
              <w:t xml:space="preserve">of  </w:t>
            </w:r>
            <w:proofErr w:type="spellStart"/>
            <w:r w:rsidRPr="00597EA9">
              <w:rPr>
                <w:rFonts w:asciiTheme="majorHAnsi" w:hAnsiTheme="majorHAnsi" w:cstheme="majorHAnsi"/>
                <w:color w:val="000000"/>
                <w:sz w:val="14"/>
                <w:szCs w:val="14"/>
                <w:lang w:val="en-HK"/>
              </w:rPr>
              <w:t>AAP</w:t>
            </w:r>
            <w:proofErr w:type="gramEnd"/>
            <w:r w:rsidRPr="00597EA9">
              <w:rPr>
                <w:rFonts w:asciiTheme="majorHAnsi" w:hAnsiTheme="majorHAnsi" w:cstheme="majorHAnsi"/>
                <w:color w:val="000000"/>
                <w:sz w:val="14"/>
                <w:szCs w:val="14"/>
                <w:lang w:val="en-HK"/>
              </w:rPr>
              <w:t>_Benefit_Detail</w:t>
            </w:r>
            <w:proofErr w:type="spellEnd"/>
            <w:r w:rsidRPr="00597EA9">
              <w:rPr>
                <w:rFonts w:asciiTheme="majorHAnsi" w:hAnsiTheme="majorHAnsi" w:cstheme="majorHAnsi"/>
                <w:color w:val="000000"/>
                <w:sz w:val="14"/>
                <w:szCs w:val="14"/>
                <w:lang w:val="en-HK"/>
              </w:rPr>
              <w:t xml:space="preserve"> [</w:t>
            </w:r>
            <w:proofErr w:type="spellStart"/>
            <w:r w:rsidRPr="00597EA9">
              <w:rPr>
                <w:rFonts w:asciiTheme="majorHAnsi" w:hAnsiTheme="majorHAnsi" w:cstheme="majorHAnsi"/>
                <w:color w:val="000000"/>
                <w:sz w:val="14"/>
                <w:szCs w:val="14"/>
                <w:lang w:val="en-HK"/>
              </w:rPr>
              <w:t>Case_Count</w:t>
            </w:r>
            <w:proofErr w:type="spellEnd"/>
            <w:r w:rsidRPr="00597EA9">
              <w:rPr>
                <w:rFonts w:asciiTheme="majorHAnsi" w:hAnsiTheme="majorHAnsi" w:cstheme="majorHAnsi"/>
                <w:color w:val="000000"/>
                <w:sz w:val="14"/>
                <w:szCs w:val="14"/>
                <w:lang w:val="en-HK"/>
              </w:rPr>
              <w:t>]  with [PRDN_CAUSE] = 1,2,3,7</w:t>
            </w:r>
          </w:p>
          <w:p w14:paraId="0CA07A59" w14:textId="26E7A02D" w:rsid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 </w:t>
            </w:r>
            <w:proofErr w:type="spellStart"/>
            <w:r w:rsidRPr="00597EA9">
              <w:rPr>
                <w:rFonts w:asciiTheme="majorHAnsi" w:hAnsiTheme="majorHAnsi" w:cstheme="majorHAnsi"/>
                <w:color w:val="000000"/>
                <w:sz w:val="14"/>
                <w:szCs w:val="14"/>
                <w:lang w:val="en-HK"/>
              </w:rPr>
              <w:t>PA_Case_Count</w:t>
            </w:r>
            <w:proofErr w:type="spellEnd"/>
            <w:r w:rsidRPr="00597EA9">
              <w:rPr>
                <w:rFonts w:asciiTheme="majorHAnsi" w:hAnsiTheme="majorHAnsi" w:cstheme="majorHAnsi"/>
                <w:color w:val="000000"/>
                <w:sz w:val="14"/>
                <w:szCs w:val="14"/>
                <w:lang w:val="en-HK"/>
              </w:rPr>
              <w:t xml:space="preserve">" = sum of </w:t>
            </w:r>
            <w:proofErr w:type="spellStart"/>
            <w:r w:rsidRPr="00597EA9">
              <w:rPr>
                <w:rFonts w:asciiTheme="majorHAnsi" w:hAnsiTheme="majorHAnsi" w:cstheme="majorHAnsi"/>
                <w:color w:val="000000"/>
                <w:sz w:val="14"/>
                <w:szCs w:val="14"/>
                <w:lang w:val="en-HK"/>
              </w:rPr>
              <w:t>AAP_Benefit_Detail</w:t>
            </w:r>
            <w:proofErr w:type="spellEnd"/>
            <w:r w:rsidRPr="00597EA9">
              <w:rPr>
                <w:rFonts w:asciiTheme="majorHAnsi" w:hAnsiTheme="majorHAnsi" w:cstheme="majorHAnsi"/>
                <w:color w:val="000000"/>
                <w:sz w:val="14"/>
                <w:szCs w:val="14"/>
                <w:lang w:val="en-HK"/>
              </w:rPr>
              <w:t xml:space="preserve"> [</w:t>
            </w:r>
            <w:proofErr w:type="spellStart"/>
            <w:r w:rsidRPr="00597EA9">
              <w:rPr>
                <w:rFonts w:asciiTheme="majorHAnsi" w:hAnsiTheme="majorHAnsi" w:cstheme="majorHAnsi"/>
                <w:color w:val="000000"/>
                <w:sz w:val="14"/>
                <w:szCs w:val="14"/>
                <w:lang w:val="en-HK"/>
              </w:rPr>
              <w:t>PA_Case_</w:t>
            </w:r>
            <w:proofErr w:type="gramStart"/>
            <w:r w:rsidRPr="00597EA9">
              <w:rPr>
                <w:rFonts w:asciiTheme="majorHAnsi" w:hAnsiTheme="majorHAnsi" w:cstheme="majorHAnsi"/>
                <w:color w:val="000000"/>
                <w:sz w:val="14"/>
                <w:szCs w:val="14"/>
                <w:lang w:val="en-HK"/>
              </w:rPr>
              <w:t>Count</w:t>
            </w:r>
            <w:proofErr w:type="spellEnd"/>
            <w:r w:rsidRPr="00597EA9">
              <w:rPr>
                <w:rFonts w:asciiTheme="majorHAnsi" w:hAnsiTheme="majorHAnsi" w:cstheme="majorHAnsi"/>
                <w:color w:val="000000"/>
                <w:sz w:val="14"/>
                <w:szCs w:val="14"/>
                <w:lang w:val="en-HK"/>
              </w:rPr>
              <w:t>]  with</w:t>
            </w:r>
            <w:proofErr w:type="gramEnd"/>
            <w:r w:rsidRPr="00597EA9">
              <w:rPr>
                <w:rFonts w:asciiTheme="majorHAnsi" w:hAnsiTheme="majorHAnsi" w:cstheme="majorHAnsi"/>
                <w:color w:val="000000"/>
                <w:sz w:val="14"/>
                <w:szCs w:val="14"/>
                <w:lang w:val="en-HK"/>
              </w:rPr>
              <w:t xml:space="preserve"> [PRDN_CAUSE] = 1,2,3,7</w:t>
            </w:r>
          </w:p>
          <w:p w14:paraId="1EF89F17" w14:textId="77777777" w:rsidR="00597EA9" w:rsidRPr="00597EA9" w:rsidRDefault="00597EA9" w:rsidP="00597EA9">
            <w:pPr>
              <w:rPr>
                <w:rFonts w:asciiTheme="majorHAnsi" w:hAnsiTheme="majorHAnsi" w:cstheme="majorHAnsi"/>
                <w:color w:val="000000"/>
                <w:sz w:val="14"/>
                <w:szCs w:val="14"/>
                <w:lang w:val="en-HK"/>
              </w:rPr>
            </w:pPr>
          </w:p>
          <w:p w14:paraId="03826374"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 9.    </w:t>
            </w:r>
            <w:r w:rsidRPr="00597EA9">
              <w:rPr>
                <w:rFonts w:asciiTheme="majorHAnsi" w:hAnsiTheme="majorHAnsi" w:cstheme="majorHAnsi" w:hint="eastAsia"/>
                <w:color w:val="000000"/>
                <w:sz w:val="14"/>
                <w:szCs w:val="14"/>
                <w:lang w:val="en-HK"/>
              </w:rPr>
              <w:t>排名</w:t>
            </w:r>
            <w:r w:rsidRPr="00597EA9">
              <w:rPr>
                <w:rFonts w:asciiTheme="majorHAnsi" w:hAnsiTheme="majorHAnsi" w:cstheme="majorHAnsi" w:hint="eastAsia"/>
                <w:color w:val="000000"/>
                <w:sz w:val="14"/>
                <w:szCs w:val="14"/>
                <w:lang w:val="en-HK"/>
              </w:rPr>
              <w:t xml:space="preserve">      Display "1</w:t>
            </w:r>
            <w:proofErr w:type="gramStart"/>
            <w:r w:rsidRPr="00597EA9">
              <w:rPr>
                <w:rFonts w:asciiTheme="majorHAnsi" w:hAnsiTheme="majorHAnsi" w:cstheme="majorHAnsi" w:hint="eastAsia"/>
                <w:color w:val="000000"/>
                <w:sz w:val="14"/>
                <w:szCs w:val="14"/>
                <w:lang w:val="en-HK"/>
              </w:rPr>
              <w:t>"  for</w:t>
            </w:r>
            <w:proofErr w:type="gramEnd"/>
            <w:r w:rsidRPr="00597EA9">
              <w:rPr>
                <w:rFonts w:asciiTheme="majorHAnsi" w:hAnsiTheme="majorHAnsi" w:cstheme="majorHAnsi" w:hint="eastAsia"/>
                <w:color w:val="000000"/>
                <w:sz w:val="14"/>
                <w:szCs w:val="14"/>
                <w:lang w:val="en-HK"/>
              </w:rPr>
              <w:t xml:space="preserve"> top qualifier based on </w:t>
            </w:r>
            <w:r w:rsidRPr="00597EA9">
              <w:rPr>
                <w:rFonts w:asciiTheme="majorHAnsi" w:hAnsiTheme="majorHAnsi" w:cstheme="majorHAnsi" w:hint="eastAsia"/>
                <w:color w:val="000000"/>
                <w:sz w:val="14"/>
                <w:szCs w:val="14"/>
                <w:lang w:val="en-HK"/>
              </w:rPr>
              <w:t>平均舉績率</w:t>
            </w:r>
            <w:r w:rsidRPr="00597EA9">
              <w:rPr>
                <w:rFonts w:asciiTheme="majorHAnsi" w:hAnsiTheme="majorHAnsi" w:cstheme="majorHAnsi" w:hint="eastAsia"/>
                <w:color w:val="000000"/>
                <w:sz w:val="14"/>
                <w:szCs w:val="14"/>
                <w:lang w:val="en-HK"/>
              </w:rPr>
              <w:t xml:space="preserve">(%), while </w:t>
            </w:r>
            <w:r w:rsidRPr="00597EA9">
              <w:rPr>
                <w:rFonts w:asciiTheme="majorHAnsi" w:hAnsiTheme="majorHAnsi" w:cstheme="majorHAnsi" w:hint="eastAsia"/>
                <w:color w:val="000000"/>
                <w:sz w:val="14"/>
                <w:szCs w:val="14"/>
                <w:lang w:val="en-HK"/>
              </w:rPr>
              <w:t>下線業績續保率</w:t>
            </w:r>
            <w:r w:rsidRPr="00597EA9">
              <w:rPr>
                <w:rFonts w:asciiTheme="majorHAnsi" w:hAnsiTheme="majorHAnsi" w:cstheme="majorHAnsi" w:hint="eastAsia"/>
                <w:color w:val="000000"/>
                <w:sz w:val="14"/>
                <w:szCs w:val="14"/>
                <w:lang w:val="en-HK"/>
              </w:rPr>
              <w:t xml:space="preserve"> % &gt;= 80 and </w:t>
            </w:r>
            <w:r w:rsidRPr="00597EA9">
              <w:rPr>
                <w:rFonts w:asciiTheme="majorHAnsi" w:hAnsiTheme="majorHAnsi" w:cstheme="majorHAnsi" w:hint="eastAsia"/>
                <w:color w:val="000000"/>
                <w:sz w:val="14"/>
                <w:szCs w:val="14"/>
                <w:lang w:val="en-HK"/>
              </w:rPr>
              <w:t>平均舉績率</w:t>
            </w:r>
            <w:r w:rsidRPr="00597EA9">
              <w:rPr>
                <w:rFonts w:asciiTheme="majorHAnsi" w:hAnsiTheme="majorHAnsi" w:cstheme="majorHAnsi" w:hint="eastAsia"/>
                <w:color w:val="000000"/>
                <w:sz w:val="14"/>
                <w:szCs w:val="14"/>
                <w:lang w:val="en-HK"/>
              </w:rPr>
              <w:t>(%) &gt;= 60</w:t>
            </w:r>
          </w:p>
          <w:p w14:paraId="3C2E18AE"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10.   </w:t>
            </w:r>
            <w:r w:rsidRPr="00597EA9">
              <w:rPr>
                <w:rFonts w:asciiTheme="majorHAnsi" w:hAnsiTheme="majorHAnsi" w:cstheme="majorHAnsi" w:hint="eastAsia"/>
                <w:color w:val="000000"/>
                <w:sz w:val="14"/>
                <w:szCs w:val="14"/>
                <w:lang w:val="en-HK"/>
              </w:rPr>
              <w:t>下線業績續保率</w:t>
            </w:r>
            <w:r w:rsidRPr="00597EA9">
              <w:rPr>
                <w:rFonts w:asciiTheme="majorHAnsi" w:hAnsiTheme="majorHAnsi" w:cstheme="majorHAnsi" w:hint="eastAsia"/>
                <w:color w:val="000000"/>
                <w:sz w:val="14"/>
                <w:szCs w:val="14"/>
                <w:lang w:val="en-HK"/>
              </w:rPr>
              <w:t xml:space="preserve"> % (LIMRA 25)     WCM020</w:t>
            </w:r>
            <w:proofErr w:type="gramStart"/>
            <w:r w:rsidRPr="00597EA9">
              <w:rPr>
                <w:rFonts w:asciiTheme="majorHAnsi" w:hAnsiTheme="majorHAnsi" w:cstheme="majorHAnsi" w:hint="eastAsia"/>
                <w:color w:val="000000"/>
                <w:sz w:val="14"/>
                <w:szCs w:val="14"/>
                <w:lang w:val="en-HK"/>
              </w:rPr>
              <w:t>C :</w:t>
            </w:r>
            <w:proofErr w:type="gramEnd"/>
            <w:r w:rsidRPr="00597EA9">
              <w:rPr>
                <w:rFonts w:asciiTheme="majorHAnsi" w:hAnsiTheme="majorHAnsi" w:cstheme="majorHAnsi" w:hint="eastAsia"/>
                <w:color w:val="000000"/>
                <w:sz w:val="14"/>
                <w:szCs w:val="14"/>
                <w:lang w:val="en-HK"/>
              </w:rPr>
              <w:t xml:space="preserve"> [PERSIST_RATE_19MTH ] x 100 , where</w:t>
            </w:r>
          </w:p>
          <w:p w14:paraId="4F75A640"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[PRDN_</w:t>
            </w:r>
            <w:proofErr w:type="gramStart"/>
            <w:r w:rsidRPr="00597EA9">
              <w:rPr>
                <w:rFonts w:asciiTheme="majorHAnsi" w:hAnsiTheme="majorHAnsi" w:cstheme="majorHAnsi"/>
                <w:color w:val="000000"/>
                <w:sz w:val="14"/>
                <w:szCs w:val="14"/>
                <w:lang w:val="en-HK"/>
              </w:rPr>
              <w:t>MONTH]  use</w:t>
            </w:r>
            <w:proofErr w:type="gramEnd"/>
            <w:r w:rsidRPr="00597EA9">
              <w:rPr>
                <w:rFonts w:asciiTheme="majorHAnsi" w:hAnsiTheme="majorHAnsi" w:cstheme="majorHAnsi"/>
                <w:color w:val="000000"/>
                <w:sz w:val="14"/>
                <w:szCs w:val="14"/>
                <w:lang w:val="en-HK"/>
              </w:rPr>
              <w:t xml:space="preserve"> latest month only</w:t>
            </w:r>
          </w:p>
          <w:p w14:paraId="6F77B353"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w:t>
            </w:r>
            <w:proofErr w:type="gramStart"/>
            <w:r w:rsidRPr="00597EA9">
              <w:rPr>
                <w:rFonts w:asciiTheme="majorHAnsi" w:hAnsiTheme="majorHAnsi" w:cstheme="majorHAnsi"/>
                <w:color w:val="000000"/>
                <w:sz w:val="14"/>
                <w:szCs w:val="14"/>
                <w:lang w:val="en-HK"/>
              </w:rPr>
              <w:t>PRODUCTION]  use</w:t>
            </w:r>
            <w:proofErr w:type="gramEnd"/>
            <w:r w:rsidRPr="00597EA9">
              <w:rPr>
                <w:rFonts w:asciiTheme="majorHAnsi" w:hAnsiTheme="majorHAnsi" w:cstheme="majorHAnsi"/>
                <w:color w:val="000000"/>
                <w:sz w:val="14"/>
                <w:szCs w:val="14"/>
                <w:lang w:val="en-HK"/>
              </w:rPr>
              <w:t xml:space="preserve"> "AFYC" only</w:t>
            </w:r>
          </w:p>
          <w:p w14:paraId="32EB37CE" w14:textId="5E275B54" w:rsidR="00597EA9" w:rsidRPr="00AC74A6"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 xml:space="preserve">      [PRODUCTION_CATEGORY] use "Downline" only</w:t>
            </w:r>
          </w:p>
        </w:tc>
      </w:tr>
      <w:tr w:rsidR="00083F32" w:rsidRPr="00076D6A" w14:paraId="7F9050E5"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22EF6208"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A1.2</w:t>
            </w:r>
          </w:p>
        </w:tc>
        <w:tc>
          <w:tcPr>
            <w:tcW w:w="3150" w:type="dxa"/>
            <w:tcBorders>
              <w:top w:val="nil"/>
              <w:left w:val="nil"/>
              <w:bottom w:val="single" w:sz="4" w:space="0" w:color="auto"/>
              <w:right w:val="single" w:sz="4" w:space="0" w:color="auto"/>
            </w:tcBorders>
            <w:shd w:val="clear" w:color="auto" w:fill="auto"/>
            <w:vAlign w:val="center"/>
            <w:hideMark/>
          </w:tcPr>
          <w:p w14:paraId="549083C1"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Executive / Senior Regional Director of the Year</w:t>
            </w:r>
          </w:p>
        </w:tc>
        <w:tc>
          <w:tcPr>
            <w:tcW w:w="4680" w:type="dxa"/>
            <w:tcBorders>
              <w:top w:val="nil"/>
              <w:left w:val="nil"/>
              <w:bottom w:val="single" w:sz="4" w:space="0" w:color="auto"/>
              <w:right w:val="single" w:sz="4" w:space="0" w:color="auto"/>
            </w:tcBorders>
            <w:shd w:val="clear" w:color="auto" w:fill="auto"/>
            <w:vAlign w:val="center"/>
            <w:hideMark/>
          </w:tcPr>
          <w:p w14:paraId="54C40930" w14:textId="77777777" w:rsidR="00083F32" w:rsidRDefault="00083F32" w:rsidP="00182A0B">
            <w:pPr>
              <w:rPr>
                <w:rFonts w:asciiTheme="majorHAnsi" w:hAnsiTheme="majorHAnsi" w:cstheme="majorHAnsi"/>
                <w:color w:val="000000"/>
                <w:sz w:val="14"/>
                <w:szCs w:val="14"/>
                <w:lang w:val="en-HK"/>
              </w:rPr>
            </w:pPr>
            <w:r w:rsidRPr="00AC74A6">
              <w:rPr>
                <w:rFonts w:asciiTheme="majorHAnsi" w:hAnsiTheme="majorHAnsi" w:cstheme="majorHAnsi"/>
                <w:color w:val="000000"/>
                <w:sz w:val="14"/>
                <w:szCs w:val="14"/>
                <w:lang w:val="en-HK"/>
              </w:rPr>
              <w:t>行政及高級區域總監</w:t>
            </w:r>
            <w:r w:rsidRPr="00AC74A6">
              <w:rPr>
                <w:rFonts w:asciiTheme="majorHAnsi" w:hAnsiTheme="majorHAnsi" w:cstheme="majorHAnsi"/>
                <w:color w:val="000000"/>
                <w:sz w:val="14"/>
                <w:szCs w:val="14"/>
                <w:lang w:val="en-HK"/>
              </w:rPr>
              <w:t xml:space="preserve"> -</w:t>
            </w:r>
            <w:r w:rsidRPr="00AC74A6">
              <w:rPr>
                <w:rFonts w:asciiTheme="majorHAnsi" w:hAnsiTheme="majorHAnsi" w:cstheme="majorHAnsi"/>
                <w:color w:val="000000"/>
                <w:sz w:val="14"/>
                <w:szCs w:val="14"/>
                <w:lang w:val="en-HK"/>
              </w:rPr>
              <w:t>連續</w:t>
            </w:r>
            <w:r w:rsidRPr="00AC74A6">
              <w:rPr>
                <w:rFonts w:asciiTheme="majorHAnsi" w:hAnsiTheme="majorHAnsi" w:cstheme="majorHAnsi"/>
                <w:color w:val="000000"/>
                <w:sz w:val="14"/>
                <w:szCs w:val="14"/>
                <w:lang w:val="en-HK"/>
              </w:rPr>
              <w:t>12</w:t>
            </w:r>
            <w:r w:rsidRPr="00AC74A6">
              <w:rPr>
                <w:rFonts w:asciiTheme="majorHAnsi" w:hAnsiTheme="majorHAnsi" w:cstheme="majorHAnsi"/>
                <w:color w:val="000000"/>
                <w:sz w:val="14"/>
                <w:szCs w:val="14"/>
                <w:lang w:val="en-HK"/>
              </w:rPr>
              <w:t>個月達至</w:t>
            </w:r>
            <w:r w:rsidRPr="00AC74A6">
              <w:rPr>
                <w:rFonts w:asciiTheme="majorHAnsi" w:hAnsiTheme="majorHAnsi" w:cstheme="majorHAnsi"/>
                <w:color w:val="000000"/>
                <w:sz w:val="14"/>
                <w:szCs w:val="14"/>
                <w:lang w:val="en-HK"/>
              </w:rPr>
              <w:t>60%</w:t>
            </w:r>
            <w:proofErr w:type="gramStart"/>
            <w:r w:rsidRPr="00AC74A6">
              <w:rPr>
                <w:rFonts w:asciiTheme="majorHAnsi" w:hAnsiTheme="majorHAnsi" w:cstheme="majorHAnsi"/>
                <w:color w:val="000000"/>
                <w:sz w:val="14"/>
                <w:szCs w:val="14"/>
                <w:lang w:val="en-HK"/>
              </w:rPr>
              <w:t>舉績率</w:t>
            </w:r>
            <w:proofErr w:type="gramEnd"/>
          </w:p>
          <w:p w14:paraId="1E24E794"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color w:val="000000"/>
                <w:sz w:val="14"/>
                <w:szCs w:val="14"/>
                <w:lang w:val="en-HK"/>
              </w:rPr>
              <w:t>Report Fields</w:t>
            </w:r>
          </w:p>
          <w:p w14:paraId="08D4D157"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1.  </w:t>
            </w:r>
            <w:r w:rsidRPr="00597EA9">
              <w:rPr>
                <w:rFonts w:asciiTheme="majorHAnsi" w:hAnsiTheme="majorHAnsi" w:cstheme="majorHAnsi" w:hint="eastAsia"/>
                <w:color w:val="000000"/>
                <w:sz w:val="14"/>
                <w:szCs w:val="14"/>
                <w:lang w:val="en-HK"/>
              </w:rPr>
              <w:t>區域</w:t>
            </w:r>
          </w:p>
          <w:p w14:paraId="676FAF66"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2.  </w:t>
            </w:r>
            <w:r w:rsidRPr="00597EA9">
              <w:rPr>
                <w:rFonts w:asciiTheme="majorHAnsi" w:hAnsiTheme="majorHAnsi" w:cstheme="majorHAnsi" w:hint="eastAsia"/>
                <w:color w:val="000000"/>
                <w:sz w:val="14"/>
                <w:szCs w:val="14"/>
                <w:lang w:val="en-HK"/>
              </w:rPr>
              <w:t>分區</w:t>
            </w:r>
          </w:p>
          <w:p w14:paraId="42A8D01E"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3.  </w:t>
            </w:r>
            <w:r w:rsidRPr="00597EA9">
              <w:rPr>
                <w:rFonts w:asciiTheme="majorHAnsi" w:hAnsiTheme="majorHAnsi" w:cstheme="majorHAnsi" w:hint="eastAsia"/>
                <w:color w:val="000000"/>
                <w:sz w:val="14"/>
                <w:szCs w:val="14"/>
                <w:lang w:val="en-HK"/>
              </w:rPr>
              <w:t>營業組別</w:t>
            </w:r>
          </w:p>
          <w:p w14:paraId="6144F699"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4.  </w:t>
            </w:r>
            <w:r w:rsidRPr="00597EA9">
              <w:rPr>
                <w:rFonts w:asciiTheme="majorHAnsi" w:hAnsiTheme="majorHAnsi" w:cstheme="majorHAnsi" w:hint="eastAsia"/>
                <w:color w:val="000000"/>
                <w:sz w:val="14"/>
                <w:szCs w:val="14"/>
                <w:lang w:val="en-HK"/>
              </w:rPr>
              <w:t>代理人編號</w:t>
            </w:r>
          </w:p>
          <w:p w14:paraId="2DB53468"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5.   </w:t>
            </w:r>
            <w:r w:rsidRPr="00597EA9">
              <w:rPr>
                <w:rFonts w:asciiTheme="majorHAnsi" w:hAnsiTheme="majorHAnsi" w:cstheme="majorHAnsi" w:hint="eastAsia"/>
                <w:color w:val="000000"/>
                <w:sz w:val="14"/>
                <w:szCs w:val="14"/>
                <w:lang w:val="en-HK"/>
              </w:rPr>
              <w:t>姓名</w:t>
            </w:r>
          </w:p>
          <w:p w14:paraId="1BA8580B"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6.   </w:t>
            </w:r>
            <w:r w:rsidRPr="00597EA9">
              <w:rPr>
                <w:rFonts w:asciiTheme="majorHAnsi" w:hAnsiTheme="majorHAnsi" w:cstheme="majorHAnsi" w:hint="eastAsia"/>
                <w:color w:val="000000"/>
                <w:sz w:val="14"/>
                <w:szCs w:val="14"/>
                <w:lang w:val="en-HK"/>
              </w:rPr>
              <w:t>職級</w:t>
            </w:r>
          </w:p>
          <w:p w14:paraId="244664CE" w14:textId="77777777" w:rsidR="00597EA9" w:rsidRPr="00597EA9"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7.   </w:t>
            </w:r>
            <w:r w:rsidRPr="00597EA9">
              <w:rPr>
                <w:rFonts w:asciiTheme="majorHAnsi" w:hAnsiTheme="majorHAnsi" w:cstheme="majorHAnsi" w:hint="eastAsia"/>
                <w:color w:val="000000"/>
                <w:sz w:val="14"/>
                <w:szCs w:val="14"/>
                <w:lang w:val="en-HK"/>
              </w:rPr>
              <w:t>下線業績續保率</w:t>
            </w:r>
            <w:r w:rsidRPr="00597EA9">
              <w:rPr>
                <w:rFonts w:asciiTheme="majorHAnsi" w:hAnsiTheme="majorHAnsi" w:cstheme="majorHAnsi" w:hint="eastAsia"/>
                <w:color w:val="000000"/>
                <w:sz w:val="14"/>
                <w:szCs w:val="14"/>
                <w:lang w:val="en-HK"/>
              </w:rPr>
              <w:t xml:space="preserve"> %</w:t>
            </w:r>
          </w:p>
          <w:p w14:paraId="471B5B74" w14:textId="3B95FF43" w:rsidR="00597EA9" w:rsidRPr="00AC74A6" w:rsidRDefault="00597EA9" w:rsidP="00597EA9">
            <w:pPr>
              <w:rPr>
                <w:rFonts w:asciiTheme="majorHAnsi" w:hAnsiTheme="majorHAnsi" w:cstheme="majorHAnsi"/>
                <w:color w:val="000000"/>
                <w:sz w:val="14"/>
                <w:szCs w:val="14"/>
                <w:lang w:val="en-HK"/>
              </w:rPr>
            </w:pPr>
            <w:r w:rsidRPr="00597EA9">
              <w:rPr>
                <w:rFonts w:asciiTheme="majorHAnsi" w:hAnsiTheme="majorHAnsi" w:cstheme="majorHAnsi" w:hint="eastAsia"/>
                <w:color w:val="000000"/>
                <w:sz w:val="14"/>
                <w:szCs w:val="14"/>
                <w:lang w:val="en-HK"/>
              </w:rPr>
              <w:t xml:space="preserve">8.   </w:t>
            </w:r>
            <w:r w:rsidRPr="00597EA9">
              <w:rPr>
                <w:rFonts w:asciiTheme="majorHAnsi" w:hAnsiTheme="majorHAnsi" w:cstheme="majorHAnsi" w:hint="eastAsia"/>
                <w:color w:val="000000"/>
                <w:sz w:val="14"/>
                <w:szCs w:val="14"/>
                <w:lang w:val="en-HK"/>
              </w:rPr>
              <w:t>達至</w:t>
            </w:r>
            <w:r w:rsidRPr="00597EA9">
              <w:rPr>
                <w:rFonts w:asciiTheme="majorHAnsi" w:hAnsiTheme="majorHAnsi" w:cstheme="majorHAnsi" w:hint="eastAsia"/>
                <w:color w:val="000000"/>
                <w:sz w:val="14"/>
                <w:szCs w:val="14"/>
                <w:lang w:val="en-HK"/>
              </w:rPr>
              <w:t>60%</w:t>
            </w:r>
            <w:r w:rsidRPr="00597EA9">
              <w:rPr>
                <w:rFonts w:asciiTheme="majorHAnsi" w:hAnsiTheme="majorHAnsi" w:cstheme="majorHAnsi" w:hint="eastAsia"/>
                <w:color w:val="000000"/>
                <w:sz w:val="14"/>
                <w:szCs w:val="14"/>
                <w:lang w:val="en-HK"/>
              </w:rPr>
              <w:t>舉績率月份次數</w:t>
            </w:r>
          </w:p>
        </w:tc>
      </w:tr>
      <w:tr w:rsidR="00083F32" w:rsidRPr="00076D6A" w14:paraId="321562A9"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5E7C66A3"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A1.3</w:t>
            </w:r>
          </w:p>
        </w:tc>
        <w:tc>
          <w:tcPr>
            <w:tcW w:w="3150" w:type="dxa"/>
            <w:tcBorders>
              <w:top w:val="nil"/>
              <w:left w:val="nil"/>
              <w:bottom w:val="single" w:sz="4" w:space="0" w:color="auto"/>
              <w:right w:val="single" w:sz="4" w:space="0" w:color="auto"/>
            </w:tcBorders>
            <w:shd w:val="clear" w:color="auto" w:fill="auto"/>
            <w:vAlign w:val="center"/>
            <w:hideMark/>
          </w:tcPr>
          <w:p w14:paraId="657A6862"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Regional Director of the Year</w:t>
            </w:r>
          </w:p>
        </w:tc>
        <w:tc>
          <w:tcPr>
            <w:tcW w:w="4680" w:type="dxa"/>
            <w:tcBorders>
              <w:top w:val="nil"/>
              <w:left w:val="nil"/>
              <w:bottom w:val="single" w:sz="4" w:space="0" w:color="auto"/>
              <w:right w:val="single" w:sz="4" w:space="0" w:color="auto"/>
            </w:tcBorders>
            <w:shd w:val="clear" w:color="auto" w:fill="auto"/>
            <w:vAlign w:val="center"/>
            <w:hideMark/>
          </w:tcPr>
          <w:p w14:paraId="24036A65" w14:textId="77777777" w:rsidR="00083F32" w:rsidRPr="00AC74A6" w:rsidRDefault="00083F32" w:rsidP="00182A0B">
            <w:pPr>
              <w:rPr>
                <w:rFonts w:asciiTheme="majorHAnsi" w:hAnsiTheme="majorHAnsi" w:cstheme="majorHAnsi"/>
                <w:color w:val="000000"/>
                <w:sz w:val="14"/>
                <w:szCs w:val="14"/>
                <w:lang w:val="en-HK"/>
              </w:rPr>
            </w:pPr>
            <w:r w:rsidRPr="00AC74A6">
              <w:rPr>
                <w:rFonts w:asciiTheme="majorHAnsi" w:hAnsiTheme="majorHAnsi" w:cstheme="majorHAnsi"/>
                <w:color w:val="000000"/>
                <w:sz w:val="14"/>
                <w:szCs w:val="14"/>
                <w:lang w:val="en-HK"/>
              </w:rPr>
              <w:t>區域總監</w:t>
            </w:r>
            <w:r w:rsidRPr="00AC74A6">
              <w:rPr>
                <w:rFonts w:asciiTheme="majorHAnsi" w:hAnsiTheme="majorHAnsi" w:cstheme="majorHAnsi"/>
                <w:color w:val="000000"/>
                <w:sz w:val="14"/>
                <w:szCs w:val="14"/>
                <w:lang w:val="en-HK"/>
              </w:rPr>
              <w:t xml:space="preserve"> - </w:t>
            </w:r>
            <w:r w:rsidRPr="00AC74A6">
              <w:rPr>
                <w:rFonts w:asciiTheme="majorHAnsi" w:hAnsiTheme="majorHAnsi" w:cstheme="majorHAnsi"/>
                <w:color w:val="000000"/>
                <w:sz w:val="14"/>
                <w:szCs w:val="14"/>
                <w:lang w:val="en-HK"/>
              </w:rPr>
              <w:t>最高首年佣金</w:t>
            </w:r>
          </w:p>
        </w:tc>
      </w:tr>
      <w:tr w:rsidR="00083F32" w:rsidRPr="00076D6A" w14:paraId="5D133E55"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7976A92F"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A1.3</w:t>
            </w:r>
          </w:p>
        </w:tc>
        <w:tc>
          <w:tcPr>
            <w:tcW w:w="3150" w:type="dxa"/>
            <w:tcBorders>
              <w:top w:val="nil"/>
              <w:left w:val="nil"/>
              <w:bottom w:val="single" w:sz="4" w:space="0" w:color="auto"/>
              <w:right w:val="single" w:sz="4" w:space="0" w:color="auto"/>
            </w:tcBorders>
            <w:shd w:val="clear" w:color="auto" w:fill="auto"/>
            <w:vAlign w:val="center"/>
            <w:hideMark/>
          </w:tcPr>
          <w:p w14:paraId="58456E54"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Regional Director of the Year</w:t>
            </w:r>
          </w:p>
        </w:tc>
        <w:tc>
          <w:tcPr>
            <w:tcW w:w="4680" w:type="dxa"/>
            <w:tcBorders>
              <w:top w:val="nil"/>
              <w:left w:val="nil"/>
              <w:bottom w:val="single" w:sz="4" w:space="0" w:color="auto"/>
              <w:right w:val="single" w:sz="4" w:space="0" w:color="auto"/>
            </w:tcBorders>
            <w:shd w:val="clear" w:color="auto" w:fill="auto"/>
            <w:vAlign w:val="center"/>
            <w:hideMark/>
          </w:tcPr>
          <w:p w14:paraId="7AA668E6" w14:textId="77777777" w:rsidR="00083F32" w:rsidRPr="00AC74A6" w:rsidRDefault="00083F32" w:rsidP="00182A0B">
            <w:pPr>
              <w:rPr>
                <w:rFonts w:asciiTheme="majorHAnsi" w:hAnsiTheme="majorHAnsi" w:cstheme="majorHAnsi"/>
                <w:color w:val="000000"/>
                <w:sz w:val="14"/>
                <w:szCs w:val="14"/>
                <w:lang w:val="en-HK"/>
              </w:rPr>
            </w:pPr>
            <w:r w:rsidRPr="00AC74A6">
              <w:rPr>
                <w:rFonts w:asciiTheme="majorHAnsi" w:hAnsiTheme="majorHAnsi" w:cstheme="majorHAnsi"/>
                <w:color w:val="000000"/>
                <w:sz w:val="14"/>
                <w:szCs w:val="14"/>
                <w:lang w:val="en-HK"/>
              </w:rPr>
              <w:t>區域總監</w:t>
            </w:r>
            <w:r w:rsidRPr="00AC74A6">
              <w:rPr>
                <w:rFonts w:asciiTheme="majorHAnsi" w:hAnsiTheme="majorHAnsi" w:cstheme="majorHAnsi"/>
                <w:color w:val="000000"/>
                <w:sz w:val="14"/>
                <w:szCs w:val="14"/>
                <w:lang w:val="en-HK"/>
              </w:rPr>
              <w:t xml:space="preserve"> - </w:t>
            </w:r>
            <w:r w:rsidRPr="00AC74A6">
              <w:rPr>
                <w:rFonts w:asciiTheme="majorHAnsi" w:hAnsiTheme="majorHAnsi" w:cstheme="majorHAnsi"/>
                <w:color w:val="000000"/>
                <w:sz w:val="14"/>
                <w:szCs w:val="14"/>
                <w:lang w:val="en-HK"/>
              </w:rPr>
              <w:t>最高平均生產力</w:t>
            </w:r>
          </w:p>
        </w:tc>
      </w:tr>
      <w:tr w:rsidR="00083F32" w:rsidRPr="00076D6A" w14:paraId="67026E11"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464B299B"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A1.3</w:t>
            </w:r>
          </w:p>
        </w:tc>
        <w:tc>
          <w:tcPr>
            <w:tcW w:w="3150" w:type="dxa"/>
            <w:tcBorders>
              <w:top w:val="nil"/>
              <w:left w:val="nil"/>
              <w:bottom w:val="single" w:sz="4" w:space="0" w:color="auto"/>
              <w:right w:val="single" w:sz="4" w:space="0" w:color="auto"/>
            </w:tcBorders>
            <w:shd w:val="clear" w:color="auto" w:fill="auto"/>
            <w:vAlign w:val="center"/>
            <w:hideMark/>
          </w:tcPr>
          <w:p w14:paraId="4C87FA45"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Regional Director of the Year</w:t>
            </w:r>
          </w:p>
        </w:tc>
        <w:tc>
          <w:tcPr>
            <w:tcW w:w="4680" w:type="dxa"/>
            <w:tcBorders>
              <w:top w:val="nil"/>
              <w:left w:val="nil"/>
              <w:bottom w:val="single" w:sz="4" w:space="0" w:color="auto"/>
              <w:right w:val="single" w:sz="4" w:space="0" w:color="auto"/>
            </w:tcBorders>
            <w:shd w:val="clear" w:color="auto" w:fill="auto"/>
            <w:vAlign w:val="center"/>
            <w:hideMark/>
          </w:tcPr>
          <w:p w14:paraId="1799168A" w14:textId="77777777" w:rsidR="00083F32" w:rsidRPr="00AC74A6" w:rsidRDefault="00083F32" w:rsidP="00182A0B">
            <w:pPr>
              <w:rPr>
                <w:rFonts w:asciiTheme="majorHAnsi" w:hAnsiTheme="majorHAnsi" w:cstheme="majorHAnsi"/>
                <w:color w:val="000000"/>
                <w:sz w:val="14"/>
                <w:szCs w:val="14"/>
                <w:lang w:val="en-HK" w:eastAsia="zh-CN"/>
              </w:rPr>
            </w:pPr>
            <w:r w:rsidRPr="00AC74A6">
              <w:rPr>
                <w:rFonts w:asciiTheme="majorHAnsi" w:hAnsiTheme="majorHAnsi" w:cstheme="majorHAnsi"/>
                <w:color w:val="000000"/>
                <w:sz w:val="14"/>
                <w:szCs w:val="14"/>
                <w:lang w:val="en-HK" w:eastAsia="zh-CN"/>
              </w:rPr>
              <w:t>區域總監</w:t>
            </w:r>
            <w:r w:rsidRPr="00AC74A6">
              <w:rPr>
                <w:rFonts w:asciiTheme="majorHAnsi" w:hAnsiTheme="majorHAnsi" w:cstheme="majorHAnsi"/>
                <w:color w:val="000000"/>
                <w:sz w:val="14"/>
                <w:szCs w:val="14"/>
                <w:lang w:val="en-HK" w:eastAsia="zh-CN"/>
              </w:rPr>
              <w:t xml:space="preserve"> - </w:t>
            </w:r>
            <w:r w:rsidRPr="00AC74A6">
              <w:rPr>
                <w:rFonts w:asciiTheme="majorHAnsi" w:hAnsiTheme="majorHAnsi" w:cstheme="majorHAnsi"/>
                <w:color w:val="000000"/>
                <w:sz w:val="14"/>
                <w:szCs w:val="14"/>
                <w:lang w:val="en-HK" w:eastAsia="zh-CN"/>
              </w:rPr>
              <w:t>最高增長</w:t>
            </w:r>
          </w:p>
        </w:tc>
      </w:tr>
      <w:tr w:rsidR="00083F32" w:rsidRPr="00076D6A" w14:paraId="0E7E7F5A"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63457C62"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A1.3</w:t>
            </w:r>
          </w:p>
        </w:tc>
        <w:tc>
          <w:tcPr>
            <w:tcW w:w="3150" w:type="dxa"/>
            <w:tcBorders>
              <w:top w:val="nil"/>
              <w:left w:val="nil"/>
              <w:bottom w:val="single" w:sz="4" w:space="0" w:color="auto"/>
              <w:right w:val="single" w:sz="4" w:space="0" w:color="auto"/>
            </w:tcBorders>
            <w:shd w:val="clear" w:color="auto" w:fill="auto"/>
            <w:vAlign w:val="center"/>
            <w:hideMark/>
          </w:tcPr>
          <w:p w14:paraId="7BC19F41"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Regional Director of the Year</w:t>
            </w:r>
          </w:p>
        </w:tc>
        <w:tc>
          <w:tcPr>
            <w:tcW w:w="4680" w:type="dxa"/>
            <w:tcBorders>
              <w:top w:val="nil"/>
              <w:left w:val="nil"/>
              <w:bottom w:val="single" w:sz="4" w:space="0" w:color="auto"/>
              <w:right w:val="single" w:sz="4" w:space="0" w:color="auto"/>
            </w:tcBorders>
            <w:shd w:val="clear" w:color="auto" w:fill="auto"/>
            <w:vAlign w:val="center"/>
            <w:hideMark/>
          </w:tcPr>
          <w:p w14:paraId="4E0770C8" w14:textId="77777777" w:rsidR="00083F32" w:rsidRPr="00AC74A6" w:rsidRDefault="00083F32" w:rsidP="00182A0B">
            <w:pPr>
              <w:rPr>
                <w:rFonts w:asciiTheme="majorHAnsi" w:hAnsiTheme="majorHAnsi" w:cstheme="majorHAnsi"/>
                <w:color w:val="000000"/>
                <w:sz w:val="14"/>
                <w:szCs w:val="14"/>
                <w:lang w:val="en-HK"/>
              </w:rPr>
            </w:pPr>
            <w:r w:rsidRPr="00AC74A6">
              <w:rPr>
                <w:rFonts w:asciiTheme="majorHAnsi" w:hAnsiTheme="majorHAnsi" w:cstheme="majorHAnsi"/>
                <w:color w:val="000000"/>
                <w:sz w:val="14"/>
                <w:szCs w:val="14"/>
                <w:lang w:val="en-HK"/>
              </w:rPr>
              <w:t>區域總監</w:t>
            </w:r>
            <w:r w:rsidRPr="00AC74A6">
              <w:rPr>
                <w:rFonts w:asciiTheme="majorHAnsi" w:hAnsiTheme="majorHAnsi" w:cstheme="majorHAnsi"/>
                <w:color w:val="000000"/>
                <w:sz w:val="14"/>
                <w:szCs w:val="14"/>
                <w:lang w:val="en-HK"/>
              </w:rPr>
              <w:t xml:space="preserve"> - </w:t>
            </w:r>
            <w:r w:rsidRPr="00AC74A6">
              <w:rPr>
                <w:rFonts w:asciiTheme="majorHAnsi" w:hAnsiTheme="majorHAnsi" w:cstheme="majorHAnsi"/>
                <w:color w:val="000000"/>
                <w:sz w:val="14"/>
                <w:szCs w:val="14"/>
                <w:lang w:val="en-HK"/>
              </w:rPr>
              <w:t>最高平均</w:t>
            </w:r>
            <w:proofErr w:type="gramStart"/>
            <w:r w:rsidRPr="00AC74A6">
              <w:rPr>
                <w:rFonts w:asciiTheme="majorHAnsi" w:hAnsiTheme="majorHAnsi" w:cstheme="majorHAnsi"/>
                <w:color w:val="000000"/>
                <w:sz w:val="14"/>
                <w:szCs w:val="14"/>
                <w:lang w:val="en-HK"/>
              </w:rPr>
              <w:t>舉績率</w:t>
            </w:r>
            <w:proofErr w:type="gramEnd"/>
          </w:p>
        </w:tc>
      </w:tr>
      <w:tr w:rsidR="00083F32" w:rsidRPr="00076D6A" w14:paraId="3D1A9BE2"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25E8593E"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A1.3</w:t>
            </w:r>
          </w:p>
        </w:tc>
        <w:tc>
          <w:tcPr>
            <w:tcW w:w="3150" w:type="dxa"/>
            <w:tcBorders>
              <w:top w:val="nil"/>
              <w:left w:val="nil"/>
              <w:bottom w:val="single" w:sz="4" w:space="0" w:color="auto"/>
              <w:right w:val="single" w:sz="4" w:space="0" w:color="auto"/>
            </w:tcBorders>
            <w:shd w:val="clear" w:color="auto" w:fill="auto"/>
            <w:vAlign w:val="center"/>
            <w:hideMark/>
          </w:tcPr>
          <w:p w14:paraId="5DB4662E"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Regional Director of the Year</w:t>
            </w:r>
          </w:p>
        </w:tc>
        <w:tc>
          <w:tcPr>
            <w:tcW w:w="4680" w:type="dxa"/>
            <w:tcBorders>
              <w:top w:val="nil"/>
              <w:left w:val="nil"/>
              <w:bottom w:val="single" w:sz="4" w:space="0" w:color="auto"/>
              <w:right w:val="single" w:sz="4" w:space="0" w:color="auto"/>
            </w:tcBorders>
            <w:shd w:val="clear" w:color="auto" w:fill="auto"/>
            <w:vAlign w:val="center"/>
            <w:hideMark/>
          </w:tcPr>
          <w:p w14:paraId="6CC0D790" w14:textId="77777777" w:rsidR="00083F32" w:rsidRPr="00AC74A6" w:rsidRDefault="00083F32" w:rsidP="00182A0B">
            <w:pPr>
              <w:rPr>
                <w:rFonts w:asciiTheme="majorHAnsi" w:hAnsiTheme="majorHAnsi" w:cstheme="majorHAnsi"/>
                <w:color w:val="000000"/>
                <w:sz w:val="14"/>
                <w:szCs w:val="14"/>
                <w:lang w:val="en-HK"/>
              </w:rPr>
            </w:pPr>
            <w:r w:rsidRPr="00AC74A6">
              <w:rPr>
                <w:rFonts w:asciiTheme="majorHAnsi" w:hAnsiTheme="majorHAnsi" w:cstheme="majorHAnsi"/>
                <w:color w:val="000000"/>
                <w:sz w:val="14"/>
                <w:szCs w:val="14"/>
                <w:lang w:val="en-HK"/>
              </w:rPr>
              <w:t>區域總監</w:t>
            </w:r>
            <w:r w:rsidRPr="00AC74A6">
              <w:rPr>
                <w:rFonts w:asciiTheme="majorHAnsi" w:hAnsiTheme="majorHAnsi" w:cstheme="majorHAnsi"/>
                <w:color w:val="000000"/>
                <w:sz w:val="14"/>
                <w:szCs w:val="14"/>
                <w:lang w:val="en-HK"/>
              </w:rPr>
              <w:t xml:space="preserve"> - </w:t>
            </w:r>
            <w:r w:rsidRPr="00AC74A6">
              <w:rPr>
                <w:rFonts w:asciiTheme="majorHAnsi" w:hAnsiTheme="majorHAnsi" w:cstheme="majorHAnsi"/>
                <w:color w:val="000000"/>
                <w:sz w:val="14"/>
                <w:szCs w:val="14"/>
                <w:lang w:val="en-HK"/>
              </w:rPr>
              <w:t>連續</w:t>
            </w:r>
            <w:r w:rsidRPr="00AC74A6">
              <w:rPr>
                <w:rFonts w:asciiTheme="majorHAnsi" w:hAnsiTheme="majorHAnsi" w:cstheme="majorHAnsi"/>
                <w:color w:val="000000"/>
                <w:sz w:val="14"/>
                <w:szCs w:val="14"/>
                <w:lang w:val="en-HK"/>
              </w:rPr>
              <w:t>12</w:t>
            </w:r>
            <w:r w:rsidRPr="00AC74A6">
              <w:rPr>
                <w:rFonts w:asciiTheme="majorHAnsi" w:hAnsiTheme="majorHAnsi" w:cstheme="majorHAnsi"/>
                <w:color w:val="000000"/>
                <w:sz w:val="14"/>
                <w:szCs w:val="14"/>
                <w:lang w:val="en-HK"/>
              </w:rPr>
              <w:t>個月達至</w:t>
            </w:r>
            <w:r w:rsidRPr="00AC74A6">
              <w:rPr>
                <w:rFonts w:asciiTheme="majorHAnsi" w:hAnsiTheme="majorHAnsi" w:cstheme="majorHAnsi"/>
                <w:color w:val="000000"/>
                <w:sz w:val="14"/>
                <w:szCs w:val="14"/>
                <w:lang w:val="en-HK"/>
              </w:rPr>
              <w:t>60%</w:t>
            </w:r>
            <w:proofErr w:type="gramStart"/>
            <w:r w:rsidRPr="00AC74A6">
              <w:rPr>
                <w:rFonts w:asciiTheme="majorHAnsi" w:hAnsiTheme="majorHAnsi" w:cstheme="majorHAnsi"/>
                <w:color w:val="000000"/>
                <w:sz w:val="14"/>
                <w:szCs w:val="14"/>
                <w:lang w:val="en-HK"/>
              </w:rPr>
              <w:t>舉績率</w:t>
            </w:r>
            <w:proofErr w:type="gramEnd"/>
          </w:p>
        </w:tc>
      </w:tr>
      <w:tr w:rsidR="00083F32" w:rsidRPr="00076D6A" w14:paraId="0CEB9AFE"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40DB0E95"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lastRenderedPageBreak/>
              <w:t>A1.4</w:t>
            </w:r>
          </w:p>
        </w:tc>
        <w:tc>
          <w:tcPr>
            <w:tcW w:w="3150" w:type="dxa"/>
            <w:tcBorders>
              <w:top w:val="nil"/>
              <w:left w:val="nil"/>
              <w:bottom w:val="single" w:sz="4" w:space="0" w:color="auto"/>
              <w:right w:val="single" w:sz="4" w:space="0" w:color="auto"/>
            </w:tcBorders>
            <w:shd w:val="clear" w:color="auto" w:fill="auto"/>
            <w:vAlign w:val="center"/>
            <w:hideMark/>
          </w:tcPr>
          <w:p w14:paraId="2ECB5008"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10 </w:t>
            </w:r>
            <w:proofErr w:type="gramStart"/>
            <w:r w:rsidRPr="00AC74A6">
              <w:rPr>
                <w:rFonts w:asciiTheme="majorHAnsi" w:eastAsia="Times New Roman" w:hAnsiTheme="majorHAnsi" w:cstheme="majorHAnsi"/>
                <w:color w:val="000000"/>
                <w:sz w:val="14"/>
                <w:szCs w:val="14"/>
                <w:lang w:val="en-HK" w:eastAsia="zh-CN"/>
              </w:rPr>
              <w:t>Million</w:t>
            </w:r>
            <w:proofErr w:type="gramEnd"/>
            <w:r w:rsidRPr="00AC74A6">
              <w:rPr>
                <w:rFonts w:asciiTheme="majorHAnsi" w:eastAsia="Times New Roman" w:hAnsiTheme="majorHAnsi" w:cstheme="majorHAnsi"/>
                <w:color w:val="000000"/>
                <w:sz w:val="14"/>
                <w:szCs w:val="14"/>
                <w:lang w:val="en-HK" w:eastAsia="zh-CN"/>
              </w:rPr>
              <w:t xml:space="preserve"> Region</w:t>
            </w:r>
          </w:p>
        </w:tc>
        <w:tc>
          <w:tcPr>
            <w:tcW w:w="4680" w:type="dxa"/>
            <w:tcBorders>
              <w:top w:val="nil"/>
              <w:left w:val="nil"/>
              <w:bottom w:val="single" w:sz="4" w:space="0" w:color="auto"/>
              <w:right w:val="single" w:sz="4" w:space="0" w:color="auto"/>
            </w:tcBorders>
            <w:shd w:val="clear" w:color="auto" w:fill="auto"/>
            <w:vAlign w:val="center"/>
            <w:hideMark/>
          </w:tcPr>
          <w:p w14:paraId="5AD70239" w14:textId="77777777" w:rsidR="00083F32" w:rsidRDefault="00083F32" w:rsidP="00182A0B">
            <w:pPr>
              <w:rPr>
                <w:rFonts w:asciiTheme="majorHAnsi" w:eastAsia="SimSun" w:hAnsiTheme="majorHAnsi" w:cstheme="majorHAnsi"/>
                <w:color w:val="000000"/>
                <w:sz w:val="14"/>
                <w:szCs w:val="14"/>
                <w:lang w:val="en-HK" w:eastAsia="zh-CN"/>
              </w:rPr>
            </w:pPr>
            <w:r w:rsidRPr="00AC74A6">
              <w:rPr>
                <w:rFonts w:asciiTheme="majorHAnsi" w:hAnsiTheme="majorHAnsi" w:cstheme="majorHAnsi"/>
                <w:color w:val="000000"/>
                <w:sz w:val="14"/>
                <w:szCs w:val="14"/>
                <w:lang w:val="en-HK" w:eastAsia="zh-CN"/>
              </w:rPr>
              <w:t>千萬元區域大獎</w:t>
            </w:r>
          </w:p>
          <w:p w14:paraId="5554ECDB" w14:textId="77777777" w:rsidR="00EF4313" w:rsidRPr="00EF4313" w:rsidRDefault="00EF4313" w:rsidP="00EF4313">
            <w:pPr>
              <w:rPr>
                <w:rFonts w:asciiTheme="majorHAnsi" w:eastAsia="SimSun" w:hAnsiTheme="majorHAnsi" w:cstheme="majorHAnsi"/>
                <w:color w:val="000000"/>
                <w:sz w:val="14"/>
                <w:szCs w:val="14"/>
                <w:lang w:val="en-HK" w:eastAsia="zh-CN"/>
              </w:rPr>
            </w:pPr>
            <w:r w:rsidRPr="00EF4313">
              <w:rPr>
                <w:rFonts w:asciiTheme="majorHAnsi" w:eastAsia="SimSun" w:hAnsiTheme="majorHAnsi" w:cstheme="majorHAnsi"/>
                <w:color w:val="000000"/>
                <w:sz w:val="14"/>
                <w:szCs w:val="14"/>
                <w:lang w:val="en-HK" w:eastAsia="zh-CN"/>
              </w:rPr>
              <w:t>Report Fields</w:t>
            </w:r>
          </w:p>
          <w:p w14:paraId="360F6946" w14:textId="77777777" w:rsidR="00EF4313" w:rsidRPr="00EF4313" w:rsidRDefault="00EF4313" w:rsidP="00EF4313">
            <w:pPr>
              <w:rPr>
                <w:rFonts w:asciiTheme="majorHAnsi" w:eastAsia="SimSun" w:hAnsiTheme="majorHAnsi" w:cstheme="majorHAnsi"/>
                <w:color w:val="000000"/>
                <w:sz w:val="14"/>
                <w:szCs w:val="14"/>
                <w:lang w:val="en-HK" w:eastAsia="zh-CN"/>
              </w:rPr>
            </w:pPr>
            <w:r w:rsidRPr="00EF4313">
              <w:rPr>
                <w:rFonts w:asciiTheme="majorHAnsi" w:eastAsia="SimSun" w:hAnsiTheme="majorHAnsi" w:cstheme="majorHAnsi" w:hint="eastAsia"/>
                <w:color w:val="000000"/>
                <w:sz w:val="14"/>
                <w:szCs w:val="14"/>
                <w:lang w:val="en-HK" w:eastAsia="zh-CN"/>
              </w:rPr>
              <w:t xml:space="preserve">1.  </w:t>
            </w:r>
            <w:r w:rsidRPr="00EF4313">
              <w:rPr>
                <w:rFonts w:asciiTheme="majorHAnsi" w:eastAsia="SimSun" w:hAnsiTheme="majorHAnsi" w:cstheme="majorHAnsi" w:hint="eastAsia"/>
                <w:color w:val="000000"/>
                <w:sz w:val="14"/>
                <w:szCs w:val="14"/>
                <w:lang w:val="en-HK" w:eastAsia="zh-CN"/>
              </w:rPr>
              <w:t>區域</w:t>
            </w:r>
          </w:p>
          <w:p w14:paraId="0846627F" w14:textId="77777777" w:rsidR="00EF4313" w:rsidRPr="00EF4313" w:rsidRDefault="00EF4313" w:rsidP="00EF4313">
            <w:pPr>
              <w:rPr>
                <w:rFonts w:asciiTheme="majorHAnsi" w:eastAsia="SimSun" w:hAnsiTheme="majorHAnsi" w:cstheme="majorHAnsi"/>
                <w:color w:val="000000"/>
                <w:sz w:val="14"/>
                <w:szCs w:val="14"/>
                <w:lang w:val="en-HK" w:eastAsia="zh-CN"/>
              </w:rPr>
            </w:pPr>
            <w:r w:rsidRPr="00EF4313">
              <w:rPr>
                <w:rFonts w:asciiTheme="majorHAnsi" w:eastAsia="SimSun" w:hAnsiTheme="majorHAnsi" w:cstheme="majorHAnsi" w:hint="eastAsia"/>
                <w:color w:val="000000"/>
                <w:sz w:val="14"/>
                <w:szCs w:val="14"/>
                <w:lang w:val="en-HK" w:eastAsia="zh-CN"/>
              </w:rPr>
              <w:t xml:space="preserve">2.  </w:t>
            </w:r>
            <w:r w:rsidRPr="00EF4313">
              <w:rPr>
                <w:rFonts w:asciiTheme="majorHAnsi" w:eastAsia="SimSun" w:hAnsiTheme="majorHAnsi" w:cstheme="majorHAnsi" w:hint="eastAsia"/>
                <w:color w:val="000000"/>
                <w:sz w:val="14"/>
                <w:szCs w:val="14"/>
                <w:lang w:val="en-HK" w:eastAsia="zh-CN"/>
              </w:rPr>
              <w:t>分區</w:t>
            </w:r>
          </w:p>
          <w:p w14:paraId="0F3D613B" w14:textId="77777777" w:rsidR="00EF4313" w:rsidRPr="00EF4313" w:rsidRDefault="00EF4313" w:rsidP="00EF4313">
            <w:pPr>
              <w:rPr>
                <w:rFonts w:asciiTheme="majorHAnsi" w:eastAsia="SimSun" w:hAnsiTheme="majorHAnsi" w:cstheme="majorHAnsi"/>
                <w:color w:val="000000"/>
                <w:sz w:val="14"/>
                <w:szCs w:val="14"/>
                <w:lang w:val="en-HK" w:eastAsia="zh-CN"/>
              </w:rPr>
            </w:pPr>
            <w:r w:rsidRPr="00EF4313">
              <w:rPr>
                <w:rFonts w:asciiTheme="majorHAnsi" w:eastAsia="SimSun" w:hAnsiTheme="majorHAnsi" w:cstheme="majorHAnsi" w:hint="eastAsia"/>
                <w:color w:val="000000"/>
                <w:sz w:val="14"/>
                <w:szCs w:val="14"/>
                <w:lang w:val="en-HK" w:eastAsia="zh-CN"/>
              </w:rPr>
              <w:t xml:space="preserve">3.  </w:t>
            </w:r>
            <w:r w:rsidRPr="00EF4313">
              <w:rPr>
                <w:rFonts w:asciiTheme="majorHAnsi" w:eastAsia="SimSun" w:hAnsiTheme="majorHAnsi" w:cstheme="majorHAnsi" w:hint="eastAsia"/>
                <w:color w:val="000000"/>
                <w:sz w:val="14"/>
                <w:szCs w:val="14"/>
                <w:lang w:val="en-HK" w:eastAsia="zh-CN"/>
              </w:rPr>
              <w:t>營業組別</w:t>
            </w:r>
          </w:p>
          <w:p w14:paraId="40C7C5A9" w14:textId="77777777" w:rsidR="00EF4313" w:rsidRPr="00EF4313" w:rsidRDefault="00EF4313" w:rsidP="00EF4313">
            <w:pPr>
              <w:rPr>
                <w:rFonts w:asciiTheme="majorHAnsi" w:eastAsia="SimSun" w:hAnsiTheme="majorHAnsi" w:cstheme="majorHAnsi"/>
                <w:color w:val="000000"/>
                <w:sz w:val="14"/>
                <w:szCs w:val="14"/>
                <w:lang w:val="en-HK" w:eastAsia="zh-CN"/>
              </w:rPr>
            </w:pPr>
            <w:r w:rsidRPr="00EF4313">
              <w:rPr>
                <w:rFonts w:asciiTheme="majorHAnsi" w:eastAsia="SimSun" w:hAnsiTheme="majorHAnsi" w:cstheme="majorHAnsi" w:hint="eastAsia"/>
                <w:color w:val="000000"/>
                <w:sz w:val="14"/>
                <w:szCs w:val="14"/>
                <w:lang w:val="en-HK" w:eastAsia="zh-CN"/>
              </w:rPr>
              <w:t xml:space="preserve">4.  </w:t>
            </w:r>
            <w:r w:rsidRPr="00EF4313">
              <w:rPr>
                <w:rFonts w:asciiTheme="majorHAnsi" w:eastAsia="SimSun" w:hAnsiTheme="majorHAnsi" w:cstheme="majorHAnsi" w:hint="eastAsia"/>
                <w:color w:val="000000"/>
                <w:sz w:val="14"/>
                <w:szCs w:val="14"/>
                <w:lang w:val="en-HK" w:eastAsia="zh-CN"/>
              </w:rPr>
              <w:t>代理人編號</w:t>
            </w:r>
          </w:p>
          <w:p w14:paraId="4AF6CB32" w14:textId="77777777" w:rsidR="00EF4313" w:rsidRPr="00EF4313" w:rsidRDefault="00EF4313" w:rsidP="00EF4313">
            <w:pPr>
              <w:rPr>
                <w:rFonts w:asciiTheme="majorHAnsi" w:eastAsia="SimSun" w:hAnsiTheme="majorHAnsi" w:cstheme="majorHAnsi"/>
                <w:color w:val="000000"/>
                <w:sz w:val="14"/>
                <w:szCs w:val="14"/>
                <w:lang w:val="en-HK"/>
              </w:rPr>
            </w:pPr>
            <w:r w:rsidRPr="00EF4313">
              <w:rPr>
                <w:rFonts w:asciiTheme="majorHAnsi" w:eastAsia="SimSun" w:hAnsiTheme="majorHAnsi" w:cstheme="majorHAnsi" w:hint="eastAsia"/>
                <w:color w:val="000000"/>
                <w:sz w:val="14"/>
                <w:szCs w:val="14"/>
                <w:lang w:val="en-HK" w:eastAsia="zh-CN"/>
              </w:rPr>
              <w:t xml:space="preserve">5.   </w:t>
            </w:r>
            <w:r w:rsidRPr="00EF4313">
              <w:rPr>
                <w:rFonts w:asciiTheme="majorHAnsi" w:eastAsia="SimSun" w:hAnsiTheme="majorHAnsi" w:cstheme="majorHAnsi" w:hint="eastAsia"/>
                <w:color w:val="000000"/>
                <w:sz w:val="14"/>
                <w:szCs w:val="14"/>
                <w:lang w:val="en-HK"/>
              </w:rPr>
              <w:t>姓名</w:t>
            </w:r>
          </w:p>
          <w:p w14:paraId="78DE1F18" w14:textId="77777777" w:rsidR="00EF4313" w:rsidRPr="00EF4313" w:rsidRDefault="00EF4313" w:rsidP="00EF4313">
            <w:pPr>
              <w:rPr>
                <w:rFonts w:asciiTheme="majorHAnsi" w:eastAsia="SimSun" w:hAnsiTheme="majorHAnsi" w:cstheme="majorHAnsi"/>
                <w:color w:val="000000"/>
                <w:sz w:val="14"/>
                <w:szCs w:val="14"/>
                <w:lang w:val="en-HK"/>
              </w:rPr>
            </w:pPr>
            <w:r w:rsidRPr="00EF4313">
              <w:rPr>
                <w:rFonts w:asciiTheme="majorHAnsi" w:eastAsia="SimSun" w:hAnsiTheme="majorHAnsi" w:cstheme="majorHAnsi" w:hint="eastAsia"/>
                <w:color w:val="000000"/>
                <w:sz w:val="14"/>
                <w:szCs w:val="14"/>
                <w:lang w:val="en-HK"/>
              </w:rPr>
              <w:t xml:space="preserve">6.   </w:t>
            </w:r>
            <w:r w:rsidRPr="00EF4313">
              <w:rPr>
                <w:rFonts w:asciiTheme="majorHAnsi" w:eastAsia="SimSun" w:hAnsiTheme="majorHAnsi" w:cstheme="majorHAnsi" w:hint="eastAsia"/>
                <w:color w:val="000000"/>
                <w:sz w:val="14"/>
                <w:szCs w:val="14"/>
                <w:lang w:val="en-HK"/>
              </w:rPr>
              <w:t>職級</w:t>
            </w:r>
          </w:p>
          <w:p w14:paraId="7C5BC511" w14:textId="77777777" w:rsidR="00EF4313" w:rsidRPr="00EF4313" w:rsidRDefault="00EF4313" w:rsidP="00EF4313">
            <w:pPr>
              <w:rPr>
                <w:rFonts w:asciiTheme="majorHAnsi" w:eastAsia="SimSun" w:hAnsiTheme="majorHAnsi" w:cstheme="majorHAnsi"/>
                <w:color w:val="000000"/>
                <w:sz w:val="14"/>
                <w:szCs w:val="14"/>
                <w:lang w:val="en-HK"/>
              </w:rPr>
            </w:pPr>
            <w:r w:rsidRPr="00EF4313">
              <w:rPr>
                <w:rFonts w:asciiTheme="majorHAnsi" w:eastAsia="SimSun" w:hAnsiTheme="majorHAnsi" w:cstheme="majorHAnsi" w:hint="eastAsia"/>
                <w:color w:val="000000"/>
                <w:sz w:val="14"/>
                <w:szCs w:val="14"/>
                <w:lang w:val="en-HK"/>
              </w:rPr>
              <w:t xml:space="preserve">7.   </w:t>
            </w:r>
            <w:r w:rsidRPr="00EF4313">
              <w:rPr>
                <w:rFonts w:asciiTheme="majorHAnsi" w:eastAsia="SimSun" w:hAnsiTheme="majorHAnsi" w:cstheme="majorHAnsi" w:hint="eastAsia"/>
                <w:color w:val="000000"/>
                <w:sz w:val="14"/>
                <w:szCs w:val="14"/>
                <w:lang w:val="en-HK"/>
              </w:rPr>
              <w:t>已批核首年佣金</w:t>
            </w:r>
            <w:r w:rsidRPr="00EF4313">
              <w:rPr>
                <w:rFonts w:asciiTheme="majorHAnsi" w:eastAsia="SimSun" w:hAnsiTheme="majorHAnsi" w:cstheme="majorHAnsi" w:hint="eastAsia"/>
                <w:color w:val="000000"/>
                <w:sz w:val="14"/>
                <w:szCs w:val="14"/>
                <w:lang w:val="en-HK"/>
              </w:rPr>
              <w:t xml:space="preserve"> (FYC)</w:t>
            </w:r>
          </w:p>
          <w:p w14:paraId="67A40600" w14:textId="77777777" w:rsidR="00EF4313" w:rsidRPr="00EF4313" w:rsidRDefault="00EF4313" w:rsidP="00EF4313">
            <w:pPr>
              <w:rPr>
                <w:rFonts w:asciiTheme="majorHAnsi" w:eastAsia="SimSun" w:hAnsiTheme="majorHAnsi" w:cstheme="majorHAnsi"/>
                <w:color w:val="000000"/>
                <w:sz w:val="14"/>
                <w:szCs w:val="14"/>
                <w:lang w:val="en-HK"/>
              </w:rPr>
            </w:pPr>
            <w:r w:rsidRPr="00EF4313">
              <w:rPr>
                <w:rFonts w:asciiTheme="majorHAnsi" w:eastAsia="SimSun" w:hAnsiTheme="majorHAnsi" w:cstheme="majorHAnsi" w:hint="eastAsia"/>
                <w:color w:val="000000"/>
                <w:sz w:val="14"/>
                <w:szCs w:val="14"/>
                <w:lang w:val="en-HK"/>
              </w:rPr>
              <w:t xml:space="preserve">8.   </w:t>
            </w:r>
            <w:proofErr w:type="gramStart"/>
            <w:r w:rsidRPr="00EF4313">
              <w:rPr>
                <w:rFonts w:asciiTheme="majorHAnsi" w:eastAsia="SimSun" w:hAnsiTheme="majorHAnsi" w:cstheme="majorHAnsi" w:hint="eastAsia"/>
                <w:color w:val="000000"/>
                <w:sz w:val="14"/>
                <w:szCs w:val="14"/>
                <w:lang w:val="en-HK"/>
              </w:rPr>
              <w:t>增長率</w:t>
            </w:r>
            <w:r w:rsidRPr="00EF4313">
              <w:rPr>
                <w:rFonts w:asciiTheme="majorHAnsi" w:eastAsia="SimSun" w:hAnsiTheme="majorHAnsi" w:cstheme="majorHAnsi" w:hint="eastAsia"/>
                <w:color w:val="000000"/>
                <w:sz w:val="14"/>
                <w:szCs w:val="14"/>
                <w:lang w:val="en-HK"/>
              </w:rPr>
              <w:t>(</w:t>
            </w:r>
            <w:proofErr w:type="gramEnd"/>
            <w:r w:rsidRPr="00EF4313">
              <w:rPr>
                <w:rFonts w:asciiTheme="majorHAnsi" w:eastAsia="SimSun" w:hAnsiTheme="majorHAnsi" w:cstheme="majorHAnsi" w:hint="eastAsia"/>
                <w:color w:val="000000"/>
                <w:sz w:val="14"/>
                <w:szCs w:val="14"/>
                <w:lang w:val="en-HK"/>
              </w:rPr>
              <w:t>%)</w:t>
            </w:r>
            <w:r w:rsidRPr="00EF4313">
              <w:rPr>
                <w:rFonts w:asciiTheme="majorHAnsi" w:eastAsia="SimSun" w:hAnsiTheme="majorHAnsi" w:cstheme="majorHAnsi" w:hint="eastAsia"/>
                <w:color w:val="000000"/>
                <w:sz w:val="14"/>
                <w:szCs w:val="14"/>
                <w:lang w:val="en-HK"/>
              </w:rPr>
              <w:t>大於零</w:t>
            </w:r>
          </w:p>
          <w:p w14:paraId="1A870C56" w14:textId="77777777" w:rsidR="00EF4313" w:rsidRPr="00EF4313" w:rsidRDefault="00EF4313" w:rsidP="00EF4313">
            <w:pPr>
              <w:rPr>
                <w:rFonts w:asciiTheme="majorHAnsi" w:eastAsia="SimSun" w:hAnsiTheme="majorHAnsi" w:cstheme="majorHAnsi"/>
                <w:color w:val="000000"/>
                <w:sz w:val="14"/>
                <w:szCs w:val="14"/>
                <w:lang w:val="en-HK"/>
              </w:rPr>
            </w:pPr>
            <w:r w:rsidRPr="00EF4313">
              <w:rPr>
                <w:rFonts w:asciiTheme="majorHAnsi" w:eastAsia="SimSun" w:hAnsiTheme="majorHAnsi" w:cstheme="majorHAnsi" w:hint="eastAsia"/>
                <w:color w:val="000000"/>
                <w:sz w:val="14"/>
                <w:szCs w:val="14"/>
                <w:lang w:val="en-HK"/>
              </w:rPr>
              <w:t xml:space="preserve">9.   </w:t>
            </w:r>
            <w:r w:rsidRPr="00EF4313">
              <w:rPr>
                <w:rFonts w:asciiTheme="majorHAnsi" w:eastAsia="SimSun" w:hAnsiTheme="majorHAnsi" w:cstheme="majorHAnsi" w:hint="eastAsia"/>
                <w:color w:val="000000"/>
                <w:sz w:val="14"/>
                <w:szCs w:val="14"/>
                <w:lang w:val="en-HK"/>
              </w:rPr>
              <w:t>下線業績續保率</w:t>
            </w:r>
            <w:r w:rsidRPr="00EF4313">
              <w:rPr>
                <w:rFonts w:asciiTheme="majorHAnsi" w:eastAsia="SimSun" w:hAnsiTheme="majorHAnsi" w:cstheme="majorHAnsi" w:hint="eastAsia"/>
                <w:color w:val="000000"/>
                <w:sz w:val="14"/>
                <w:szCs w:val="14"/>
                <w:lang w:val="en-HK"/>
              </w:rPr>
              <w:t xml:space="preserve"> %</w:t>
            </w:r>
          </w:p>
          <w:p w14:paraId="49F10D04" w14:textId="77777777" w:rsidR="00EF4313" w:rsidRPr="00EF4313" w:rsidRDefault="00EF4313" w:rsidP="00EF4313">
            <w:pPr>
              <w:rPr>
                <w:rFonts w:asciiTheme="majorHAnsi" w:eastAsia="SimSun" w:hAnsiTheme="majorHAnsi" w:cstheme="majorHAnsi"/>
                <w:color w:val="000000"/>
                <w:sz w:val="14"/>
                <w:szCs w:val="14"/>
                <w:lang w:val="en-HK"/>
              </w:rPr>
            </w:pPr>
            <w:r w:rsidRPr="00EF4313">
              <w:rPr>
                <w:rFonts w:asciiTheme="majorHAnsi" w:eastAsia="SimSun" w:hAnsiTheme="majorHAnsi" w:cstheme="majorHAnsi" w:hint="eastAsia"/>
                <w:color w:val="000000"/>
                <w:sz w:val="14"/>
                <w:szCs w:val="14"/>
                <w:lang w:val="en-HK"/>
              </w:rPr>
              <w:t xml:space="preserve">10.   </w:t>
            </w:r>
            <w:r w:rsidRPr="00EF4313">
              <w:rPr>
                <w:rFonts w:asciiTheme="majorHAnsi" w:eastAsia="SimSun" w:hAnsiTheme="majorHAnsi" w:cstheme="majorHAnsi" w:hint="eastAsia"/>
                <w:color w:val="000000"/>
                <w:sz w:val="14"/>
                <w:szCs w:val="14"/>
                <w:lang w:val="en-HK"/>
              </w:rPr>
              <w:t>區域大獎</w:t>
            </w:r>
          </w:p>
          <w:p w14:paraId="48CA1DF2" w14:textId="3F8D411F" w:rsidR="00EF4313" w:rsidRPr="00EF4313" w:rsidRDefault="00EF4313" w:rsidP="00EF4313">
            <w:pPr>
              <w:rPr>
                <w:rFonts w:asciiTheme="majorHAnsi" w:eastAsia="SimSun" w:hAnsiTheme="majorHAnsi" w:cstheme="majorHAnsi"/>
                <w:color w:val="000000"/>
                <w:sz w:val="14"/>
                <w:szCs w:val="14"/>
                <w:lang w:val="en-HK"/>
              </w:rPr>
            </w:pPr>
            <w:r w:rsidRPr="00EF4313">
              <w:rPr>
                <w:rFonts w:asciiTheme="majorHAnsi" w:eastAsia="SimSun" w:hAnsiTheme="majorHAnsi" w:cstheme="majorHAnsi" w:hint="eastAsia"/>
                <w:color w:val="000000"/>
                <w:sz w:val="14"/>
                <w:szCs w:val="14"/>
                <w:lang w:val="en-HK"/>
              </w:rPr>
              <w:t xml:space="preserve">11.  </w:t>
            </w:r>
            <w:r w:rsidRPr="00EF4313">
              <w:rPr>
                <w:rFonts w:asciiTheme="majorHAnsi" w:eastAsia="SimSun" w:hAnsiTheme="majorHAnsi" w:cstheme="majorHAnsi" w:hint="eastAsia"/>
                <w:color w:val="000000"/>
                <w:sz w:val="14"/>
                <w:szCs w:val="14"/>
                <w:lang w:val="en-HK"/>
              </w:rPr>
              <w:t>下線業績續保率</w:t>
            </w:r>
            <w:r w:rsidRPr="00EF4313">
              <w:rPr>
                <w:rFonts w:asciiTheme="majorHAnsi" w:eastAsia="SimSun" w:hAnsiTheme="majorHAnsi" w:cstheme="majorHAnsi" w:hint="eastAsia"/>
                <w:color w:val="000000"/>
                <w:sz w:val="14"/>
                <w:szCs w:val="14"/>
                <w:lang w:val="en-HK"/>
              </w:rPr>
              <w:t xml:space="preserve"> % (LIMRA25)</w:t>
            </w:r>
          </w:p>
        </w:tc>
      </w:tr>
      <w:tr w:rsidR="00083F32" w:rsidRPr="00076D6A" w14:paraId="3CCB0456"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45A5C017"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A1.5</w:t>
            </w:r>
          </w:p>
        </w:tc>
        <w:tc>
          <w:tcPr>
            <w:tcW w:w="3150" w:type="dxa"/>
            <w:tcBorders>
              <w:top w:val="nil"/>
              <w:left w:val="nil"/>
              <w:bottom w:val="single" w:sz="4" w:space="0" w:color="auto"/>
              <w:right w:val="single" w:sz="4" w:space="0" w:color="auto"/>
            </w:tcBorders>
            <w:shd w:val="clear" w:color="auto" w:fill="auto"/>
            <w:vAlign w:val="center"/>
            <w:hideMark/>
          </w:tcPr>
          <w:p w14:paraId="02C70694"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District Director of the Year</w:t>
            </w:r>
          </w:p>
        </w:tc>
        <w:tc>
          <w:tcPr>
            <w:tcW w:w="4680" w:type="dxa"/>
            <w:tcBorders>
              <w:top w:val="nil"/>
              <w:left w:val="nil"/>
              <w:bottom w:val="single" w:sz="4" w:space="0" w:color="auto"/>
              <w:right w:val="single" w:sz="4" w:space="0" w:color="auto"/>
            </w:tcBorders>
            <w:shd w:val="clear" w:color="auto" w:fill="auto"/>
            <w:vAlign w:val="center"/>
            <w:hideMark/>
          </w:tcPr>
          <w:p w14:paraId="3AFC2712" w14:textId="77777777" w:rsidR="00083F32" w:rsidRDefault="00083F32" w:rsidP="00182A0B">
            <w:pPr>
              <w:rPr>
                <w:rFonts w:asciiTheme="majorHAnsi" w:eastAsia="SimSun" w:hAnsiTheme="majorHAnsi" w:cstheme="majorHAnsi"/>
                <w:color w:val="000000"/>
                <w:sz w:val="14"/>
                <w:szCs w:val="14"/>
                <w:lang w:val="en-HK"/>
              </w:rPr>
            </w:pPr>
            <w:r w:rsidRPr="00AC74A6">
              <w:rPr>
                <w:rFonts w:asciiTheme="majorHAnsi" w:hAnsiTheme="majorHAnsi" w:cstheme="majorHAnsi"/>
                <w:color w:val="000000"/>
                <w:sz w:val="14"/>
                <w:szCs w:val="14"/>
                <w:lang w:val="en-HK"/>
              </w:rPr>
              <w:t>分區總監王</w:t>
            </w:r>
          </w:p>
          <w:p w14:paraId="2330CB55" w14:textId="77777777" w:rsidR="00EF4313" w:rsidRPr="00EF4313" w:rsidRDefault="00EF4313" w:rsidP="00EF4313">
            <w:pPr>
              <w:rPr>
                <w:rFonts w:asciiTheme="majorHAnsi" w:eastAsia="SimSun" w:hAnsiTheme="majorHAnsi" w:cstheme="majorHAnsi"/>
                <w:color w:val="000000"/>
                <w:sz w:val="14"/>
                <w:szCs w:val="14"/>
                <w:lang w:val="en-HK"/>
              </w:rPr>
            </w:pPr>
            <w:r w:rsidRPr="00EF4313">
              <w:rPr>
                <w:rFonts w:asciiTheme="majorHAnsi" w:eastAsia="SimSun" w:hAnsiTheme="majorHAnsi" w:cstheme="majorHAnsi"/>
                <w:color w:val="000000"/>
                <w:sz w:val="14"/>
                <w:szCs w:val="14"/>
                <w:lang w:val="en-HK"/>
              </w:rPr>
              <w:t>Report Fields</w:t>
            </w:r>
          </w:p>
          <w:p w14:paraId="21F53401" w14:textId="77777777" w:rsidR="00EF4313" w:rsidRPr="00EF4313" w:rsidRDefault="00EF4313" w:rsidP="00EF4313">
            <w:pPr>
              <w:rPr>
                <w:rFonts w:asciiTheme="majorHAnsi" w:eastAsia="SimSun" w:hAnsiTheme="majorHAnsi" w:cstheme="majorHAnsi"/>
                <w:color w:val="000000"/>
                <w:sz w:val="14"/>
                <w:szCs w:val="14"/>
                <w:lang w:val="en-HK"/>
              </w:rPr>
            </w:pPr>
            <w:r w:rsidRPr="00EF4313">
              <w:rPr>
                <w:rFonts w:asciiTheme="majorHAnsi" w:eastAsia="SimSun" w:hAnsiTheme="majorHAnsi" w:cstheme="majorHAnsi" w:hint="eastAsia"/>
                <w:color w:val="000000"/>
                <w:sz w:val="14"/>
                <w:szCs w:val="14"/>
                <w:lang w:val="en-HK"/>
              </w:rPr>
              <w:t xml:space="preserve">1.  </w:t>
            </w:r>
            <w:r w:rsidRPr="00EF4313">
              <w:rPr>
                <w:rFonts w:asciiTheme="majorHAnsi" w:eastAsia="SimSun" w:hAnsiTheme="majorHAnsi" w:cstheme="majorHAnsi" w:hint="eastAsia"/>
                <w:color w:val="000000"/>
                <w:sz w:val="14"/>
                <w:szCs w:val="14"/>
                <w:lang w:val="en-HK"/>
              </w:rPr>
              <w:t>區域</w:t>
            </w:r>
          </w:p>
          <w:p w14:paraId="56D8BFB6" w14:textId="77777777" w:rsidR="00EF4313" w:rsidRPr="00EF4313" w:rsidRDefault="00EF4313" w:rsidP="00EF4313">
            <w:pPr>
              <w:rPr>
                <w:rFonts w:asciiTheme="majorHAnsi" w:eastAsia="SimSun" w:hAnsiTheme="majorHAnsi" w:cstheme="majorHAnsi"/>
                <w:color w:val="000000"/>
                <w:sz w:val="14"/>
                <w:szCs w:val="14"/>
                <w:lang w:val="en-HK"/>
              </w:rPr>
            </w:pPr>
            <w:r w:rsidRPr="00EF4313">
              <w:rPr>
                <w:rFonts w:asciiTheme="majorHAnsi" w:eastAsia="SimSun" w:hAnsiTheme="majorHAnsi" w:cstheme="majorHAnsi" w:hint="eastAsia"/>
                <w:color w:val="000000"/>
                <w:sz w:val="14"/>
                <w:szCs w:val="14"/>
                <w:lang w:val="en-HK"/>
              </w:rPr>
              <w:t xml:space="preserve">2.  </w:t>
            </w:r>
            <w:r w:rsidRPr="00EF4313">
              <w:rPr>
                <w:rFonts w:asciiTheme="majorHAnsi" w:eastAsia="SimSun" w:hAnsiTheme="majorHAnsi" w:cstheme="majorHAnsi" w:hint="eastAsia"/>
                <w:color w:val="000000"/>
                <w:sz w:val="14"/>
                <w:szCs w:val="14"/>
                <w:lang w:val="en-HK"/>
              </w:rPr>
              <w:t>分區</w:t>
            </w:r>
          </w:p>
          <w:p w14:paraId="543F8F8B" w14:textId="77777777" w:rsidR="00EF4313" w:rsidRPr="00EF4313" w:rsidRDefault="00EF4313" w:rsidP="00EF4313">
            <w:pPr>
              <w:rPr>
                <w:rFonts w:asciiTheme="majorHAnsi" w:eastAsia="SimSun" w:hAnsiTheme="majorHAnsi" w:cstheme="majorHAnsi"/>
                <w:color w:val="000000"/>
                <w:sz w:val="14"/>
                <w:szCs w:val="14"/>
                <w:lang w:val="en-HK"/>
              </w:rPr>
            </w:pPr>
            <w:r w:rsidRPr="00EF4313">
              <w:rPr>
                <w:rFonts w:asciiTheme="majorHAnsi" w:eastAsia="SimSun" w:hAnsiTheme="majorHAnsi" w:cstheme="majorHAnsi" w:hint="eastAsia"/>
                <w:color w:val="000000"/>
                <w:sz w:val="14"/>
                <w:szCs w:val="14"/>
                <w:lang w:val="en-HK"/>
              </w:rPr>
              <w:t xml:space="preserve">3.  </w:t>
            </w:r>
            <w:r w:rsidRPr="00EF4313">
              <w:rPr>
                <w:rFonts w:asciiTheme="majorHAnsi" w:eastAsia="SimSun" w:hAnsiTheme="majorHAnsi" w:cstheme="majorHAnsi" w:hint="eastAsia"/>
                <w:color w:val="000000"/>
                <w:sz w:val="14"/>
                <w:szCs w:val="14"/>
                <w:lang w:val="en-HK"/>
              </w:rPr>
              <w:t>營業組別</w:t>
            </w:r>
          </w:p>
          <w:p w14:paraId="2572ACF3" w14:textId="77777777" w:rsidR="00EF4313" w:rsidRPr="00EF4313" w:rsidRDefault="00EF4313" w:rsidP="00EF4313">
            <w:pPr>
              <w:rPr>
                <w:rFonts w:asciiTheme="majorHAnsi" w:eastAsia="SimSun" w:hAnsiTheme="majorHAnsi" w:cstheme="majorHAnsi"/>
                <w:color w:val="000000"/>
                <w:sz w:val="14"/>
                <w:szCs w:val="14"/>
                <w:lang w:val="en-HK"/>
              </w:rPr>
            </w:pPr>
            <w:r w:rsidRPr="00EF4313">
              <w:rPr>
                <w:rFonts w:asciiTheme="majorHAnsi" w:eastAsia="SimSun" w:hAnsiTheme="majorHAnsi" w:cstheme="majorHAnsi" w:hint="eastAsia"/>
                <w:color w:val="000000"/>
                <w:sz w:val="14"/>
                <w:szCs w:val="14"/>
                <w:lang w:val="en-HK"/>
              </w:rPr>
              <w:t xml:space="preserve">4.  </w:t>
            </w:r>
            <w:r w:rsidRPr="00EF4313">
              <w:rPr>
                <w:rFonts w:asciiTheme="majorHAnsi" w:eastAsia="SimSun" w:hAnsiTheme="majorHAnsi" w:cstheme="majorHAnsi" w:hint="eastAsia"/>
                <w:color w:val="000000"/>
                <w:sz w:val="14"/>
                <w:szCs w:val="14"/>
                <w:lang w:val="en-HK"/>
              </w:rPr>
              <w:t>代理人編號</w:t>
            </w:r>
          </w:p>
          <w:p w14:paraId="3B61BDDE" w14:textId="77777777" w:rsidR="00EF4313" w:rsidRPr="00EF4313" w:rsidRDefault="00EF4313" w:rsidP="00EF4313">
            <w:pPr>
              <w:rPr>
                <w:rFonts w:asciiTheme="majorHAnsi" w:eastAsia="SimSun" w:hAnsiTheme="majorHAnsi" w:cstheme="majorHAnsi"/>
                <w:color w:val="000000"/>
                <w:sz w:val="14"/>
                <w:szCs w:val="14"/>
                <w:lang w:val="en-HK"/>
              </w:rPr>
            </w:pPr>
            <w:r w:rsidRPr="00EF4313">
              <w:rPr>
                <w:rFonts w:asciiTheme="majorHAnsi" w:eastAsia="SimSun" w:hAnsiTheme="majorHAnsi" w:cstheme="majorHAnsi" w:hint="eastAsia"/>
                <w:color w:val="000000"/>
                <w:sz w:val="14"/>
                <w:szCs w:val="14"/>
                <w:lang w:val="en-HK"/>
              </w:rPr>
              <w:t xml:space="preserve">5.   </w:t>
            </w:r>
            <w:r w:rsidRPr="00EF4313">
              <w:rPr>
                <w:rFonts w:asciiTheme="majorHAnsi" w:eastAsia="SimSun" w:hAnsiTheme="majorHAnsi" w:cstheme="majorHAnsi" w:hint="eastAsia"/>
                <w:color w:val="000000"/>
                <w:sz w:val="14"/>
                <w:szCs w:val="14"/>
                <w:lang w:val="en-HK"/>
              </w:rPr>
              <w:t>姓名</w:t>
            </w:r>
          </w:p>
          <w:p w14:paraId="2FBDD474" w14:textId="77777777" w:rsidR="00EF4313" w:rsidRPr="00EF4313" w:rsidRDefault="00EF4313" w:rsidP="00EF4313">
            <w:pPr>
              <w:rPr>
                <w:rFonts w:asciiTheme="majorHAnsi" w:eastAsia="SimSun" w:hAnsiTheme="majorHAnsi" w:cstheme="majorHAnsi"/>
                <w:color w:val="000000"/>
                <w:sz w:val="14"/>
                <w:szCs w:val="14"/>
                <w:lang w:val="en-HK"/>
              </w:rPr>
            </w:pPr>
            <w:r w:rsidRPr="00EF4313">
              <w:rPr>
                <w:rFonts w:asciiTheme="majorHAnsi" w:eastAsia="SimSun" w:hAnsiTheme="majorHAnsi" w:cstheme="majorHAnsi" w:hint="eastAsia"/>
                <w:color w:val="000000"/>
                <w:sz w:val="14"/>
                <w:szCs w:val="14"/>
                <w:lang w:val="en-HK"/>
              </w:rPr>
              <w:t xml:space="preserve">6.   </w:t>
            </w:r>
            <w:r w:rsidRPr="00EF4313">
              <w:rPr>
                <w:rFonts w:asciiTheme="majorHAnsi" w:eastAsia="SimSun" w:hAnsiTheme="majorHAnsi" w:cstheme="majorHAnsi" w:hint="eastAsia"/>
                <w:color w:val="000000"/>
                <w:sz w:val="14"/>
                <w:szCs w:val="14"/>
                <w:lang w:val="en-HK"/>
              </w:rPr>
              <w:t>職級</w:t>
            </w:r>
          </w:p>
          <w:p w14:paraId="208C21B6" w14:textId="77777777" w:rsidR="00EF4313" w:rsidRPr="00EF4313" w:rsidRDefault="00EF4313" w:rsidP="00EF4313">
            <w:pPr>
              <w:rPr>
                <w:rFonts w:asciiTheme="majorHAnsi" w:eastAsia="SimSun" w:hAnsiTheme="majorHAnsi" w:cstheme="majorHAnsi"/>
                <w:color w:val="000000"/>
                <w:sz w:val="14"/>
                <w:szCs w:val="14"/>
                <w:lang w:val="en-HK"/>
              </w:rPr>
            </w:pPr>
            <w:r w:rsidRPr="00EF4313">
              <w:rPr>
                <w:rFonts w:asciiTheme="majorHAnsi" w:eastAsia="SimSun" w:hAnsiTheme="majorHAnsi" w:cstheme="majorHAnsi" w:hint="eastAsia"/>
                <w:color w:val="000000"/>
                <w:sz w:val="14"/>
                <w:szCs w:val="14"/>
                <w:lang w:val="en-HK"/>
              </w:rPr>
              <w:t xml:space="preserve">7.   </w:t>
            </w:r>
            <w:r w:rsidRPr="00EF4313">
              <w:rPr>
                <w:rFonts w:asciiTheme="majorHAnsi" w:eastAsia="SimSun" w:hAnsiTheme="majorHAnsi" w:cstheme="majorHAnsi" w:hint="eastAsia"/>
                <w:color w:val="000000"/>
                <w:sz w:val="14"/>
                <w:szCs w:val="14"/>
                <w:lang w:val="en-HK"/>
              </w:rPr>
              <w:t>下線業績續保率</w:t>
            </w:r>
            <w:r w:rsidRPr="00EF4313">
              <w:rPr>
                <w:rFonts w:asciiTheme="majorHAnsi" w:eastAsia="SimSun" w:hAnsiTheme="majorHAnsi" w:cstheme="majorHAnsi" w:hint="eastAsia"/>
                <w:color w:val="000000"/>
                <w:sz w:val="14"/>
                <w:szCs w:val="14"/>
                <w:lang w:val="en-HK"/>
              </w:rPr>
              <w:t xml:space="preserve"> %</w:t>
            </w:r>
          </w:p>
          <w:p w14:paraId="3AF6061B" w14:textId="77777777" w:rsidR="00EF4313" w:rsidRPr="00EF4313" w:rsidRDefault="00EF4313" w:rsidP="00EF4313">
            <w:pPr>
              <w:rPr>
                <w:rFonts w:asciiTheme="majorHAnsi" w:eastAsia="SimSun" w:hAnsiTheme="majorHAnsi" w:cstheme="majorHAnsi"/>
                <w:color w:val="000000"/>
                <w:sz w:val="14"/>
                <w:szCs w:val="14"/>
                <w:lang w:val="en-HK"/>
              </w:rPr>
            </w:pPr>
            <w:r w:rsidRPr="00EF4313">
              <w:rPr>
                <w:rFonts w:asciiTheme="majorHAnsi" w:eastAsia="SimSun" w:hAnsiTheme="majorHAnsi" w:cstheme="majorHAnsi" w:hint="eastAsia"/>
                <w:color w:val="000000"/>
                <w:sz w:val="14"/>
                <w:szCs w:val="14"/>
                <w:lang w:val="en-HK"/>
              </w:rPr>
              <w:t xml:space="preserve">8.   2021 </w:t>
            </w:r>
            <w:r w:rsidRPr="00EF4313">
              <w:rPr>
                <w:rFonts w:asciiTheme="majorHAnsi" w:eastAsia="SimSun" w:hAnsiTheme="majorHAnsi" w:cstheme="majorHAnsi" w:hint="eastAsia"/>
                <w:color w:val="000000"/>
                <w:sz w:val="14"/>
                <w:szCs w:val="14"/>
                <w:lang w:val="en-HK"/>
              </w:rPr>
              <w:t>已批核首年佣金</w:t>
            </w:r>
          </w:p>
          <w:p w14:paraId="0B54FC20" w14:textId="77777777" w:rsidR="00EF4313" w:rsidRPr="00EF4313" w:rsidRDefault="00EF4313" w:rsidP="00EF4313">
            <w:pPr>
              <w:rPr>
                <w:rFonts w:asciiTheme="majorHAnsi" w:eastAsia="SimSun" w:hAnsiTheme="majorHAnsi" w:cstheme="majorHAnsi"/>
                <w:color w:val="000000"/>
                <w:sz w:val="14"/>
                <w:szCs w:val="14"/>
                <w:lang w:val="en-HK"/>
              </w:rPr>
            </w:pPr>
            <w:r w:rsidRPr="00EF4313">
              <w:rPr>
                <w:rFonts w:asciiTheme="majorHAnsi" w:eastAsia="SimSun" w:hAnsiTheme="majorHAnsi" w:cstheme="majorHAnsi" w:hint="eastAsia"/>
                <w:color w:val="000000"/>
                <w:sz w:val="14"/>
                <w:szCs w:val="14"/>
                <w:lang w:val="en-HK"/>
              </w:rPr>
              <w:t xml:space="preserve">9.   2020 </w:t>
            </w:r>
            <w:r w:rsidRPr="00EF4313">
              <w:rPr>
                <w:rFonts w:asciiTheme="majorHAnsi" w:eastAsia="SimSun" w:hAnsiTheme="majorHAnsi" w:cstheme="majorHAnsi" w:hint="eastAsia"/>
                <w:color w:val="000000"/>
                <w:sz w:val="14"/>
                <w:szCs w:val="14"/>
                <w:lang w:val="en-HK"/>
              </w:rPr>
              <w:t>已批核首年佣金</w:t>
            </w:r>
            <w:r w:rsidRPr="00EF4313">
              <w:rPr>
                <w:rFonts w:asciiTheme="majorHAnsi" w:eastAsia="SimSun" w:hAnsiTheme="majorHAnsi" w:cstheme="majorHAnsi" w:hint="eastAsia"/>
                <w:color w:val="000000"/>
                <w:sz w:val="14"/>
                <w:szCs w:val="14"/>
                <w:lang w:val="en-HK"/>
              </w:rPr>
              <w:t xml:space="preserve"> (&gt;= 3,000,000)</w:t>
            </w:r>
          </w:p>
          <w:p w14:paraId="56590195" w14:textId="77777777" w:rsidR="00EF4313" w:rsidRPr="00EF4313" w:rsidRDefault="00EF4313" w:rsidP="00EF4313">
            <w:pPr>
              <w:rPr>
                <w:rFonts w:asciiTheme="majorHAnsi" w:eastAsia="SimSun" w:hAnsiTheme="majorHAnsi" w:cstheme="majorHAnsi"/>
                <w:color w:val="000000"/>
                <w:sz w:val="14"/>
                <w:szCs w:val="14"/>
                <w:lang w:val="en-HK"/>
              </w:rPr>
            </w:pPr>
            <w:r w:rsidRPr="00EF4313">
              <w:rPr>
                <w:rFonts w:asciiTheme="majorHAnsi" w:eastAsia="SimSun" w:hAnsiTheme="majorHAnsi" w:cstheme="majorHAnsi" w:hint="eastAsia"/>
                <w:color w:val="000000"/>
                <w:sz w:val="14"/>
                <w:szCs w:val="14"/>
                <w:lang w:val="en-HK"/>
              </w:rPr>
              <w:t xml:space="preserve">10.  </w:t>
            </w:r>
            <w:proofErr w:type="gramStart"/>
            <w:r w:rsidRPr="00EF4313">
              <w:rPr>
                <w:rFonts w:asciiTheme="majorHAnsi" w:eastAsia="SimSun" w:hAnsiTheme="majorHAnsi" w:cstheme="majorHAnsi" w:hint="eastAsia"/>
                <w:color w:val="000000"/>
                <w:sz w:val="14"/>
                <w:szCs w:val="14"/>
                <w:lang w:val="en-HK"/>
              </w:rPr>
              <w:t>增長率</w:t>
            </w:r>
            <w:r w:rsidRPr="00EF4313">
              <w:rPr>
                <w:rFonts w:asciiTheme="majorHAnsi" w:eastAsia="SimSun" w:hAnsiTheme="majorHAnsi" w:cstheme="majorHAnsi" w:hint="eastAsia"/>
                <w:color w:val="000000"/>
                <w:sz w:val="14"/>
                <w:szCs w:val="14"/>
                <w:lang w:val="en-HK"/>
              </w:rPr>
              <w:t>(</w:t>
            </w:r>
            <w:proofErr w:type="gramEnd"/>
            <w:r w:rsidRPr="00EF4313">
              <w:rPr>
                <w:rFonts w:asciiTheme="majorHAnsi" w:eastAsia="SimSun" w:hAnsiTheme="majorHAnsi" w:cstheme="majorHAnsi" w:hint="eastAsia"/>
                <w:color w:val="000000"/>
                <w:sz w:val="14"/>
                <w:szCs w:val="14"/>
                <w:lang w:val="en-HK"/>
              </w:rPr>
              <w:t>%)</w:t>
            </w:r>
          </w:p>
          <w:p w14:paraId="2F9EA68B" w14:textId="77777777" w:rsidR="00EF4313" w:rsidRPr="00EF4313" w:rsidRDefault="00EF4313" w:rsidP="00EF4313">
            <w:pPr>
              <w:rPr>
                <w:rFonts w:asciiTheme="majorHAnsi" w:eastAsia="SimSun" w:hAnsiTheme="majorHAnsi" w:cstheme="majorHAnsi"/>
                <w:color w:val="000000"/>
                <w:sz w:val="14"/>
                <w:szCs w:val="14"/>
                <w:lang w:val="en-HK"/>
              </w:rPr>
            </w:pPr>
            <w:r w:rsidRPr="00EF4313">
              <w:rPr>
                <w:rFonts w:asciiTheme="majorHAnsi" w:eastAsia="SimSun" w:hAnsiTheme="majorHAnsi" w:cstheme="majorHAnsi" w:hint="eastAsia"/>
                <w:color w:val="000000"/>
                <w:sz w:val="14"/>
                <w:szCs w:val="14"/>
                <w:lang w:val="en-HK"/>
              </w:rPr>
              <w:t xml:space="preserve">11.  </w:t>
            </w:r>
            <w:r w:rsidRPr="00EF4313">
              <w:rPr>
                <w:rFonts w:asciiTheme="majorHAnsi" w:eastAsia="SimSun" w:hAnsiTheme="majorHAnsi" w:cstheme="majorHAnsi" w:hint="eastAsia"/>
                <w:color w:val="000000"/>
                <w:sz w:val="14"/>
                <w:szCs w:val="14"/>
                <w:lang w:val="en-HK"/>
              </w:rPr>
              <w:t>排名</w:t>
            </w:r>
          </w:p>
          <w:p w14:paraId="7467EE2C" w14:textId="77777777" w:rsidR="00EF4313" w:rsidRPr="00EF4313" w:rsidRDefault="00EF4313" w:rsidP="00EF4313">
            <w:pPr>
              <w:rPr>
                <w:rFonts w:asciiTheme="majorHAnsi" w:eastAsia="SimSun" w:hAnsiTheme="majorHAnsi" w:cstheme="majorHAnsi"/>
                <w:color w:val="000000"/>
                <w:sz w:val="14"/>
                <w:szCs w:val="14"/>
                <w:lang w:val="en-HK"/>
              </w:rPr>
            </w:pPr>
            <w:r w:rsidRPr="00EF4313">
              <w:rPr>
                <w:rFonts w:asciiTheme="majorHAnsi" w:eastAsia="SimSun" w:hAnsiTheme="majorHAnsi" w:cstheme="majorHAnsi" w:hint="eastAsia"/>
                <w:color w:val="000000"/>
                <w:sz w:val="14"/>
                <w:szCs w:val="14"/>
                <w:lang w:val="en-HK"/>
              </w:rPr>
              <w:t xml:space="preserve">12.  </w:t>
            </w:r>
            <w:r w:rsidRPr="00EF4313">
              <w:rPr>
                <w:rFonts w:asciiTheme="majorHAnsi" w:eastAsia="SimSun" w:hAnsiTheme="majorHAnsi" w:cstheme="majorHAnsi" w:hint="eastAsia"/>
                <w:color w:val="000000"/>
                <w:sz w:val="14"/>
                <w:szCs w:val="14"/>
                <w:lang w:val="en-HK"/>
              </w:rPr>
              <w:t>下線業績續保率</w:t>
            </w:r>
            <w:r w:rsidRPr="00EF4313">
              <w:rPr>
                <w:rFonts w:asciiTheme="majorHAnsi" w:eastAsia="SimSun" w:hAnsiTheme="majorHAnsi" w:cstheme="majorHAnsi" w:hint="eastAsia"/>
                <w:color w:val="000000"/>
                <w:sz w:val="14"/>
                <w:szCs w:val="14"/>
                <w:lang w:val="en-HK"/>
              </w:rPr>
              <w:t xml:space="preserve"> % (LIMRA25)</w:t>
            </w:r>
          </w:p>
          <w:p w14:paraId="2854158A" w14:textId="041BD662" w:rsidR="00EF4313" w:rsidRPr="00EF4313" w:rsidRDefault="00EF4313" w:rsidP="00182A0B">
            <w:pPr>
              <w:rPr>
                <w:rFonts w:asciiTheme="majorHAnsi" w:eastAsia="SimSun" w:hAnsiTheme="majorHAnsi" w:cstheme="majorHAnsi"/>
                <w:color w:val="000000"/>
                <w:sz w:val="14"/>
                <w:szCs w:val="14"/>
                <w:lang w:val="en-HK"/>
              </w:rPr>
            </w:pPr>
          </w:p>
        </w:tc>
      </w:tr>
      <w:tr w:rsidR="00083F32" w:rsidRPr="00076D6A" w14:paraId="3E95BBCB"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5372205F"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A1.5</w:t>
            </w:r>
          </w:p>
        </w:tc>
        <w:tc>
          <w:tcPr>
            <w:tcW w:w="3150" w:type="dxa"/>
            <w:tcBorders>
              <w:top w:val="nil"/>
              <w:left w:val="nil"/>
              <w:bottom w:val="single" w:sz="4" w:space="0" w:color="auto"/>
              <w:right w:val="single" w:sz="4" w:space="0" w:color="auto"/>
            </w:tcBorders>
            <w:shd w:val="clear" w:color="auto" w:fill="auto"/>
            <w:vAlign w:val="center"/>
            <w:hideMark/>
          </w:tcPr>
          <w:p w14:paraId="5C50C124"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District Director of the Year</w:t>
            </w:r>
          </w:p>
        </w:tc>
        <w:tc>
          <w:tcPr>
            <w:tcW w:w="4680" w:type="dxa"/>
            <w:tcBorders>
              <w:top w:val="nil"/>
              <w:left w:val="nil"/>
              <w:bottom w:val="single" w:sz="4" w:space="0" w:color="auto"/>
              <w:right w:val="single" w:sz="4" w:space="0" w:color="auto"/>
            </w:tcBorders>
            <w:shd w:val="clear" w:color="auto" w:fill="auto"/>
            <w:vAlign w:val="center"/>
            <w:hideMark/>
          </w:tcPr>
          <w:p w14:paraId="210E59BF" w14:textId="77777777" w:rsidR="00083F32" w:rsidRPr="00AC74A6" w:rsidRDefault="00083F32" w:rsidP="00182A0B">
            <w:pPr>
              <w:rPr>
                <w:rFonts w:asciiTheme="majorHAnsi" w:hAnsiTheme="majorHAnsi" w:cstheme="majorHAnsi"/>
                <w:color w:val="000000"/>
                <w:sz w:val="14"/>
                <w:szCs w:val="14"/>
                <w:lang w:val="en-HK"/>
              </w:rPr>
            </w:pPr>
            <w:r w:rsidRPr="00AC74A6">
              <w:rPr>
                <w:rFonts w:asciiTheme="majorHAnsi" w:hAnsiTheme="majorHAnsi" w:cstheme="majorHAnsi"/>
                <w:color w:val="000000"/>
                <w:sz w:val="14"/>
                <w:szCs w:val="14"/>
                <w:lang w:val="en-HK"/>
              </w:rPr>
              <w:t>分區總監</w:t>
            </w:r>
            <w:r w:rsidRPr="00AC74A6">
              <w:rPr>
                <w:rFonts w:asciiTheme="majorHAnsi" w:hAnsiTheme="majorHAnsi" w:cstheme="majorHAnsi"/>
                <w:color w:val="000000"/>
                <w:sz w:val="14"/>
                <w:szCs w:val="14"/>
                <w:lang w:val="en-HK"/>
              </w:rPr>
              <w:t xml:space="preserve"> - </w:t>
            </w:r>
            <w:r w:rsidRPr="00AC74A6">
              <w:rPr>
                <w:rFonts w:asciiTheme="majorHAnsi" w:hAnsiTheme="majorHAnsi" w:cstheme="majorHAnsi"/>
                <w:color w:val="000000"/>
                <w:sz w:val="14"/>
                <w:szCs w:val="14"/>
                <w:lang w:val="en-HK"/>
              </w:rPr>
              <w:t>最高首年佣金</w:t>
            </w:r>
          </w:p>
        </w:tc>
      </w:tr>
      <w:tr w:rsidR="00083F32" w:rsidRPr="00076D6A" w14:paraId="744C0D46"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1152388F"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A1.5</w:t>
            </w:r>
          </w:p>
        </w:tc>
        <w:tc>
          <w:tcPr>
            <w:tcW w:w="3150" w:type="dxa"/>
            <w:tcBorders>
              <w:top w:val="nil"/>
              <w:left w:val="nil"/>
              <w:bottom w:val="single" w:sz="4" w:space="0" w:color="auto"/>
              <w:right w:val="single" w:sz="4" w:space="0" w:color="auto"/>
            </w:tcBorders>
            <w:shd w:val="clear" w:color="auto" w:fill="auto"/>
            <w:vAlign w:val="center"/>
            <w:hideMark/>
          </w:tcPr>
          <w:p w14:paraId="1A508950"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District Director of the Year</w:t>
            </w:r>
          </w:p>
        </w:tc>
        <w:tc>
          <w:tcPr>
            <w:tcW w:w="4680" w:type="dxa"/>
            <w:tcBorders>
              <w:top w:val="nil"/>
              <w:left w:val="nil"/>
              <w:bottom w:val="single" w:sz="4" w:space="0" w:color="auto"/>
              <w:right w:val="single" w:sz="4" w:space="0" w:color="auto"/>
            </w:tcBorders>
            <w:shd w:val="clear" w:color="auto" w:fill="auto"/>
            <w:vAlign w:val="center"/>
            <w:hideMark/>
          </w:tcPr>
          <w:p w14:paraId="1EB080DB" w14:textId="77777777" w:rsidR="00083F32" w:rsidRPr="00AC74A6" w:rsidRDefault="00083F32" w:rsidP="00182A0B">
            <w:pPr>
              <w:rPr>
                <w:rFonts w:asciiTheme="majorHAnsi" w:hAnsiTheme="majorHAnsi" w:cstheme="majorHAnsi"/>
                <w:color w:val="000000"/>
                <w:sz w:val="14"/>
                <w:szCs w:val="14"/>
                <w:lang w:val="en-HK"/>
              </w:rPr>
            </w:pPr>
            <w:r w:rsidRPr="00AC74A6">
              <w:rPr>
                <w:rFonts w:asciiTheme="majorHAnsi" w:hAnsiTheme="majorHAnsi" w:cstheme="majorHAnsi"/>
                <w:color w:val="000000"/>
                <w:sz w:val="14"/>
                <w:szCs w:val="14"/>
                <w:lang w:val="en-HK"/>
              </w:rPr>
              <w:t>分區總監</w:t>
            </w:r>
            <w:r w:rsidRPr="00AC74A6">
              <w:rPr>
                <w:rFonts w:asciiTheme="majorHAnsi" w:hAnsiTheme="majorHAnsi" w:cstheme="majorHAnsi"/>
                <w:color w:val="000000"/>
                <w:sz w:val="14"/>
                <w:szCs w:val="14"/>
                <w:lang w:val="en-HK"/>
              </w:rPr>
              <w:t xml:space="preserve"> - </w:t>
            </w:r>
            <w:r w:rsidRPr="00AC74A6">
              <w:rPr>
                <w:rFonts w:asciiTheme="majorHAnsi" w:hAnsiTheme="majorHAnsi" w:cstheme="majorHAnsi"/>
                <w:color w:val="000000"/>
                <w:sz w:val="14"/>
                <w:szCs w:val="14"/>
                <w:lang w:val="en-HK"/>
              </w:rPr>
              <w:t>最高平均生產力</w:t>
            </w:r>
          </w:p>
        </w:tc>
      </w:tr>
      <w:tr w:rsidR="00083F32" w:rsidRPr="00076D6A" w14:paraId="7F2794A2"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24A62DB8"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A1.5</w:t>
            </w:r>
          </w:p>
        </w:tc>
        <w:tc>
          <w:tcPr>
            <w:tcW w:w="3150" w:type="dxa"/>
            <w:tcBorders>
              <w:top w:val="nil"/>
              <w:left w:val="nil"/>
              <w:bottom w:val="single" w:sz="4" w:space="0" w:color="auto"/>
              <w:right w:val="single" w:sz="4" w:space="0" w:color="auto"/>
            </w:tcBorders>
            <w:shd w:val="clear" w:color="auto" w:fill="auto"/>
            <w:vAlign w:val="center"/>
            <w:hideMark/>
          </w:tcPr>
          <w:p w14:paraId="1634A5EB"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District Director of the Year</w:t>
            </w:r>
          </w:p>
        </w:tc>
        <w:tc>
          <w:tcPr>
            <w:tcW w:w="4680" w:type="dxa"/>
            <w:tcBorders>
              <w:top w:val="nil"/>
              <w:left w:val="nil"/>
              <w:bottom w:val="single" w:sz="4" w:space="0" w:color="auto"/>
              <w:right w:val="single" w:sz="4" w:space="0" w:color="auto"/>
            </w:tcBorders>
            <w:shd w:val="clear" w:color="auto" w:fill="auto"/>
            <w:vAlign w:val="center"/>
            <w:hideMark/>
          </w:tcPr>
          <w:p w14:paraId="7CCDD314" w14:textId="77777777" w:rsidR="00083F32" w:rsidRPr="00AC74A6" w:rsidRDefault="00083F32" w:rsidP="00182A0B">
            <w:pPr>
              <w:rPr>
                <w:rFonts w:asciiTheme="majorHAnsi" w:hAnsiTheme="majorHAnsi" w:cstheme="majorHAnsi"/>
                <w:color w:val="000000"/>
                <w:sz w:val="14"/>
                <w:szCs w:val="14"/>
                <w:lang w:val="en-HK" w:eastAsia="zh-CN"/>
              </w:rPr>
            </w:pPr>
            <w:r w:rsidRPr="00AC74A6">
              <w:rPr>
                <w:rFonts w:asciiTheme="majorHAnsi" w:hAnsiTheme="majorHAnsi" w:cstheme="majorHAnsi"/>
                <w:color w:val="000000"/>
                <w:sz w:val="14"/>
                <w:szCs w:val="14"/>
                <w:lang w:val="en-HK" w:eastAsia="zh-CN"/>
              </w:rPr>
              <w:t>分區總監</w:t>
            </w:r>
            <w:r w:rsidRPr="00AC74A6">
              <w:rPr>
                <w:rFonts w:asciiTheme="majorHAnsi" w:hAnsiTheme="majorHAnsi" w:cstheme="majorHAnsi"/>
                <w:color w:val="000000"/>
                <w:sz w:val="14"/>
                <w:szCs w:val="14"/>
                <w:lang w:val="en-HK" w:eastAsia="zh-CN"/>
              </w:rPr>
              <w:t xml:space="preserve"> - </w:t>
            </w:r>
            <w:r w:rsidRPr="00AC74A6">
              <w:rPr>
                <w:rFonts w:asciiTheme="majorHAnsi" w:hAnsiTheme="majorHAnsi" w:cstheme="majorHAnsi"/>
                <w:color w:val="000000"/>
                <w:sz w:val="14"/>
                <w:szCs w:val="14"/>
                <w:lang w:val="en-HK" w:eastAsia="zh-CN"/>
              </w:rPr>
              <w:t>最高增長</w:t>
            </w:r>
          </w:p>
        </w:tc>
      </w:tr>
      <w:tr w:rsidR="00083F32" w:rsidRPr="00076D6A" w14:paraId="76B7FEF0"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2C7DFA1F"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A1.6</w:t>
            </w:r>
          </w:p>
        </w:tc>
        <w:tc>
          <w:tcPr>
            <w:tcW w:w="3150" w:type="dxa"/>
            <w:tcBorders>
              <w:top w:val="nil"/>
              <w:left w:val="nil"/>
              <w:bottom w:val="single" w:sz="4" w:space="0" w:color="auto"/>
              <w:right w:val="single" w:sz="4" w:space="0" w:color="auto"/>
            </w:tcBorders>
            <w:shd w:val="clear" w:color="auto" w:fill="auto"/>
            <w:vAlign w:val="center"/>
            <w:hideMark/>
          </w:tcPr>
          <w:p w14:paraId="77F1470F"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Senior District Manager / District Manager of the Year</w:t>
            </w:r>
          </w:p>
        </w:tc>
        <w:tc>
          <w:tcPr>
            <w:tcW w:w="4680" w:type="dxa"/>
            <w:tcBorders>
              <w:top w:val="nil"/>
              <w:left w:val="nil"/>
              <w:bottom w:val="single" w:sz="4" w:space="0" w:color="auto"/>
              <w:right w:val="single" w:sz="4" w:space="0" w:color="auto"/>
            </w:tcBorders>
            <w:shd w:val="clear" w:color="auto" w:fill="auto"/>
            <w:vAlign w:val="center"/>
            <w:hideMark/>
          </w:tcPr>
          <w:p w14:paraId="7E3FF571" w14:textId="77777777" w:rsidR="00083F32" w:rsidRPr="00AC74A6" w:rsidRDefault="00083F32" w:rsidP="00182A0B">
            <w:pPr>
              <w:rPr>
                <w:rFonts w:asciiTheme="majorHAnsi" w:hAnsiTheme="majorHAnsi" w:cstheme="majorHAnsi"/>
                <w:color w:val="000000"/>
                <w:sz w:val="14"/>
                <w:szCs w:val="14"/>
                <w:lang w:val="en-HK"/>
              </w:rPr>
            </w:pPr>
            <w:r w:rsidRPr="00AC74A6">
              <w:rPr>
                <w:rFonts w:asciiTheme="majorHAnsi" w:hAnsiTheme="majorHAnsi" w:cstheme="majorHAnsi"/>
                <w:color w:val="000000"/>
                <w:sz w:val="14"/>
                <w:szCs w:val="14"/>
                <w:lang w:val="en-HK"/>
              </w:rPr>
              <w:t>高級分區經理及分區經理王</w:t>
            </w:r>
          </w:p>
        </w:tc>
      </w:tr>
      <w:tr w:rsidR="00083F32" w:rsidRPr="00076D6A" w14:paraId="5381392E"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0BBC2604"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A1.6</w:t>
            </w:r>
          </w:p>
        </w:tc>
        <w:tc>
          <w:tcPr>
            <w:tcW w:w="3150" w:type="dxa"/>
            <w:tcBorders>
              <w:top w:val="nil"/>
              <w:left w:val="nil"/>
              <w:bottom w:val="single" w:sz="4" w:space="0" w:color="auto"/>
              <w:right w:val="single" w:sz="4" w:space="0" w:color="auto"/>
            </w:tcBorders>
            <w:shd w:val="clear" w:color="auto" w:fill="auto"/>
            <w:vAlign w:val="center"/>
            <w:hideMark/>
          </w:tcPr>
          <w:p w14:paraId="4C0B1F6D"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Senior District Manager / District Manager of the Year</w:t>
            </w:r>
          </w:p>
        </w:tc>
        <w:tc>
          <w:tcPr>
            <w:tcW w:w="4680" w:type="dxa"/>
            <w:tcBorders>
              <w:top w:val="nil"/>
              <w:left w:val="nil"/>
              <w:bottom w:val="single" w:sz="4" w:space="0" w:color="auto"/>
              <w:right w:val="single" w:sz="4" w:space="0" w:color="auto"/>
            </w:tcBorders>
            <w:shd w:val="clear" w:color="auto" w:fill="auto"/>
            <w:vAlign w:val="center"/>
            <w:hideMark/>
          </w:tcPr>
          <w:p w14:paraId="61C1665F" w14:textId="77777777" w:rsidR="00083F32" w:rsidRPr="00AC74A6" w:rsidRDefault="00083F32" w:rsidP="00182A0B">
            <w:pPr>
              <w:rPr>
                <w:rFonts w:asciiTheme="majorHAnsi" w:hAnsiTheme="majorHAnsi" w:cstheme="majorHAnsi"/>
                <w:color w:val="000000"/>
                <w:sz w:val="14"/>
                <w:szCs w:val="14"/>
                <w:lang w:val="en-HK"/>
              </w:rPr>
            </w:pPr>
            <w:r w:rsidRPr="00AC74A6">
              <w:rPr>
                <w:rFonts w:asciiTheme="majorHAnsi" w:hAnsiTheme="majorHAnsi" w:cstheme="majorHAnsi"/>
                <w:color w:val="000000"/>
                <w:sz w:val="14"/>
                <w:szCs w:val="14"/>
                <w:lang w:val="en-HK"/>
              </w:rPr>
              <w:t>高級分區經理及分區經理</w:t>
            </w:r>
            <w:r w:rsidRPr="00AC74A6">
              <w:rPr>
                <w:rFonts w:asciiTheme="majorHAnsi" w:hAnsiTheme="majorHAnsi" w:cstheme="majorHAnsi"/>
                <w:color w:val="000000"/>
                <w:sz w:val="14"/>
                <w:szCs w:val="14"/>
                <w:lang w:val="en-HK"/>
              </w:rPr>
              <w:t xml:space="preserve"> - </w:t>
            </w:r>
            <w:r w:rsidRPr="00AC74A6">
              <w:rPr>
                <w:rFonts w:asciiTheme="majorHAnsi" w:hAnsiTheme="majorHAnsi" w:cstheme="majorHAnsi"/>
                <w:color w:val="000000"/>
                <w:sz w:val="14"/>
                <w:szCs w:val="14"/>
                <w:lang w:val="en-HK"/>
              </w:rPr>
              <w:t>最高首年佣金</w:t>
            </w:r>
          </w:p>
        </w:tc>
      </w:tr>
      <w:tr w:rsidR="00083F32" w:rsidRPr="00076D6A" w14:paraId="1D4D12C2" w14:textId="77777777" w:rsidTr="00182A0B">
        <w:trPr>
          <w:trHeight w:val="31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1F7B7E6B"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A1.6</w:t>
            </w:r>
          </w:p>
        </w:tc>
        <w:tc>
          <w:tcPr>
            <w:tcW w:w="3150" w:type="dxa"/>
            <w:tcBorders>
              <w:top w:val="nil"/>
              <w:left w:val="nil"/>
              <w:bottom w:val="single" w:sz="4" w:space="0" w:color="auto"/>
              <w:right w:val="single" w:sz="4" w:space="0" w:color="auto"/>
            </w:tcBorders>
            <w:shd w:val="clear" w:color="auto" w:fill="auto"/>
            <w:vAlign w:val="center"/>
            <w:hideMark/>
          </w:tcPr>
          <w:p w14:paraId="5FAD8724"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Senior District Manager / District Manager of the Year</w:t>
            </w:r>
          </w:p>
        </w:tc>
        <w:tc>
          <w:tcPr>
            <w:tcW w:w="4680" w:type="dxa"/>
            <w:tcBorders>
              <w:top w:val="nil"/>
              <w:left w:val="nil"/>
              <w:bottom w:val="single" w:sz="4" w:space="0" w:color="auto"/>
              <w:right w:val="single" w:sz="4" w:space="0" w:color="auto"/>
            </w:tcBorders>
            <w:shd w:val="clear" w:color="auto" w:fill="auto"/>
            <w:vAlign w:val="center"/>
            <w:hideMark/>
          </w:tcPr>
          <w:p w14:paraId="1F2659BB" w14:textId="77777777" w:rsidR="00083F32" w:rsidRPr="00AC74A6" w:rsidRDefault="00083F32" w:rsidP="00182A0B">
            <w:pPr>
              <w:rPr>
                <w:rFonts w:asciiTheme="majorHAnsi" w:hAnsiTheme="majorHAnsi" w:cstheme="majorHAnsi"/>
                <w:color w:val="000000"/>
                <w:sz w:val="14"/>
                <w:szCs w:val="14"/>
                <w:lang w:val="en-HK"/>
              </w:rPr>
            </w:pPr>
            <w:r w:rsidRPr="00AC74A6">
              <w:rPr>
                <w:rFonts w:asciiTheme="majorHAnsi" w:hAnsiTheme="majorHAnsi" w:cstheme="majorHAnsi"/>
                <w:color w:val="000000"/>
                <w:sz w:val="14"/>
                <w:szCs w:val="14"/>
                <w:lang w:val="en-HK"/>
              </w:rPr>
              <w:t>高級分區經理及分區經理</w:t>
            </w:r>
            <w:r w:rsidRPr="00AC74A6">
              <w:rPr>
                <w:rFonts w:asciiTheme="majorHAnsi" w:hAnsiTheme="majorHAnsi" w:cstheme="majorHAnsi"/>
                <w:color w:val="000000"/>
                <w:sz w:val="14"/>
                <w:szCs w:val="14"/>
                <w:lang w:val="en-HK"/>
              </w:rPr>
              <w:t xml:space="preserve"> - </w:t>
            </w:r>
            <w:r w:rsidRPr="00AC74A6">
              <w:rPr>
                <w:rFonts w:asciiTheme="majorHAnsi" w:hAnsiTheme="majorHAnsi" w:cstheme="majorHAnsi"/>
                <w:color w:val="000000"/>
                <w:sz w:val="14"/>
                <w:szCs w:val="14"/>
                <w:lang w:val="en-HK"/>
              </w:rPr>
              <w:t>最高平均生產力</w:t>
            </w:r>
          </w:p>
        </w:tc>
      </w:tr>
      <w:tr w:rsidR="00083F32" w:rsidRPr="00076D6A" w14:paraId="671A1CD2" w14:textId="77777777" w:rsidTr="00182A0B">
        <w:trPr>
          <w:trHeight w:val="31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30D55C51"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A1.6</w:t>
            </w:r>
          </w:p>
        </w:tc>
        <w:tc>
          <w:tcPr>
            <w:tcW w:w="3150" w:type="dxa"/>
            <w:tcBorders>
              <w:top w:val="nil"/>
              <w:left w:val="nil"/>
              <w:bottom w:val="single" w:sz="4" w:space="0" w:color="auto"/>
              <w:right w:val="single" w:sz="4" w:space="0" w:color="auto"/>
            </w:tcBorders>
            <w:shd w:val="clear" w:color="auto" w:fill="auto"/>
            <w:vAlign w:val="center"/>
            <w:hideMark/>
          </w:tcPr>
          <w:p w14:paraId="04435FFA"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Senior District Manager / District Manager of the Year</w:t>
            </w:r>
          </w:p>
        </w:tc>
        <w:tc>
          <w:tcPr>
            <w:tcW w:w="4680" w:type="dxa"/>
            <w:tcBorders>
              <w:top w:val="nil"/>
              <w:left w:val="nil"/>
              <w:bottom w:val="single" w:sz="4" w:space="0" w:color="auto"/>
              <w:right w:val="single" w:sz="4" w:space="0" w:color="auto"/>
            </w:tcBorders>
            <w:shd w:val="clear" w:color="auto" w:fill="auto"/>
            <w:vAlign w:val="center"/>
            <w:hideMark/>
          </w:tcPr>
          <w:p w14:paraId="27C5B76A" w14:textId="77777777" w:rsidR="00083F32" w:rsidRPr="00AC74A6" w:rsidRDefault="00083F32" w:rsidP="00182A0B">
            <w:pPr>
              <w:rPr>
                <w:rFonts w:asciiTheme="majorHAnsi" w:hAnsiTheme="majorHAnsi" w:cstheme="majorHAnsi"/>
                <w:color w:val="000000"/>
                <w:sz w:val="14"/>
                <w:szCs w:val="14"/>
                <w:lang w:val="en-HK"/>
              </w:rPr>
            </w:pPr>
            <w:r w:rsidRPr="00AC74A6">
              <w:rPr>
                <w:rFonts w:asciiTheme="majorHAnsi" w:hAnsiTheme="majorHAnsi" w:cstheme="majorHAnsi"/>
                <w:color w:val="000000"/>
                <w:sz w:val="14"/>
                <w:szCs w:val="14"/>
                <w:lang w:val="en-HK"/>
              </w:rPr>
              <w:t>高級分區經理及分區經理</w:t>
            </w:r>
            <w:r w:rsidRPr="00AC74A6">
              <w:rPr>
                <w:rFonts w:asciiTheme="majorHAnsi" w:hAnsiTheme="majorHAnsi" w:cstheme="majorHAnsi"/>
                <w:color w:val="000000"/>
                <w:sz w:val="14"/>
                <w:szCs w:val="14"/>
                <w:lang w:val="en-HK"/>
              </w:rPr>
              <w:t xml:space="preserve"> - </w:t>
            </w:r>
            <w:r w:rsidRPr="00AC74A6">
              <w:rPr>
                <w:rFonts w:asciiTheme="majorHAnsi" w:hAnsiTheme="majorHAnsi" w:cstheme="majorHAnsi"/>
                <w:color w:val="000000"/>
                <w:sz w:val="14"/>
                <w:szCs w:val="14"/>
                <w:lang w:val="en-HK"/>
              </w:rPr>
              <w:t>最高增長</w:t>
            </w:r>
          </w:p>
        </w:tc>
      </w:tr>
      <w:tr w:rsidR="00083F32" w:rsidRPr="00076D6A" w14:paraId="1E395C9B"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6FD090C8"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A1.7</w:t>
            </w:r>
          </w:p>
        </w:tc>
        <w:tc>
          <w:tcPr>
            <w:tcW w:w="3150" w:type="dxa"/>
            <w:tcBorders>
              <w:top w:val="nil"/>
              <w:left w:val="nil"/>
              <w:bottom w:val="single" w:sz="4" w:space="0" w:color="auto"/>
              <w:right w:val="single" w:sz="4" w:space="0" w:color="auto"/>
            </w:tcBorders>
            <w:shd w:val="clear" w:color="auto" w:fill="auto"/>
            <w:vAlign w:val="center"/>
            <w:hideMark/>
          </w:tcPr>
          <w:p w14:paraId="2F4F4976"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Senior Agency Manager of the Year</w:t>
            </w:r>
          </w:p>
        </w:tc>
        <w:tc>
          <w:tcPr>
            <w:tcW w:w="4680" w:type="dxa"/>
            <w:tcBorders>
              <w:top w:val="nil"/>
              <w:left w:val="nil"/>
              <w:bottom w:val="single" w:sz="4" w:space="0" w:color="auto"/>
              <w:right w:val="single" w:sz="4" w:space="0" w:color="auto"/>
            </w:tcBorders>
            <w:shd w:val="clear" w:color="auto" w:fill="auto"/>
            <w:vAlign w:val="center"/>
            <w:hideMark/>
          </w:tcPr>
          <w:p w14:paraId="0FC1F0A3" w14:textId="77777777" w:rsidR="00083F32" w:rsidRPr="00AC74A6" w:rsidRDefault="00083F32" w:rsidP="00182A0B">
            <w:pPr>
              <w:rPr>
                <w:rFonts w:asciiTheme="majorHAnsi" w:hAnsiTheme="majorHAnsi" w:cstheme="majorHAnsi"/>
                <w:color w:val="000000"/>
                <w:sz w:val="14"/>
                <w:szCs w:val="14"/>
                <w:lang w:val="en-HK" w:eastAsia="zh-CN"/>
              </w:rPr>
            </w:pPr>
            <w:r w:rsidRPr="00AC74A6">
              <w:rPr>
                <w:rFonts w:asciiTheme="majorHAnsi" w:hAnsiTheme="majorHAnsi" w:cstheme="majorHAnsi"/>
                <w:color w:val="000000"/>
                <w:sz w:val="14"/>
                <w:szCs w:val="14"/>
                <w:lang w:val="en-HK" w:eastAsia="zh-CN"/>
              </w:rPr>
              <w:t>高級分行</w:t>
            </w:r>
            <w:proofErr w:type="gramStart"/>
            <w:r w:rsidRPr="00AC74A6">
              <w:rPr>
                <w:rFonts w:asciiTheme="majorHAnsi" w:hAnsiTheme="majorHAnsi" w:cstheme="majorHAnsi"/>
                <w:color w:val="000000"/>
                <w:sz w:val="14"/>
                <w:szCs w:val="14"/>
                <w:lang w:val="en-HK" w:eastAsia="zh-CN"/>
              </w:rPr>
              <w:t>經理王</w:t>
            </w:r>
            <w:proofErr w:type="gramEnd"/>
          </w:p>
        </w:tc>
      </w:tr>
      <w:tr w:rsidR="00083F32" w:rsidRPr="00076D6A" w14:paraId="011C29E0"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19A2736A"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A1.7</w:t>
            </w:r>
          </w:p>
        </w:tc>
        <w:tc>
          <w:tcPr>
            <w:tcW w:w="3150" w:type="dxa"/>
            <w:tcBorders>
              <w:top w:val="nil"/>
              <w:left w:val="nil"/>
              <w:bottom w:val="single" w:sz="4" w:space="0" w:color="auto"/>
              <w:right w:val="single" w:sz="4" w:space="0" w:color="auto"/>
            </w:tcBorders>
            <w:shd w:val="clear" w:color="auto" w:fill="auto"/>
            <w:vAlign w:val="center"/>
            <w:hideMark/>
          </w:tcPr>
          <w:p w14:paraId="08325977"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Senior Agency Manager of the Year</w:t>
            </w:r>
          </w:p>
        </w:tc>
        <w:tc>
          <w:tcPr>
            <w:tcW w:w="4680" w:type="dxa"/>
            <w:tcBorders>
              <w:top w:val="nil"/>
              <w:left w:val="nil"/>
              <w:bottom w:val="single" w:sz="4" w:space="0" w:color="auto"/>
              <w:right w:val="single" w:sz="4" w:space="0" w:color="auto"/>
            </w:tcBorders>
            <w:shd w:val="clear" w:color="auto" w:fill="auto"/>
            <w:vAlign w:val="center"/>
            <w:hideMark/>
          </w:tcPr>
          <w:p w14:paraId="0E9EE74D" w14:textId="77777777" w:rsidR="00083F32" w:rsidRPr="00AC74A6" w:rsidRDefault="00083F32" w:rsidP="00182A0B">
            <w:pPr>
              <w:rPr>
                <w:rFonts w:asciiTheme="majorHAnsi" w:hAnsiTheme="majorHAnsi" w:cstheme="majorHAnsi"/>
                <w:color w:val="000000"/>
                <w:sz w:val="14"/>
                <w:szCs w:val="14"/>
                <w:lang w:val="en-HK"/>
              </w:rPr>
            </w:pPr>
            <w:r w:rsidRPr="00AC74A6">
              <w:rPr>
                <w:rFonts w:asciiTheme="majorHAnsi" w:hAnsiTheme="majorHAnsi" w:cstheme="majorHAnsi"/>
                <w:color w:val="000000"/>
                <w:sz w:val="14"/>
                <w:szCs w:val="14"/>
                <w:lang w:val="en-HK"/>
              </w:rPr>
              <w:t>高級分行經理</w:t>
            </w:r>
            <w:r w:rsidRPr="00AC74A6">
              <w:rPr>
                <w:rFonts w:asciiTheme="majorHAnsi" w:hAnsiTheme="majorHAnsi" w:cstheme="majorHAnsi"/>
                <w:color w:val="000000"/>
                <w:sz w:val="14"/>
                <w:szCs w:val="14"/>
                <w:lang w:val="en-HK"/>
              </w:rPr>
              <w:t xml:space="preserve"> - </w:t>
            </w:r>
            <w:r w:rsidRPr="00AC74A6">
              <w:rPr>
                <w:rFonts w:asciiTheme="majorHAnsi" w:hAnsiTheme="majorHAnsi" w:cstheme="majorHAnsi"/>
                <w:color w:val="000000"/>
                <w:sz w:val="14"/>
                <w:szCs w:val="14"/>
                <w:lang w:val="en-HK"/>
              </w:rPr>
              <w:t>最高首年佣金</w:t>
            </w:r>
          </w:p>
        </w:tc>
      </w:tr>
      <w:tr w:rsidR="00083F32" w:rsidRPr="00076D6A" w14:paraId="6C20D1BE"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307F32FE"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A1.7</w:t>
            </w:r>
          </w:p>
        </w:tc>
        <w:tc>
          <w:tcPr>
            <w:tcW w:w="3150" w:type="dxa"/>
            <w:tcBorders>
              <w:top w:val="nil"/>
              <w:left w:val="nil"/>
              <w:bottom w:val="single" w:sz="4" w:space="0" w:color="auto"/>
              <w:right w:val="single" w:sz="4" w:space="0" w:color="auto"/>
            </w:tcBorders>
            <w:shd w:val="clear" w:color="auto" w:fill="auto"/>
            <w:vAlign w:val="center"/>
            <w:hideMark/>
          </w:tcPr>
          <w:p w14:paraId="1AD41218"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Senior Agency Manager of the Year</w:t>
            </w:r>
          </w:p>
        </w:tc>
        <w:tc>
          <w:tcPr>
            <w:tcW w:w="4680" w:type="dxa"/>
            <w:tcBorders>
              <w:top w:val="nil"/>
              <w:left w:val="nil"/>
              <w:bottom w:val="single" w:sz="4" w:space="0" w:color="auto"/>
              <w:right w:val="single" w:sz="4" w:space="0" w:color="auto"/>
            </w:tcBorders>
            <w:shd w:val="clear" w:color="auto" w:fill="auto"/>
            <w:vAlign w:val="center"/>
            <w:hideMark/>
          </w:tcPr>
          <w:p w14:paraId="54C6DD33" w14:textId="77777777" w:rsidR="00083F32" w:rsidRPr="00AC74A6" w:rsidRDefault="00083F32" w:rsidP="00182A0B">
            <w:pPr>
              <w:rPr>
                <w:rFonts w:asciiTheme="majorHAnsi" w:hAnsiTheme="majorHAnsi" w:cstheme="majorHAnsi"/>
                <w:color w:val="000000"/>
                <w:sz w:val="14"/>
                <w:szCs w:val="14"/>
                <w:lang w:val="en-HK"/>
              </w:rPr>
            </w:pPr>
            <w:r w:rsidRPr="00AC74A6">
              <w:rPr>
                <w:rFonts w:asciiTheme="majorHAnsi" w:hAnsiTheme="majorHAnsi" w:cstheme="majorHAnsi"/>
                <w:color w:val="000000"/>
                <w:sz w:val="14"/>
                <w:szCs w:val="14"/>
                <w:lang w:val="en-HK"/>
              </w:rPr>
              <w:t>高級分行經理</w:t>
            </w:r>
            <w:r w:rsidRPr="00AC74A6">
              <w:rPr>
                <w:rFonts w:asciiTheme="majorHAnsi" w:hAnsiTheme="majorHAnsi" w:cstheme="majorHAnsi"/>
                <w:color w:val="000000"/>
                <w:sz w:val="14"/>
                <w:szCs w:val="14"/>
                <w:lang w:val="en-HK"/>
              </w:rPr>
              <w:t xml:space="preserve"> - </w:t>
            </w:r>
            <w:r w:rsidRPr="00AC74A6">
              <w:rPr>
                <w:rFonts w:asciiTheme="majorHAnsi" w:hAnsiTheme="majorHAnsi" w:cstheme="majorHAnsi"/>
                <w:color w:val="000000"/>
                <w:sz w:val="14"/>
                <w:szCs w:val="14"/>
                <w:lang w:val="en-HK"/>
              </w:rPr>
              <w:t>最高增長</w:t>
            </w:r>
          </w:p>
        </w:tc>
      </w:tr>
      <w:tr w:rsidR="00083F32" w:rsidRPr="00076D6A" w14:paraId="32F914BA"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421B50DF"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A1.8</w:t>
            </w:r>
          </w:p>
        </w:tc>
        <w:tc>
          <w:tcPr>
            <w:tcW w:w="3150" w:type="dxa"/>
            <w:tcBorders>
              <w:top w:val="nil"/>
              <w:left w:val="nil"/>
              <w:bottom w:val="single" w:sz="4" w:space="0" w:color="auto"/>
              <w:right w:val="single" w:sz="4" w:space="0" w:color="auto"/>
            </w:tcBorders>
            <w:shd w:val="clear" w:color="auto" w:fill="auto"/>
            <w:vAlign w:val="center"/>
            <w:hideMark/>
          </w:tcPr>
          <w:p w14:paraId="2CFA55C0"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Agency Manager of the Year</w:t>
            </w:r>
          </w:p>
        </w:tc>
        <w:tc>
          <w:tcPr>
            <w:tcW w:w="4680" w:type="dxa"/>
            <w:tcBorders>
              <w:top w:val="nil"/>
              <w:left w:val="nil"/>
              <w:bottom w:val="single" w:sz="4" w:space="0" w:color="auto"/>
              <w:right w:val="single" w:sz="4" w:space="0" w:color="auto"/>
            </w:tcBorders>
            <w:shd w:val="clear" w:color="auto" w:fill="auto"/>
            <w:vAlign w:val="center"/>
            <w:hideMark/>
          </w:tcPr>
          <w:p w14:paraId="1AB87F51" w14:textId="77777777" w:rsidR="00083F32" w:rsidRPr="00AC74A6" w:rsidRDefault="00083F32" w:rsidP="00182A0B">
            <w:pPr>
              <w:rPr>
                <w:rFonts w:asciiTheme="majorHAnsi" w:hAnsiTheme="majorHAnsi" w:cstheme="majorHAnsi"/>
                <w:color w:val="000000"/>
                <w:sz w:val="14"/>
                <w:szCs w:val="14"/>
                <w:lang w:val="en-HK" w:eastAsia="zh-CN"/>
              </w:rPr>
            </w:pPr>
            <w:r w:rsidRPr="00AC74A6">
              <w:rPr>
                <w:rFonts w:asciiTheme="majorHAnsi" w:hAnsiTheme="majorHAnsi" w:cstheme="majorHAnsi"/>
                <w:color w:val="000000"/>
                <w:sz w:val="14"/>
                <w:szCs w:val="14"/>
                <w:lang w:val="en-HK" w:eastAsia="zh-CN"/>
              </w:rPr>
              <w:t>分行</w:t>
            </w:r>
            <w:proofErr w:type="gramStart"/>
            <w:r w:rsidRPr="00AC74A6">
              <w:rPr>
                <w:rFonts w:asciiTheme="majorHAnsi" w:hAnsiTheme="majorHAnsi" w:cstheme="majorHAnsi"/>
                <w:color w:val="000000"/>
                <w:sz w:val="14"/>
                <w:szCs w:val="14"/>
                <w:lang w:val="en-HK" w:eastAsia="zh-CN"/>
              </w:rPr>
              <w:t>經理王</w:t>
            </w:r>
            <w:proofErr w:type="gramEnd"/>
          </w:p>
        </w:tc>
      </w:tr>
      <w:tr w:rsidR="00083F32" w:rsidRPr="00076D6A" w14:paraId="07717364"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189CF64B"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A1.8</w:t>
            </w:r>
          </w:p>
        </w:tc>
        <w:tc>
          <w:tcPr>
            <w:tcW w:w="3150" w:type="dxa"/>
            <w:tcBorders>
              <w:top w:val="nil"/>
              <w:left w:val="nil"/>
              <w:bottom w:val="single" w:sz="4" w:space="0" w:color="auto"/>
              <w:right w:val="single" w:sz="4" w:space="0" w:color="auto"/>
            </w:tcBorders>
            <w:shd w:val="clear" w:color="auto" w:fill="auto"/>
            <w:vAlign w:val="center"/>
            <w:hideMark/>
          </w:tcPr>
          <w:p w14:paraId="58A1631A"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Agency Manager of the Year</w:t>
            </w:r>
          </w:p>
        </w:tc>
        <w:tc>
          <w:tcPr>
            <w:tcW w:w="4680" w:type="dxa"/>
            <w:tcBorders>
              <w:top w:val="nil"/>
              <w:left w:val="nil"/>
              <w:bottom w:val="single" w:sz="4" w:space="0" w:color="auto"/>
              <w:right w:val="single" w:sz="4" w:space="0" w:color="auto"/>
            </w:tcBorders>
            <w:shd w:val="clear" w:color="auto" w:fill="auto"/>
            <w:vAlign w:val="center"/>
            <w:hideMark/>
          </w:tcPr>
          <w:p w14:paraId="4263BDB4" w14:textId="77777777" w:rsidR="00083F32" w:rsidRPr="00AC74A6" w:rsidRDefault="00083F32" w:rsidP="00182A0B">
            <w:pPr>
              <w:rPr>
                <w:rFonts w:asciiTheme="majorHAnsi" w:hAnsiTheme="majorHAnsi" w:cstheme="majorHAnsi"/>
                <w:color w:val="000000"/>
                <w:sz w:val="14"/>
                <w:szCs w:val="14"/>
                <w:lang w:val="en-HK"/>
              </w:rPr>
            </w:pPr>
            <w:r w:rsidRPr="00AC74A6">
              <w:rPr>
                <w:rFonts w:asciiTheme="majorHAnsi" w:hAnsiTheme="majorHAnsi" w:cstheme="majorHAnsi"/>
                <w:color w:val="000000"/>
                <w:sz w:val="14"/>
                <w:szCs w:val="14"/>
                <w:lang w:val="en-HK"/>
              </w:rPr>
              <w:t>分行經理</w:t>
            </w:r>
            <w:r w:rsidRPr="00AC74A6">
              <w:rPr>
                <w:rFonts w:asciiTheme="majorHAnsi" w:hAnsiTheme="majorHAnsi" w:cstheme="majorHAnsi"/>
                <w:color w:val="000000"/>
                <w:sz w:val="14"/>
                <w:szCs w:val="14"/>
                <w:lang w:val="en-HK"/>
              </w:rPr>
              <w:t xml:space="preserve"> - </w:t>
            </w:r>
            <w:r w:rsidRPr="00AC74A6">
              <w:rPr>
                <w:rFonts w:asciiTheme="majorHAnsi" w:hAnsiTheme="majorHAnsi" w:cstheme="majorHAnsi"/>
                <w:color w:val="000000"/>
                <w:sz w:val="14"/>
                <w:szCs w:val="14"/>
                <w:lang w:val="en-HK"/>
              </w:rPr>
              <w:t>最高首年佣金</w:t>
            </w:r>
          </w:p>
        </w:tc>
      </w:tr>
      <w:tr w:rsidR="00083F32" w:rsidRPr="00076D6A" w14:paraId="7BB33279"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2664845E"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A1.8</w:t>
            </w:r>
          </w:p>
        </w:tc>
        <w:tc>
          <w:tcPr>
            <w:tcW w:w="3150" w:type="dxa"/>
            <w:tcBorders>
              <w:top w:val="nil"/>
              <w:left w:val="nil"/>
              <w:bottom w:val="single" w:sz="4" w:space="0" w:color="auto"/>
              <w:right w:val="single" w:sz="4" w:space="0" w:color="auto"/>
            </w:tcBorders>
            <w:shd w:val="clear" w:color="auto" w:fill="auto"/>
            <w:vAlign w:val="center"/>
            <w:hideMark/>
          </w:tcPr>
          <w:p w14:paraId="7936D719"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Agency Manager of the Year</w:t>
            </w:r>
          </w:p>
        </w:tc>
        <w:tc>
          <w:tcPr>
            <w:tcW w:w="4680" w:type="dxa"/>
            <w:tcBorders>
              <w:top w:val="nil"/>
              <w:left w:val="nil"/>
              <w:bottom w:val="single" w:sz="4" w:space="0" w:color="auto"/>
              <w:right w:val="single" w:sz="4" w:space="0" w:color="auto"/>
            </w:tcBorders>
            <w:shd w:val="clear" w:color="auto" w:fill="auto"/>
            <w:vAlign w:val="center"/>
            <w:hideMark/>
          </w:tcPr>
          <w:p w14:paraId="47E6C8D3" w14:textId="77777777" w:rsidR="00083F32" w:rsidRPr="00AC74A6" w:rsidRDefault="00083F32" w:rsidP="00182A0B">
            <w:pPr>
              <w:rPr>
                <w:rFonts w:asciiTheme="majorHAnsi" w:hAnsiTheme="majorHAnsi" w:cstheme="majorHAnsi"/>
                <w:color w:val="000000"/>
                <w:sz w:val="14"/>
                <w:szCs w:val="14"/>
                <w:lang w:val="en-HK" w:eastAsia="zh-CN"/>
              </w:rPr>
            </w:pPr>
            <w:r w:rsidRPr="00AC74A6">
              <w:rPr>
                <w:rFonts w:asciiTheme="majorHAnsi" w:hAnsiTheme="majorHAnsi" w:cstheme="majorHAnsi"/>
                <w:color w:val="000000"/>
                <w:sz w:val="14"/>
                <w:szCs w:val="14"/>
                <w:lang w:val="en-HK" w:eastAsia="zh-CN"/>
              </w:rPr>
              <w:t>分行經理</w:t>
            </w:r>
            <w:r w:rsidRPr="00AC74A6">
              <w:rPr>
                <w:rFonts w:asciiTheme="majorHAnsi" w:hAnsiTheme="majorHAnsi" w:cstheme="majorHAnsi"/>
                <w:color w:val="000000"/>
                <w:sz w:val="14"/>
                <w:szCs w:val="14"/>
                <w:lang w:val="en-HK" w:eastAsia="zh-CN"/>
              </w:rPr>
              <w:t xml:space="preserve"> -</w:t>
            </w:r>
            <w:r w:rsidRPr="00AC74A6">
              <w:rPr>
                <w:rFonts w:asciiTheme="majorHAnsi" w:hAnsiTheme="majorHAnsi" w:cstheme="majorHAnsi"/>
                <w:color w:val="000000"/>
                <w:sz w:val="14"/>
                <w:szCs w:val="14"/>
                <w:lang w:val="en-HK" w:eastAsia="zh-CN"/>
              </w:rPr>
              <w:t>最高增長</w:t>
            </w:r>
          </w:p>
        </w:tc>
      </w:tr>
      <w:tr w:rsidR="00083F32" w:rsidRPr="00076D6A" w14:paraId="61BB43E7" w14:textId="77777777" w:rsidTr="00182A0B">
        <w:trPr>
          <w:trHeight w:val="34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24A43469"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A1.9</w:t>
            </w:r>
          </w:p>
        </w:tc>
        <w:tc>
          <w:tcPr>
            <w:tcW w:w="3150" w:type="dxa"/>
            <w:tcBorders>
              <w:top w:val="nil"/>
              <w:left w:val="nil"/>
              <w:bottom w:val="single" w:sz="4" w:space="0" w:color="auto"/>
              <w:right w:val="single" w:sz="4" w:space="0" w:color="auto"/>
            </w:tcBorders>
            <w:shd w:val="clear" w:color="auto" w:fill="auto"/>
            <w:vAlign w:val="center"/>
            <w:hideMark/>
          </w:tcPr>
          <w:p w14:paraId="4A7B5BB6"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Leaders Club</w:t>
            </w:r>
          </w:p>
        </w:tc>
        <w:tc>
          <w:tcPr>
            <w:tcW w:w="4680" w:type="dxa"/>
            <w:tcBorders>
              <w:top w:val="nil"/>
              <w:left w:val="nil"/>
              <w:bottom w:val="single" w:sz="4" w:space="0" w:color="auto"/>
              <w:right w:val="single" w:sz="4" w:space="0" w:color="auto"/>
            </w:tcBorders>
            <w:shd w:val="clear" w:color="auto" w:fill="auto"/>
            <w:vAlign w:val="center"/>
            <w:hideMark/>
          </w:tcPr>
          <w:p w14:paraId="797A3E77" w14:textId="77777777" w:rsidR="00083F32" w:rsidRPr="00AC74A6" w:rsidRDefault="00083F32" w:rsidP="00182A0B">
            <w:pPr>
              <w:rPr>
                <w:rFonts w:asciiTheme="majorHAnsi" w:hAnsiTheme="majorHAnsi" w:cstheme="majorHAnsi"/>
                <w:color w:val="000000"/>
                <w:sz w:val="14"/>
                <w:szCs w:val="14"/>
                <w:lang w:val="en-HK" w:eastAsia="zh-CN"/>
              </w:rPr>
            </w:pPr>
            <w:r w:rsidRPr="00AC74A6">
              <w:rPr>
                <w:rFonts w:asciiTheme="majorHAnsi" w:hAnsiTheme="majorHAnsi" w:cstheme="majorHAnsi"/>
                <w:color w:val="000000"/>
                <w:sz w:val="14"/>
                <w:szCs w:val="14"/>
                <w:lang w:val="en-HK" w:eastAsia="zh-CN"/>
              </w:rPr>
              <w:t>領袖榮譽</w:t>
            </w:r>
            <w:proofErr w:type="gramStart"/>
            <w:r w:rsidRPr="00AC74A6">
              <w:rPr>
                <w:rFonts w:asciiTheme="majorHAnsi" w:hAnsiTheme="majorHAnsi" w:cstheme="majorHAnsi"/>
                <w:color w:val="000000"/>
                <w:sz w:val="14"/>
                <w:szCs w:val="14"/>
                <w:lang w:val="en-HK" w:eastAsia="zh-CN"/>
              </w:rPr>
              <w:t>會</w:t>
            </w:r>
            <w:proofErr w:type="gramEnd"/>
          </w:p>
        </w:tc>
      </w:tr>
      <w:tr w:rsidR="00083F32" w:rsidRPr="00076D6A" w14:paraId="3B77C3A8" w14:textId="77777777" w:rsidTr="00182A0B">
        <w:trPr>
          <w:trHeight w:val="31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6828EBAD"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A2</w:t>
            </w:r>
          </w:p>
        </w:tc>
        <w:tc>
          <w:tcPr>
            <w:tcW w:w="3150" w:type="dxa"/>
            <w:tcBorders>
              <w:top w:val="nil"/>
              <w:left w:val="nil"/>
              <w:bottom w:val="single" w:sz="4" w:space="0" w:color="auto"/>
              <w:right w:val="single" w:sz="4" w:space="0" w:color="auto"/>
            </w:tcBorders>
            <w:shd w:val="clear" w:color="auto" w:fill="auto"/>
            <w:vAlign w:val="center"/>
            <w:hideMark/>
          </w:tcPr>
          <w:p w14:paraId="04E6483C"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Recruitment</w:t>
            </w:r>
          </w:p>
        </w:tc>
        <w:tc>
          <w:tcPr>
            <w:tcW w:w="4680" w:type="dxa"/>
            <w:tcBorders>
              <w:top w:val="nil"/>
              <w:left w:val="nil"/>
              <w:bottom w:val="single" w:sz="4" w:space="0" w:color="auto"/>
              <w:right w:val="single" w:sz="4" w:space="0" w:color="auto"/>
            </w:tcBorders>
            <w:shd w:val="clear" w:color="auto" w:fill="auto"/>
            <w:vAlign w:val="center"/>
            <w:hideMark/>
          </w:tcPr>
          <w:p w14:paraId="116DC6FE" w14:textId="77777777" w:rsidR="00083F32" w:rsidRPr="00AC74A6" w:rsidRDefault="00083F32" w:rsidP="00182A0B">
            <w:pPr>
              <w:rPr>
                <w:rFonts w:asciiTheme="majorHAnsi" w:hAnsiTheme="majorHAnsi" w:cstheme="majorHAnsi"/>
                <w:color w:val="000000"/>
                <w:sz w:val="14"/>
                <w:szCs w:val="14"/>
                <w:lang w:val="en-HK" w:eastAsia="zh-CN"/>
              </w:rPr>
            </w:pPr>
            <w:proofErr w:type="gramStart"/>
            <w:r w:rsidRPr="00AC74A6">
              <w:rPr>
                <w:rFonts w:asciiTheme="majorHAnsi" w:hAnsiTheme="majorHAnsi" w:cstheme="majorHAnsi"/>
                <w:color w:val="000000"/>
                <w:sz w:val="14"/>
                <w:szCs w:val="14"/>
                <w:lang w:val="en-HK" w:eastAsia="zh-CN"/>
              </w:rPr>
              <w:t>傑</w:t>
            </w:r>
            <w:proofErr w:type="gramEnd"/>
            <w:r w:rsidRPr="00AC74A6">
              <w:rPr>
                <w:rFonts w:asciiTheme="majorHAnsi" w:hAnsiTheme="majorHAnsi" w:cstheme="majorHAnsi"/>
                <w:color w:val="000000"/>
                <w:sz w:val="14"/>
                <w:szCs w:val="14"/>
                <w:lang w:val="en-HK" w:eastAsia="zh-CN"/>
              </w:rPr>
              <w:t>出招募區域大獎</w:t>
            </w:r>
          </w:p>
        </w:tc>
      </w:tr>
      <w:tr w:rsidR="00083F32" w:rsidRPr="00076D6A" w14:paraId="1DB9BDA4" w14:textId="77777777" w:rsidTr="00182A0B">
        <w:trPr>
          <w:trHeight w:val="31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7C99E582"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A2</w:t>
            </w:r>
          </w:p>
        </w:tc>
        <w:tc>
          <w:tcPr>
            <w:tcW w:w="3150" w:type="dxa"/>
            <w:tcBorders>
              <w:top w:val="nil"/>
              <w:left w:val="nil"/>
              <w:bottom w:val="single" w:sz="4" w:space="0" w:color="auto"/>
              <w:right w:val="single" w:sz="4" w:space="0" w:color="auto"/>
            </w:tcBorders>
            <w:shd w:val="clear" w:color="auto" w:fill="auto"/>
            <w:vAlign w:val="center"/>
            <w:hideMark/>
          </w:tcPr>
          <w:p w14:paraId="3706B87E"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Recruitment</w:t>
            </w:r>
          </w:p>
        </w:tc>
        <w:tc>
          <w:tcPr>
            <w:tcW w:w="4680" w:type="dxa"/>
            <w:tcBorders>
              <w:top w:val="nil"/>
              <w:left w:val="nil"/>
              <w:bottom w:val="single" w:sz="4" w:space="0" w:color="auto"/>
              <w:right w:val="single" w:sz="4" w:space="0" w:color="auto"/>
            </w:tcBorders>
            <w:shd w:val="clear" w:color="auto" w:fill="auto"/>
            <w:vAlign w:val="center"/>
            <w:hideMark/>
          </w:tcPr>
          <w:p w14:paraId="17E094D0" w14:textId="77777777" w:rsidR="00083F32" w:rsidRPr="00AC74A6" w:rsidRDefault="00083F32" w:rsidP="00182A0B">
            <w:pPr>
              <w:rPr>
                <w:rFonts w:asciiTheme="majorHAnsi" w:hAnsiTheme="majorHAnsi" w:cstheme="majorHAnsi"/>
                <w:color w:val="000000"/>
                <w:sz w:val="14"/>
                <w:szCs w:val="14"/>
                <w:lang w:val="en-HK" w:eastAsia="zh-CN"/>
              </w:rPr>
            </w:pPr>
            <w:r w:rsidRPr="00AC74A6">
              <w:rPr>
                <w:rFonts w:asciiTheme="majorHAnsi" w:hAnsiTheme="majorHAnsi" w:cstheme="majorHAnsi"/>
                <w:color w:val="000000"/>
                <w:sz w:val="14"/>
                <w:szCs w:val="14"/>
                <w:lang w:val="en-HK" w:eastAsia="zh-CN"/>
              </w:rPr>
              <w:t>招募王</w:t>
            </w:r>
          </w:p>
        </w:tc>
      </w:tr>
      <w:tr w:rsidR="00083F32" w:rsidRPr="00076D6A" w14:paraId="1CC617EF" w14:textId="77777777" w:rsidTr="00182A0B">
        <w:trPr>
          <w:trHeight w:val="31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79ACFA64"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A2</w:t>
            </w:r>
          </w:p>
        </w:tc>
        <w:tc>
          <w:tcPr>
            <w:tcW w:w="3150" w:type="dxa"/>
            <w:tcBorders>
              <w:top w:val="nil"/>
              <w:left w:val="nil"/>
              <w:bottom w:val="single" w:sz="4" w:space="0" w:color="auto"/>
              <w:right w:val="single" w:sz="4" w:space="0" w:color="auto"/>
            </w:tcBorders>
            <w:shd w:val="clear" w:color="auto" w:fill="auto"/>
            <w:vAlign w:val="center"/>
            <w:hideMark/>
          </w:tcPr>
          <w:p w14:paraId="7C0EC8E8"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Recruitment</w:t>
            </w:r>
          </w:p>
        </w:tc>
        <w:tc>
          <w:tcPr>
            <w:tcW w:w="4680" w:type="dxa"/>
            <w:tcBorders>
              <w:top w:val="nil"/>
              <w:left w:val="nil"/>
              <w:bottom w:val="single" w:sz="4" w:space="0" w:color="auto"/>
              <w:right w:val="single" w:sz="4" w:space="0" w:color="auto"/>
            </w:tcBorders>
            <w:shd w:val="clear" w:color="auto" w:fill="auto"/>
            <w:vAlign w:val="center"/>
            <w:hideMark/>
          </w:tcPr>
          <w:p w14:paraId="5E3E72C7" w14:textId="77777777" w:rsidR="00083F32" w:rsidRPr="00AC74A6" w:rsidRDefault="00083F32" w:rsidP="00182A0B">
            <w:pPr>
              <w:rPr>
                <w:rFonts w:asciiTheme="majorHAnsi" w:hAnsiTheme="majorHAnsi" w:cstheme="majorHAnsi"/>
                <w:color w:val="000000"/>
                <w:sz w:val="14"/>
                <w:szCs w:val="14"/>
                <w:lang w:val="en-HK" w:eastAsia="zh-CN"/>
              </w:rPr>
            </w:pPr>
            <w:proofErr w:type="gramStart"/>
            <w:r w:rsidRPr="00AC74A6">
              <w:rPr>
                <w:rFonts w:asciiTheme="majorHAnsi" w:hAnsiTheme="majorHAnsi" w:cstheme="majorHAnsi"/>
                <w:color w:val="000000"/>
                <w:sz w:val="14"/>
                <w:szCs w:val="14"/>
                <w:lang w:val="en-HK" w:eastAsia="zh-CN"/>
              </w:rPr>
              <w:t>傑</w:t>
            </w:r>
            <w:proofErr w:type="gramEnd"/>
            <w:r w:rsidRPr="00AC74A6">
              <w:rPr>
                <w:rFonts w:asciiTheme="majorHAnsi" w:hAnsiTheme="majorHAnsi" w:cstheme="majorHAnsi"/>
                <w:color w:val="000000"/>
                <w:sz w:val="14"/>
                <w:szCs w:val="14"/>
                <w:lang w:val="en-HK" w:eastAsia="zh-CN"/>
              </w:rPr>
              <w:t>出招募經理大獎</w:t>
            </w:r>
          </w:p>
        </w:tc>
      </w:tr>
      <w:tr w:rsidR="00083F32" w:rsidRPr="00076D6A" w14:paraId="754B1F2E" w14:textId="77777777" w:rsidTr="00182A0B">
        <w:trPr>
          <w:trHeight w:val="31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7690E4EB"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A2</w:t>
            </w:r>
          </w:p>
        </w:tc>
        <w:tc>
          <w:tcPr>
            <w:tcW w:w="3150" w:type="dxa"/>
            <w:tcBorders>
              <w:top w:val="nil"/>
              <w:left w:val="nil"/>
              <w:bottom w:val="single" w:sz="4" w:space="0" w:color="auto"/>
              <w:right w:val="single" w:sz="4" w:space="0" w:color="auto"/>
            </w:tcBorders>
            <w:shd w:val="clear" w:color="auto" w:fill="auto"/>
            <w:vAlign w:val="center"/>
            <w:hideMark/>
          </w:tcPr>
          <w:p w14:paraId="2FAAF4F2"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Recruitment</w:t>
            </w:r>
          </w:p>
        </w:tc>
        <w:tc>
          <w:tcPr>
            <w:tcW w:w="4680" w:type="dxa"/>
            <w:tcBorders>
              <w:top w:val="nil"/>
              <w:left w:val="nil"/>
              <w:bottom w:val="single" w:sz="4" w:space="0" w:color="auto"/>
              <w:right w:val="single" w:sz="4" w:space="0" w:color="auto"/>
            </w:tcBorders>
            <w:shd w:val="clear" w:color="auto" w:fill="auto"/>
            <w:vAlign w:val="center"/>
            <w:hideMark/>
          </w:tcPr>
          <w:p w14:paraId="4C83BF35" w14:textId="77777777" w:rsidR="00083F32" w:rsidRPr="00AC74A6" w:rsidRDefault="00083F32" w:rsidP="00182A0B">
            <w:pPr>
              <w:rPr>
                <w:rFonts w:asciiTheme="majorHAnsi" w:hAnsiTheme="majorHAnsi" w:cstheme="majorHAnsi"/>
                <w:color w:val="000000"/>
                <w:sz w:val="14"/>
                <w:szCs w:val="14"/>
                <w:lang w:val="en-HK"/>
              </w:rPr>
            </w:pPr>
            <w:r w:rsidRPr="00AC74A6">
              <w:rPr>
                <w:rFonts w:asciiTheme="majorHAnsi" w:hAnsiTheme="majorHAnsi" w:cstheme="majorHAnsi"/>
                <w:color w:val="000000"/>
                <w:sz w:val="14"/>
                <w:szCs w:val="14"/>
                <w:lang w:val="en-HK"/>
              </w:rPr>
              <w:t>傑出招募營業經理大獎</w:t>
            </w:r>
          </w:p>
        </w:tc>
      </w:tr>
      <w:tr w:rsidR="00083F32" w:rsidRPr="00076D6A" w14:paraId="787F97C0" w14:textId="77777777" w:rsidTr="00182A0B">
        <w:trPr>
          <w:trHeight w:val="31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5DF81A20"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A2</w:t>
            </w:r>
          </w:p>
        </w:tc>
        <w:tc>
          <w:tcPr>
            <w:tcW w:w="3150" w:type="dxa"/>
            <w:tcBorders>
              <w:top w:val="nil"/>
              <w:left w:val="nil"/>
              <w:bottom w:val="single" w:sz="4" w:space="0" w:color="auto"/>
              <w:right w:val="single" w:sz="4" w:space="0" w:color="auto"/>
            </w:tcBorders>
            <w:shd w:val="clear" w:color="auto" w:fill="auto"/>
            <w:vAlign w:val="center"/>
            <w:hideMark/>
          </w:tcPr>
          <w:p w14:paraId="120F258E"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Recruitment</w:t>
            </w:r>
          </w:p>
        </w:tc>
        <w:tc>
          <w:tcPr>
            <w:tcW w:w="4680" w:type="dxa"/>
            <w:tcBorders>
              <w:top w:val="nil"/>
              <w:left w:val="nil"/>
              <w:bottom w:val="single" w:sz="4" w:space="0" w:color="auto"/>
              <w:right w:val="single" w:sz="4" w:space="0" w:color="auto"/>
            </w:tcBorders>
            <w:shd w:val="clear" w:color="auto" w:fill="auto"/>
            <w:vAlign w:val="center"/>
            <w:hideMark/>
          </w:tcPr>
          <w:p w14:paraId="6A206996"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LEAP &amp; Beyond</w:t>
            </w:r>
            <w:r w:rsidRPr="00AC74A6">
              <w:rPr>
                <w:rFonts w:asciiTheme="majorHAnsi" w:hAnsiTheme="majorHAnsi" w:cstheme="majorHAnsi"/>
                <w:color w:val="000000"/>
                <w:sz w:val="14"/>
                <w:szCs w:val="14"/>
                <w:lang w:val="en-HK" w:eastAsia="zh-CN"/>
              </w:rPr>
              <w:t>優質區域招募大獎</w:t>
            </w:r>
          </w:p>
        </w:tc>
      </w:tr>
      <w:tr w:rsidR="00083F32" w:rsidRPr="00076D6A" w14:paraId="1A6D1FE8" w14:textId="77777777" w:rsidTr="00182A0B">
        <w:trPr>
          <w:trHeight w:val="31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51ED8F0B"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A2</w:t>
            </w:r>
          </w:p>
        </w:tc>
        <w:tc>
          <w:tcPr>
            <w:tcW w:w="3150" w:type="dxa"/>
            <w:tcBorders>
              <w:top w:val="nil"/>
              <w:left w:val="nil"/>
              <w:bottom w:val="single" w:sz="4" w:space="0" w:color="auto"/>
              <w:right w:val="single" w:sz="4" w:space="0" w:color="auto"/>
            </w:tcBorders>
            <w:shd w:val="clear" w:color="auto" w:fill="auto"/>
            <w:vAlign w:val="center"/>
            <w:hideMark/>
          </w:tcPr>
          <w:p w14:paraId="21958139"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Recruitment</w:t>
            </w:r>
          </w:p>
        </w:tc>
        <w:tc>
          <w:tcPr>
            <w:tcW w:w="4680" w:type="dxa"/>
            <w:tcBorders>
              <w:top w:val="nil"/>
              <w:left w:val="nil"/>
              <w:bottom w:val="single" w:sz="4" w:space="0" w:color="auto"/>
              <w:right w:val="single" w:sz="4" w:space="0" w:color="auto"/>
            </w:tcBorders>
            <w:shd w:val="clear" w:color="auto" w:fill="auto"/>
            <w:vAlign w:val="center"/>
            <w:hideMark/>
          </w:tcPr>
          <w:p w14:paraId="7F8B3494"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LEAP &amp; Beyond</w:t>
            </w:r>
            <w:proofErr w:type="gramStart"/>
            <w:r w:rsidRPr="00AC74A6">
              <w:rPr>
                <w:rFonts w:asciiTheme="majorHAnsi" w:hAnsiTheme="majorHAnsi" w:cstheme="majorHAnsi"/>
                <w:color w:val="000000"/>
                <w:sz w:val="14"/>
                <w:szCs w:val="14"/>
                <w:lang w:val="en-HK" w:eastAsia="zh-CN"/>
              </w:rPr>
              <w:t>優質區域招募大獎</w:t>
            </w:r>
            <w:r w:rsidRPr="00AC74A6">
              <w:rPr>
                <w:rFonts w:asciiTheme="majorHAnsi" w:eastAsia="Times New Roman" w:hAnsiTheme="majorHAnsi" w:cstheme="majorHAnsi"/>
                <w:color w:val="000000"/>
                <w:sz w:val="14"/>
                <w:szCs w:val="14"/>
                <w:lang w:val="en-HK" w:eastAsia="zh-CN"/>
              </w:rPr>
              <w:t xml:space="preserve">  (</w:t>
            </w:r>
            <w:proofErr w:type="gramEnd"/>
            <w:r w:rsidRPr="00AC74A6">
              <w:rPr>
                <w:rFonts w:asciiTheme="majorHAnsi" w:eastAsia="Times New Roman" w:hAnsiTheme="majorHAnsi" w:cstheme="majorHAnsi"/>
                <w:color w:val="000000"/>
                <w:sz w:val="14"/>
                <w:szCs w:val="14"/>
                <w:lang w:val="en-HK" w:eastAsia="zh-CN"/>
              </w:rPr>
              <w:t>Detail)</w:t>
            </w:r>
          </w:p>
        </w:tc>
      </w:tr>
      <w:tr w:rsidR="00083F32" w:rsidRPr="00076D6A" w14:paraId="64C38D13" w14:textId="77777777" w:rsidTr="00182A0B">
        <w:trPr>
          <w:trHeight w:val="31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676DD0C9"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A2</w:t>
            </w:r>
          </w:p>
        </w:tc>
        <w:tc>
          <w:tcPr>
            <w:tcW w:w="3150" w:type="dxa"/>
            <w:tcBorders>
              <w:top w:val="nil"/>
              <w:left w:val="nil"/>
              <w:bottom w:val="single" w:sz="4" w:space="0" w:color="auto"/>
              <w:right w:val="single" w:sz="4" w:space="0" w:color="auto"/>
            </w:tcBorders>
            <w:shd w:val="clear" w:color="auto" w:fill="auto"/>
            <w:vAlign w:val="center"/>
            <w:hideMark/>
          </w:tcPr>
          <w:p w14:paraId="7AEF9020"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Recruitment</w:t>
            </w:r>
          </w:p>
        </w:tc>
        <w:tc>
          <w:tcPr>
            <w:tcW w:w="4680" w:type="dxa"/>
            <w:tcBorders>
              <w:top w:val="nil"/>
              <w:left w:val="nil"/>
              <w:bottom w:val="single" w:sz="4" w:space="0" w:color="auto"/>
              <w:right w:val="single" w:sz="4" w:space="0" w:color="auto"/>
            </w:tcBorders>
            <w:shd w:val="clear" w:color="auto" w:fill="auto"/>
            <w:vAlign w:val="center"/>
            <w:hideMark/>
          </w:tcPr>
          <w:p w14:paraId="5379050C"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LEAP &amp; </w:t>
            </w:r>
            <w:proofErr w:type="gramStart"/>
            <w:r w:rsidRPr="00AC74A6">
              <w:rPr>
                <w:rFonts w:asciiTheme="majorHAnsi" w:eastAsia="Times New Roman" w:hAnsiTheme="majorHAnsi" w:cstheme="majorHAnsi"/>
                <w:color w:val="000000"/>
                <w:sz w:val="14"/>
                <w:szCs w:val="14"/>
                <w:lang w:val="en-HK" w:eastAsia="zh-CN"/>
              </w:rPr>
              <w:t>Beyond</w:t>
            </w:r>
            <w:proofErr w:type="gramEnd"/>
            <w:r w:rsidRPr="00AC74A6">
              <w:rPr>
                <w:rFonts w:asciiTheme="majorHAnsi" w:eastAsia="Times New Roman" w:hAnsiTheme="majorHAnsi" w:cstheme="majorHAnsi"/>
                <w:color w:val="000000"/>
                <w:sz w:val="14"/>
                <w:szCs w:val="14"/>
                <w:lang w:val="en-HK" w:eastAsia="zh-CN"/>
              </w:rPr>
              <w:t xml:space="preserve"> </w:t>
            </w:r>
            <w:r w:rsidRPr="00AC74A6">
              <w:rPr>
                <w:rFonts w:asciiTheme="majorHAnsi" w:hAnsiTheme="majorHAnsi" w:cstheme="majorHAnsi"/>
                <w:color w:val="000000"/>
                <w:sz w:val="14"/>
                <w:szCs w:val="14"/>
                <w:lang w:val="en-HK" w:eastAsia="zh-CN"/>
              </w:rPr>
              <w:t>優質經理招募大獎</w:t>
            </w:r>
          </w:p>
        </w:tc>
      </w:tr>
      <w:tr w:rsidR="00083F32" w:rsidRPr="00076D6A" w14:paraId="6033CC14" w14:textId="77777777" w:rsidTr="00182A0B">
        <w:trPr>
          <w:trHeight w:val="31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3D080B70"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A2</w:t>
            </w:r>
          </w:p>
        </w:tc>
        <w:tc>
          <w:tcPr>
            <w:tcW w:w="3150" w:type="dxa"/>
            <w:tcBorders>
              <w:top w:val="nil"/>
              <w:left w:val="nil"/>
              <w:bottom w:val="single" w:sz="4" w:space="0" w:color="auto"/>
              <w:right w:val="single" w:sz="4" w:space="0" w:color="auto"/>
            </w:tcBorders>
            <w:shd w:val="clear" w:color="auto" w:fill="auto"/>
            <w:vAlign w:val="center"/>
            <w:hideMark/>
          </w:tcPr>
          <w:p w14:paraId="78AB92FD"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Recruitment</w:t>
            </w:r>
          </w:p>
        </w:tc>
        <w:tc>
          <w:tcPr>
            <w:tcW w:w="4680" w:type="dxa"/>
            <w:tcBorders>
              <w:top w:val="nil"/>
              <w:left w:val="nil"/>
              <w:bottom w:val="single" w:sz="4" w:space="0" w:color="auto"/>
              <w:right w:val="single" w:sz="4" w:space="0" w:color="auto"/>
            </w:tcBorders>
            <w:shd w:val="clear" w:color="auto" w:fill="auto"/>
            <w:vAlign w:val="center"/>
            <w:hideMark/>
          </w:tcPr>
          <w:p w14:paraId="6932E2CD" w14:textId="77777777" w:rsidR="00083F32" w:rsidRPr="00AC74A6" w:rsidRDefault="00083F32" w:rsidP="00182A0B">
            <w:pPr>
              <w:rPr>
                <w:rFonts w:asciiTheme="majorHAnsi" w:hAnsiTheme="majorHAnsi" w:cstheme="majorHAnsi"/>
                <w:color w:val="000000"/>
                <w:sz w:val="14"/>
                <w:szCs w:val="14"/>
                <w:lang w:val="en-HK" w:eastAsia="zh-CN"/>
              </w:rPr>
            </w:pPr>
            <w:r w:rsidRPr="00AC74A6">
              <w:rPr>
                <w:rFonts w:asciiTheme="majorHAnsi" w:hAnsiTheme="majorHAnsi" w:cstheme="majorHAnsi"/>
                <w:color w:val="000000"/>
                <w:sz w:val="14"/>
                <w:szCs w:val="14"/>
                <w:lang w:val="en-HK" w:eastAsia="zh-CN"/>
              </w:rPr>
              <w:t>優才經理</w:t>
            </w:r>
            <w:proofErr w:type="gramStart"/>
            <w:r w:rsidRPr="00AC74A6">
              <w:rPr>
                <w:rFonts w:asciiTheme="majorHAnsi" w:hAnsiTheme="majorHAnsi" w:cstheme="majorHAnsi"/>
                <w:color w:val="000000"/>
                <w:sz w:val="14"/>
                <w:szCs w:val="14"/>
                <w:lang w:val="en-HK" w:eastAsia="zh-CN"/>
              </w:rPr>
              <w:t>會</w:t>
            </w:r>
            <w:proofErr w:type="gramEnd"/>
          </w:p>
        </w:tc>
      </w:tr>
      <w:tr w:rsidR="00083F32" w:rsidRPr="00076D6A" w14:paraId="213CE077" w14:textId="77777777" w:rsidTr="00182A0B">
        <w:trPr>
          <w:trHeight w:val="31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3E2913E7"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A3.1</w:t>
            </w:r>
          </w:p>
        </w:tc>
        <w:tc>
          <w:tcPr>
            <w:tcW w:w="3150" w:type="dxa"/>
            <w:tcBorders>
              <w:top w:val="nil"/>
              <w:left w:val="nil"/>
              <w:bottom w:val="single" w:sz="4" w:space="0" w:color="auto"/>
              <w:right w:val="single" w:sz="4" w:space="0" w:color="auto"/>
            </w:tcBorders>
            <w:shd w:val="clear" w:color="auto" w:fill="auto"/>
            <w:vAlign w:val="center"/>
            <w:hideMark/>
          </w:tcPr>
          <w:p w14:paraId="48ED4954"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Achiever of the Year</w:t>
            </w:r>
          </w:p>
        </w:tc>
        <w:tc>
          <w:tcPr>
            <w:tcW w:w="4680" w:type="dxa"/>
            <w:tcBorders>
              <w:top w:val="nil"/>
              <w:left w:val="nil"/>
              <w:bottom w:val="single" w:sz="4" w:space="0" w:color="auto"/>
              <w:right w:val="single" w:sz="4" w:space="0" w:color="auto"/>
            </w:tcBorders>
            <w:shd w:val="clear" w:color="auto" w:fill="auto"/>
            <w:vAlign w:val="center"/>
            <w:hideMark/>
          </w:tcPr>
          <w:p w14:paraId="7CC672CB" w14:textId="66FF5E93" w:rsidR="00083F32" w:rsidRPr="00AC74A6" w:rsidRDefault="00083F32" w:rsidP="00182A0B">
            <w:pPr>
              <w:rPr>
                <w:rFonts w:asciiTheme="majorHAnsi" w:eastAsia="SimSun" w:hAnsiTheme="majorHAnsi" w:cstheme="majorHAnsi"/>
                <w:color w:val="000000"/>
                <w:sz w:val="14"/>
                <w:szCs w:val="14"/>
                <w:lang w:val="en-HK" w:eastAsia="zh-CN"/>
              </w:rPr>
            </w:pPr>
            <w:r w:rsidRPr="00AC74A6">
              <w:rPr>
                <w:rFonts w:asciiTheme="majorHAnsi" w:hAnsiTheme="majorHAnsi" w:cstheme="majorHAnsi"/>
                <w:color w:val="000000"/>
                <w:sz w:val="14"/>
                <w:szCs w:val="14"/>
                <w:lang w:val="en-HK" w:eastAsia="zh-CN"/>
              </w:rPr>
              <w:t>業績王</w:t>
            </w:r>
          </w:p>
          <w:p w14:paraId="6DDC0B36" w14:textId="77777777" w:rsidR="00AC74A6" w:rsidRPr="00AC74A6" w:rsidRDefault="00AC74A6" w:rsidP="00182A0B">
            <w:pPr>
              <w:rPr>
                <w:rFonts w:asciiTheme="majorHAnsi" w:eastAsia="SimSun" w:hAnsiTheme="majorHAnsi" w:cstheme="majorHAnsi"/>
                <w:color w:val="000000"/>
                <w:sz w:val="14"/>
                <w:szCs w:val="14"/>
                <w:lang w:val="en-HK" w:eastAsia="zh-CN"/>
              </w:rPr>
            </w:pPr>
          </w:p>
          <w:p w14:paraId="05FF5312" w14:textId="6975CB26"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Report Fields:</w:t>
            </w:r>
          </w:p>
          <w:p w14:paraId="2F228B38"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1.  </w:t>
            </w:r>
            <w:r w:rsidRPr="00AC74A6">
              <w:rPr>
                <w:rFonts w:asciiTheme="majorHAnsi" w:eastAsia="SimSun" w:hAnsiTheme="majorHAnsi" w:cstheme="majorHAnsi"/>
                <w:color w:val="000000"/>
                <w:sz w:val="14"/>
                <w:szCs w:val="14"/>
                <w:lang w:val="en-HK" w:eastAsia="zh-CN"/>
              </w:rPr>
              <w:t>區域</w:t>
            </w:r>
            <w:r w:rsidRPr="00AC74A6">
              <w:rPr>
                <w:rFonts w:asciiTheme="majorHAnsi" w:eastAsia="SimSun" w:hAnsiTheme="majorHAnsi" w:cstheme="majorHAnsi"/>
                <w:color w:val="000000"/>
                <w:sz w:val="14"/>
                <w:szCs w:val="14"/>
                <w:lang w:val="en-HK" w:eastAsia="zh-CN"/>
              </w:rPr>
              <w:t xml:space="preserve">      </w:t>
            </w:r>
          </w:p>
          <w:p w14:paraId="5B43A73A"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lastRenderedPageBreak/>
              <w:t xml:space="preserve">2.  </w:t>
            </w:r>
            <w:r w:rsidRPr="00AC74A6">
              <w:rPr>
                <w:rFonts w:asciiTheme="majorHAnsi" w:eastAsia="SimSun" w:hAnsiTheme="majorHAnsi" w:cstheme="majorHAnsi"/>
                <w:color w:val="000000"/>
                <w:sz w:val="14"/>
                <w:szCs w:val="14"/>
                <w:lang w:val="en-HK" w:eastAsia="zh-CN"/>
              </w:rPr>
              <w:t>分區</w:t>
            </w:r>
            <w:r w:rsidRPr="00AC74A6">
              <w:rPr>
                <w:rFonts w:asciiTheme="majorHAnsi" w:eastAsia="SimSun" w:hAnsiTheme="majorHAnsi" w:cstheme="majorHAnsi"/>
                <w:color w:val="000000"/>
                <w:sz w:val="14"/>
                <w:szCs w:val="14"/>
                <w:lang w:val="en-HK" w:eastAsia="zh-CN"/>
              </w:rPr>
              <w:t xml:space="preserve">      </w:t>
            </w:r>
          </w:p>
          <w:p w14:paraId="4D734BA3"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3.  </w:t>
            </w:r>
            <w:r w:rsidRPr="00AC74A6">
              <w:rPr>
                <w:rFonts w:asciiTheme="majorHAnsi" w:eastAsia="SimSun" w:hAnsiTheme="majorHAnsi" w:cstheme="majorHAnsi"/>
                <w:color w:val="000000"/>
                <w:sz w:val="14"/>
                <w:szCs w:val="14"/>
                <w:lang w:val="en-HK" w:eastAsia="zh-CN"/>
              </w:rPr>
              <w:t>營業組別</w:t>
            </w:r>
            <w:r w:rsidRPr="00AC74A6">
              <w:rPr>
                <w:rFonts w:asciiTheme="majorHAnsi" w:eastAsia="SimSun" w:hAnsiTheme="majorHAnsi" w:cstheme="majorHAnsi"/>
                <w:color w:val="000000"/>
                <w:sz w:val="14"/>
                <w:szCs w:val="14"/>
                <w:lang w:val="en-HK" w:eastAsia="zh-CN"/>
              </w:rPr>
              <w:t xml:space="preserve">  </w:t>
            </w:r>
          </w:p>
          <w:p w14:paraId="5B2997CF"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4.  </w:t>
            </w:r>
            <w:r w:rsidRPr="00AC74A6">
              <w:rPr>
                <w:rFonts w:asciiTheme="majorHAnsi" w:eastAsia="SimSun" w:hAnsiTheme="majorHAnsi" w:cstheme="majorHAnsi"/>
                <w:color w:val="000000"/>
                <w:sz w:val="14"/>
                <w:szCs w:val="14"/>
                <w:lang w:val="en-HK" w:eastAsia="zh-CN"/>
              </w:rPr>
              <w:t>代理人編號</w:t>
            </w:r>
          </w:p>
          <w:p w14:paraId="65B1DA1B"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5.  </w:t>
            </w:r>
            <w:r w:rsidRPr="00AC74A6">
              <w:rPr>
                <w:rFonts w:asciiTheme="majorHAnsi" w:eastAsia="SimSun" w:hAnsiTheme="majorHAnsi" w:cstheme="majorHAnsi"/>
                <w:color w:val="000000"/>
                <w:sz w:val="14"/>
                <w:szCs w:val="14"/>
                <w:lang w:val="en-HK" w:eastAsia="zh-CN"/>
              </w:rPr>
              <w:t>姓名</w:t>
            </w:r>
          </w:p>
          <w:p w14:paraId="73092BF3"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6.  </w:t>
            </w:r>
            <w:r w:rsidRPr="00AC74A6">
              <w:rPr>
                <w:rFonts w:asciiTheme="majorHAnsi" w:eastAsia="SimSun" w:hAnsiTheme="majorHAnsi" w:cstheme="majorHAnsi"/>
                <w:color w:val="000000"/>
                <w:sz w:val="14"/>
                <w:szCs w:val="14"/>
                <w:lang w:val="en-HK" w:eastAsia="zh-CN"/>
              </w:rPr>
              <w:t>職級</w:t>
            </w:r>
            <w:r w:rsidRPr="00AC74A6">
              <w:rPr>
                <w:rFonts w:asciiTheme="majorHAnsi" w:eastAsia="SimSun" w:hAnsiTheme="majorHAnsi" w:cstheme="majorHAnsi"/>
                <w:color w:val="000000"/>
                <w:sz w:val="14"/>
                <w:szCs w:val="14"/>
                <w:lang w:val="en-HK" w:eastAsia="zh-CN"/>
              </w:rPr>
              <w:t xml:space="preserve"> </w:t>
            </w:r>
          </w:p>
          <w:p w14:paraId="41E809EE"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7.  </w:t>
            </w:r>
            <w:proofErr w:type="gramStart"/>
            <w:r w:rsidRPr="00AC74A6">
              <w:rPr>
                <w:rFonts w:asciiTheme="majorHAnsi" w:eastAsia="SimSun" w:hAnsiTheme="majorHAnsi" w:cstheme="majorHAnsi"/>
                <w:color w:val="000000"/>
                <w:sz w:val="14"/>
                <w:szCs w:val="14"/>
                <w:lang w:val="en-HK" w:eastAsia="zh-CN"/>
              </w:rPr>
              <w:t>已批核</w:t>
            </w:r>
            <w:r w:rsidRPr="00AC74A6">
              <w:rPr>
                <w:rFonts w:asciiTheme="majorHAnsi" w:eastAsia="SimSun" w:hAnsiTheme="majorHAnsi" w:cstheme="majorHAnsi"/>
                <w:color w:val="000000"/>
                <w:sz w:val="14"/>
                <w:szCs w:val="14"/>
                <w:lang w:val="en-HK" w:eastAsia="zh-CN"/>
              </w:rPr>
              <w:t xml:space="preserve">  FYC</w:t>
            </w:r>
            <w:proofErr w:type="gramEnd"/>
            <w:r w:rsidRPr="00AC74A6">
              <w:rPr>
                <w:rFonts w:asciiTheme="majorHAnsi" w:eastAsia="SimSun" w:hAnsiTheme="majorHAnsi" w:cstheme="majorHAnsi"/>
                <w:color w:val="000000"/>
                <w:sz w:val="14"/>
                <w:szCs w:val="14"/>
                <w:lang w:val="en-HK" w:eastAsia="zh-CN"/>
              </w:rPr>
              <w:t xml:space="preserve"> </w:t>
            </w:r>
            <w:r w:rsidRPr="00AC74A6">
              <w:rPr>
                <w:rFonts w:asciiTheme="majorHAnsi" w:eastAsia="SimSun" w:hAnsiTheme="majorHAnsi" w:cstheme="majorHAnsi"/>
                <w:color w:val="000000"/>
                <w:sz w:val="14"/>
                <w:szCs w:val="14"/>
                <w:lang w:val="en-HK" w:eastAsia="zh-CN"/>
              </w:rPr>
              <w:t>總數</w:t>
            </w:r>
            <w:r w:rsidRPr="00AC74A6">
              <w:rPr>
                <w:rFonts w:asciiTheme="majorHAnsi" w:eastAsia="SimSun" w:hAnsiTheme="majorHAnsi" w:cstheme="majorHAnsi"/>
                <w:color w:val="000000"/>
                <w:sz w:val="14"/>
                <w:szCs w:val="14"/>
                <w:lang w:val="en-HK" w:eastAsia="zh-CN"/>
              </w:rPr>
              <w:t xml:space="preserve"> </w:t>
            </w:r>
          </w:p>
          <w:p w14:paraId="7DD1C4A7" w14:textId="77777777"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8.   </w:t>
            </w:r>
            <w:proofErr w:type="gramStart"/>
            <w:r w:rsidRPr="00AC74A6">
              <w:rPr>
                <w:rFonts w:asciiTheme="majorHAnsi" w:eastAsia="SimSun" w:hAnsiTheme="majorHAnsi" w:cstheme="majorHAnsi"/>
                <w:color w:val="000000"/>
                <w:sz w:val="14"/>
                <w:szCs w:val="14"/>
                <w:lang w:val="en-HK"/>
              </w:rPr>
              <w:t>已批核</w:t>
            </w:r>
            <w:r w:rsidRPr="00AC74A6">
              <w:rPr>
                <w:rFonts w:asciiTheme="majorHAnsi" w:eastAsia="SimSun" w:hAnsiTheme="majorHAnsi" w:cstheme="majorHAnsi"/>
                <w:color w:val="000000"/>
                <w:sz w:val="14"/>
                <w:szCs w:val="14"/>
                <w:lang w:val="en-HK"/>
              </w:rPr>
              <w:t xml:space="preserve">  </w:t>
            </w:r>
            <w:r w:rsidRPr="00AC74A6">
              <w:rPr>
                <w:rFonts w:asciiTheme="majorHAnsi" w:eastAsia="SimSun" w:hAnsiTheme="majorHAnsi" w:cstheme="majorHAnsi"/>
                <w:color w:val="000000"/>
                <w:sz w:val="14"/>
                <w:szCs w:val="14"/>
                <w:lang w:val="en-HK"/>
              </w:rPr>
              <w:t>保單數目</w:t>
            </w:r>
            <w:proofErr w:type="gramEnd"/>
          </w:p>
          <w:p w14:paraId="737228A9" w14:textId="77777777"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9.   </w:t>
            </w:r>
            <w:r w:rsidRPr="00AC74A6">
              <w:rPr>
                <w:rFonts w:asciiTheme="majorHAnsi" w:eastAsia="SimSun" w:hAnsiTheme="majorHAnsi" w:cstheme="majorHAnsi"/>
                <w:color w:val="000000"/>
                <w:sz w:val="14"/>
                <w:szCs w:val="14"/>
                <w:lang w:val="en-HK"/>
              </w:rPr>
              <w:t>個人業績續保率</w:t>
            </w:r>
            <w:r w:rsidRPr="00AC74A6">
              <w:rPr>
                <w:rFonts w:asciiTheme="majorHAnsi" w:eastAsia="SimSun" w:hAnsiTheme="majorHAnsi" w:cstheme="majorHAnsi"/>
                <w:color w:val="000000"/>
                <w:sz w:val="14"/>
                <w:szCs w:val="14"/>
                <w:lang w:val="en-HK"/>
              </w:rPr>
              <w:t xml:space="preserve"> % </w:t>
            </w:r>
          </w:p>
          <w:p w14:paraId="7D8ECE1B" w14:textId="77777777"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10.  </w:t>
            </w:r>
            <w:r w:rsidRPr="00AC74A6">
              <w:rPr>
                <w:rFonts w:asciiTheme="majorHAnsi" w:eastAsia="SimSun" w:hAnsiTheme="majorHAnsi" w:cstheme="majorHAnsi"/>
                <w:color w:val="000000"/>
                <w:sz w:val="14"/>
                <w:szCs w:val="14"/>
                <w:lang w:val="en-HK"/>
              </w:rPr>
              <w:t>任職年期</w:t>
            </w:r>
            <w:r w:rsidRPr="00AC74A6">
              <w:rPr>
                <w:rFonts w:asciiTheme="majorHAnsi" w:eastAsia="SimSun" w:hAnsiTheme="majorHAnsi" w:cstheme="majorHAnsi"/>
                <w:color w:val="000000"/>
                <w:sz w:val="14"/>
                <w:szCs w:val="14"/>
                <w:lang w:val="en-HK"/>
              </w:rPr>
              <w:t xml:space="preserve">    </w:t>
            </w:r>
          </w:p>
          <w:p w14:paraId="6A85E59B" w14:textId="77777777"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11.  </w:t>
            </w:r>
            <w:r w:rsidRPr="00AC74A6">
              <w:rPr>
                <w:rFonts w:asciiTheme="majorHAnsi" w:eastAsia="SimSun" w:hAnsiTheme="majorHAnsi" w:cstheme="majorHAnsi"/>
                <w:color w:val="000000"/>
                <w:sz w:val="14"/>
                <w:szCs w:val="14"/>
                <w:lang w:val="en-HK"/>
              </w:rPr>
              <w:t>「業績榮譽會」會員資格</w:t>
            </w:r>
          </w:p>
          <w:p w14:paraId="2DC658A1" w14:textId="77777777"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12.  </w:t>
            </w:r>
            <w:r w:rsidRPr="00AC74A6">
              <w:rPr>
                <w:rFonts w:asciiTheme="majorHAnsi" w:eastAsia="SimSun" w:hAnsiTheme="majorHAnsi" w:cstheme="majorHAnsi"/>
                <w:color w:val="000000"/>
                <w:sz w:val="14"/>
                <w:szCs w:val="14"/>
                <w:lang w:val="en-HK"/>
              </w:rPr>
              <w:t>排名</w:t>
            </w:r>
          </w:p>
          <w:p w14:paraId="5222EF23" w14:textId="2D42F2DA"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13.   </w:t>
            </w:r>
            <w:r w:rsidRPr="00AC74A6">
              <w:rPr>
                <w:rFonts w:asciiTheme="majorHAnsi" w:eastAsia="SimSun" w:hAnsiTheme="majorHAnsi" w:cstheme="majorHAnsi"/>
                <w:color w:val="000000"/>
                <w:sz w:val="14"/>
                <w:szCs w:val="14"/>
                <w:lang w:val="en-HK"/>
              </w:rPr>
              <w:t>個人業績續保率</w:t>
            </w:r>
            <w:r w:rsidRPr="00AC74A6">
              <w:rPr>
                <w:rFonts w:asciiTheme="majorHAnsi" w:eastAsia="SimSun" w:hAnsiTheme="majorHAnsi" w:cstheme="majorHAnsi"/>
                <w:color w:val="000000"/>
                <w:sz w:val="14"/>
                <w:szCs w:val="14"/>
                <w:lang w:val="en-HK"/>
              </w:rPr>
              <w:t xml:space="preserve"> % (LIMRA 25)</w:t>
            </w:r>
          </w:p>
        </w:tc>
      </w:tr>
      <w:tr w:rsidR="00083F32" w:rsidRPr="00076D6A" w14:paraId="799A3D03" w14:textId="77777777" w:rsidTr="00182A0B">
        <w:trPr>
          <w:trHeight w:val="300"/>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377C0B66"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lastRenderedPageBreak/>
              <w:t>A3.2</w:t>
            </w:r>
          </w:p>
        </w:tc>
        <w:tc>
          <w:tcPr>
            <w:tcW w:w="3150" w:type="dxa"/>
            <w:tcBorders>
              <w:top w:val="nil"/>
              <w:left w:val="nil"/>
              <w:bottom w:val="single" w:sz="4" w:space="0" w:color="auto"/>
              <w:right w:val="single" w:sz="4" w:space="0" w:color="auto"/>
            </w:tcBorders>
            <w:shd w:val="clear" w:color="auto" w:fill="auto"/>
            <w:vAlign w:val="center"/>
            <w:hideMark/>
          </w:tcPr>
          <w:p w14:paraId="2CCE1D8D"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Achiever Club</w:t>
            </w:r>
          </w:p>
        </w:tc>
        <w:tc>
          <w:tcPr>
            <w:tcW w:w="4680" w:type="dxa"/>
            <w:tcBorders>
              <w:top w:val="nil"/>
              <w:left w:val="nil"/>
              <w:bottom w:val="single" w:sz="4" w:space="0" w:color="auto"/>
              <w:right w:val="single" w:sz="4" w:space="0" w:color="auto"/>
            </w:tcBorders>
            <w:shd w:val="clear" w:color="auto" w:fill="auto"/>
            <w:vAlign w:val="center"/>
            <w:hideMark/>
          </w:tcPr>
          <w:p w14:paraId="40E5BA10" w14:textId="45729A8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Achiever Club</w:t>
            </w:r>
          </w:p>
          <w:p w14:paraId="589F11AC" w14:textId="77777777" w:rsidR="00AC74A6" w:rsidRPr="00AC74A6" w:rsidRDefault="00AC74A6" w:rsidP="00182A0B">
            <w:pPr>
              <w:rPr>
                <w:rFonts w:asciiTheme="majorHAnsi" w:eastAsia="Times New Roman" w:hAnsiTheme="majorHAnsi" w:cstheme="majorHAnsi"/>
                <w:color w:val="000000"/>
                <w:sz w:val="14"/>
                <w:szCs w:val="14"/>
                <w:lang w:val="en-HK" w:eastAsia="zh-CN"/>
              </w:rPr>
            </w:pPr>
          </w:p>
          <w:p w14:paraId="76184037" w14:textId="15DC749E" w:rsidR="00AC74A6" w:rsidRPr="00AC74A6" w:rsidRDefault="00AC74A6" w:rsidP="00AC74A6">
            <w:pPr>
              <w:rPr>
                <w:rFonts w:asciiTheme="majorHAnsi" w:eastAsia="Times New Roman" w:hAnsiTheme="majorHAnsi" w:cstheme="majorHAnsi"/>
                <w:color w:val="000000"/>
                <w:sz w:val="14"/>
                <w:szCs w:val="14"/>
                <w:lang w:val="en-HK"/>
              </w:rPr>
            </w:pPr>
            <w:r w:rsidRPr="00AC74A6">
              <w:rPr>
                <w:rFonts w:asciiTheme="majorHAnsi" w:eastAsia="Times New Roman" w:hAnsiTheme="majorHAnsi" w:cstheme="majorHAnsi"/>
                <w:color w:val="000000"/>
                <w:sz w:val="14"/>
                <w:szCs w:val="14"/>
                <w:lang w:val="en-HK"/>
              </w:rPr>
              <w:t>Report Fields:</w:t>
            </w:r>
          </w:p>
          <w:p w14:paraId="1B647C76" w14:textId="77777777" w:rsidR="00AC74A6" w:rsidRPr="00AC74A6" w:rsidRDefault="00AC74A6" w:rsidP="00AC74A6">
            <w:pPr>
              <w:rPr>
                <w:rFonts w:asciiTheme="majorHAnsi" w:eastAsia="Times New Roman" w:hAnsiTheme="majorHAnsi" w:cstheme="majorHAnsi"/>
                <w:color w:val="000000"/>
                <w:sz w:val="14"/>
                <w:szCs w:val="14"/>
                <w:lang w:val="en-HK"/>
              </w:rPr>
            </w:pPr>
            <w:r w:rsidRPr="00AC74A6">
              <w:rPr>
                <w:rFonts w:asciiTheme="majorHAnsi" w:eastAsia="Times New Roman" w:hAnsiTheme="majorHAnsi" w:cstheme="majorHAnsi"/>
                <w:color w:val="000000"/>
                <w:sz w:val="14"/>
                <w:szCs w:val="14"/>
                <w:lang w:val="en-HK"/>
              </w:rPr>
              <w:t xml:space="preserve">1.  </w:t>
            </w:r>
            <w:r w:rsidRPr="00AC74A6">
              <w:rPr>
                <w:rFonts w:asciiTheme="majorHAnsi" w:hAnsiTheme="majorHAnsi" w:cstheme="majorHAnsi"/>
                <w:color w:val="000000"/>
                <w:sz w:val="14"/>
                <w:szCs w:val="14"/>
                <w:lang w:val="en-HK"/>
              </w:rPr>
              <w:t>區域</w:t>
            </w:r>
            <w:r w:rsidRPr="00AC74A6">
              <w:rPr>
                <w:rFonts w:asciiTheme="majorHAnsi" w:eastAsia="Times New Roman" w:hAnsiTheme="majorHAnsi" w:cstheme="majorHAnsi"/>
                <w:color w:val="000000"/>
                <w:sz w:val="14"/>
                <w:szCs w:val="14"/>
                <w:lang w:val="en-HK"/>
              </w:rPr>
              <w:t xml:space="preserve">      </w:t>
            </w:r>
          </w:p>
          <w:p w14:paraId="790785B8" w14:textId="77777777" w:rsidR="00AC74A6" w:rsidRPr="00AC74A6" w:rsidRDefault="00AC74A6" w:rsidP="00AC74A6">
            <w:pPr>
              <w:rPr>
                <w:rFonts w:asciiTheme="majorHAnsi" w:eastAsia="Times New Roman" w:hAnsiTheme="majorHAnsi" w:cstheme="majorHAnsi"/>
                <w:color w:val="000000"/>
                <w:sz w:val="14"/>
                <w:szCs w:val="14"/>
                <w:lang w:val="en-HK"/>
              </w:rPr>
            </w:pPr>
            <w:r w:rsidRPr="00AC74A6">
              <w:rPr>
                <w:rFonts w:asciiTheme="majorHAnsi" w:eastAsia="Times New Roman" w:hAnsiTheme="majorHAnsi" w:cstheme="majorHAnsi"/>
                <w:color w:val="000000"/>
                <w:sz w:val="14"/>
                <w:szCs w:val="14"/>
                <w:lang w:val="en-HK"/>
              </w:rPr>
              <w:t xml:space="preserve">2.  </w:t>
            </w:r>
            <w:r w:rsidRPr="00AC74A6">
              <w:rPr>
                <w:rFonts w:asciiTheme="majorHAnsi" w:hAnsiTheme="majorHAnsi" w:cstheme="majorHAnsi"/>
                <w:color w:val="000000"/>
                <w:sz w:val="14"/>
                <w:szCs w:val="14"/>
                <w:lang w:val="en-HK"/>
              </w:rPr>
              <w:t>分區</w:t>
            </w:r>
            <w:r w:rsidRPr="00AC74A6">
              <w:rPr>
                <w:rFonts w:asciiTheme="majorHAnsi" w:eastAsia="Times New Roman" w:hAnsiTheme="majorHAnsi" w:cstheme="majorHAnsi"/>
                <w:color w:val="000000"/>
                <w:sz w:val="14"/>
                <w:szCs w:val="14"/>
                <w:lang w:val="en-HK"/>
              </w:rPr>
              <w:t xml:space="preserve">      </w:t>
            </w:r>
          </w:p>
          <w:p w14:paraId="30A1CF4B" w14:textId="77777777" w:rsidR="00AC74A6" w:rsidRPr="00AC74A6" w:rsidRDefault="00AC74A6" w:rsidP="00AC74A6">
            <w:pPr>
              <w:rPr>
                <w:rFonts w:asciiTheme="majorHAnsi" w:eastAsia="Times New Roman" w:hAnsiTheme="majorHAnsi" w:cstheme="majorHAnsi"/>
                <w:color w:val="000000"/>
                <w:sz w:val="14"/>
                <w:szCs w:val="14"/>
                <w:lang w:val="en-HK"/>
              </w:rPr>
            </w:pPr>
            <w:r w:rsidRPr="00AC74A6">
              <w:rPr>
                <w:rFonts w:asciiTheme="majorHAnsi" w:eastAsia="Times New Roman" w:hAnsiTheme="majorHAnsi" w:cstheme="majorHAnsi"/>
                <w:color w:val="000000"/>
                <w:sz w:val="14"/>
                <w:szCs w:val="14"/>
                <w:lang w:val="en-HK"/>
              </w:rPr>
              <w:t xml:space="preserve">3.  </w:t>
            </w:r>
            <w:r w:rsidRPr="00AC74A6">
              <w:rPr>
                <w:rFonts w:asciiTheme="majorHAnsi" w:hAnsiTheme="majorHAnsi" w:cstheme="majorHAnsi"/>
                <w:color w:val="000000"/>
                <w:sz w:val="14"/>
                <w:szCs w:val="14"/>
                <w:lang w:val="en-HK"/>
              </w:rPr>
              <w:t>營業組別</w:t>
            </w:r>
            <w:r w:rsidRPr="00AC74A6">
              <w:rPr>
                <w:rFonts w:asciiTheme="majorHAnsi" w:eastAsia="Times New Roman" w:hAnsiTheme="majorHAnsi" w:cstheme="majorHAnsi"/>
                <w:color w:val="000000"/>
                <w:sz w:val="14"/>
                <w:szCs w:val="14"/>
                <w:lang w:val="en-HK"/>
              </w:rPr>
              <w:t xml:space="preserve">  </w:t>
            </w:r>
          </w:p>
          <w:p w14:paraId="4A9A3601" w14:textId="77777777" w:rsidR="00AC74A6" w:rsidRPr="00AC74A6" w:rsidRDefault="00AC74A6" w:rsidP="00AC74A6">
            <w:pPr>
              <w:rPr>
                <w:rFonts w:asciiTheme="majorHAnsi" w:eastAsia="Times New Roman" w:hAnsiTheme="majorHAnsi" w:cstheme="majorHAnsi"/>
                <w:color w:val="000000"/>
                <w:sz w:val="14"/>
                <w:szCs w:val="14"/>
                <w:lang w:val="en-HK"/>
              </w:rPr>
            </w:pPr>
            <w:r w:rsidRPr="00AC74A6">
              <w:rPr>
                <w:rFonts w:asciiTheme="majorHAnsi" w:eastAsia="Times New Roman" w:hAnsiTheme="majorHAnsi" w:cstheme="majorHAnsi"/>
                <w:color w:val="000000"/>
                <w:sz w:val="14"/>
                <w:szCs w:val="14"/>
                <w:lang w:val="en-HK"/>
              </w:rPr>
              <w:t xml:space="preserve">4.  </w:t>
            </w:r>
            <w:r w:rsidRPr="00AC74A6">
              <w:rPr>
                <w:rFonts w:asciiTheme="majorHAnsi" w:hAnsiTheme="majorHAnsi" w:cstheme="majorHAnsi"/>
                <w:color w:val="000000"/>
                <w:sz w:val="14"/>
                <w:szCs w:val="14"/>
                <w:lang w:val="en-HK"/>
              </w:rPr>
              <w:t>代理人編號</w:t>
            </w:r>
          </w:p>
          <w:p w14:paraId="1916A253" w14:textId="77777777" w:rsidR="00AC74A6" w:rsidRPr="00AC74A6" w:rsidRDefault="00AC74A6" w:rsidP="00AC74A6">
            <w:pPr>
              <w:rPr>
                <w:rFonts w:asciiTheme="majorHAnsi" w:eastAsia="Times New Roman" w:hAnsiTheme="majorHAnsi" w:cstheme="majorHAnsi"/>
                <w:color w:val="000000"/>
                <w:sz w:val="14"/>
                <w:szCs w:val="14"/>
                <w:lang w:val="en-HK"/>
              </w:rPr>
            </w:pPr>
            <w:r w:rsidRPr="00AC74A6">
              <w:rPr>
                <w:rFonts w:asciiTheme="majorHAnsi" w:eastAsia="Times New Roman" w:hAnsiTheme="majorHAnsi" w:cstheme="majorHAnsi"/>
                <w:color w:val="000000"/>
                <w:sz w:val="14"/>
                <w:szCs w:val="14"/>
                <w:lang w:val="en-HK"/>
              </w:rPr>
              <w:t xml:space="preserve">5.  </w:t>
            </w:r>
            <w:r w:rsidRPr="00AC74A6">
              <w:rPr>
                <w:rFonts w:asciiTheme="majorHAnsi" w:hAnsiTheme="majorHAnsi" w:cstheme="majorHAnsi"/>
                <w:color w:val="000000"/>
                <w:sz w:val="14"/>
                <w:szCs w:val="14"/>
                <w:lang w:val="en-HK"/>
              </w:rPr>
              <w:t>姓名</w:t>
            </w:r>
          </w:p>
          <w:p w14:paraId="145E1B74" w14:textId="77777777" w:rsidR="00AC74A6" w:rsidRPr="00AC74A6" w:rsidRDefault="00AC74A6" w:rsidP="00AC74A6">
            <w:pPr>
              <w:rPr>
                <w:rFonts w:asciiTheme="majorHAnsi" w:eastAsia="Times New Roman" w:hAnsiTheme="majorHAnsi" w:cstheme="majorHAnsi"/>
                <w:color w:val="000000"/>
                <w:sz w:val="14"/>
                <w:szCs w:val="14"/>
                <w:lang w:val="en-HK"/>
              </w:rPr>
            </w:pPr>
            <w:r w:rsidRPr="00AC74A6">
              <w:rPr>
                <w:rFonts w:asciiTheme="majorHAnsi" w:eastAsia="Times New Roman" w:hAnsiTheme="majorHAnsi" w:cstheme="majorHAnsi"/>
                <w:color w:val="000000"/>
                <w:sz w:val="14"/>
                <w:szCs w:val="14"/>
                <w:lang w:val="en-HK"/>
              </w:rPr>
              <w:t xml:space="preserve">6.  </w:t>
            </w:r>
            <w:r w:rsidRPr="00AC74A6">
              <w:rPr>
                <w:rFonts w:asciiTheme="majorHAnsi" w:hAnsiTheme="majorHAnsi" w:cstheme="majorHAnsi"/>
                <w:color w:val="000000"/>
                <w:sz w:val="14"/>
                <w:szCs w:val="14"/>
                <w:lang w:val="en-HK"/>
              </w:rPr>
              <w:t>職級</w:t>
            </w:r>
            <w:r w:rsidRPr="00AC74A6">
              <w:rPr>
                <w:rFonts w:asciiTheme="majorHAnsi" w:eastAsia="Times New Roman" w:hAnsiTheme="majorHAnsi" w:cstheme="majorHAnsi"/>
                <w:color w:val="000000"/>
                <w:sz w:val="14"/>
                <w:szCs w:val="14"/>
                <w:lang w:val="en-HK"/>
              </w:rPr>
              <w:t xml:space="preserve"> </w:t>
            </w:r>
          </w:p>
          <w:p w14:paraId="794FE7AF" w14:textId="77777777" w:rsidR="00AC74A6" w:rsidRPr="00AC74A6" w:rsidRDefault="00AC74A6" w:rsidP="00AC74A6">
            <w:pPr>
              <w:rPr>
                <w:rFonts w:asciiTheme="majorHAnsi" w:eastAsia="Times New Roman" w:hAnsiTheme="majorHAnsi" w:cstheme="majorHAnsi"/>
                <w:color w:val="000000"/>
                <w:sz w:val="14"/>
                <w:szCs w:val="14"/>
                <w:lang w:val="en-HK"/>
              </w:rPr>
            </w:pPr>
            <w:r w:rsidRPr="00AC74A6">
              <w:rPr>
                <w:rFonts w:asciiTheme="majorHAnsi" w:eastAsia="Times New Roman" w:hAnsiTheme="majorHAnsi" w:cstheme="majorHAnsi"/>
                <w:color w:val="000000"/>
                <w:sz w:val="14"/>
                <w:szCs w:val="14"/>
                <w:lang w:val="en-HK"/>
              </w:rPr>
              <w:t xml:space="preserve">7.  </w:t>
            </w:r>
            <w:r w:rsidRPr="00AC74A6">
              <w:rPr>
                <w:rFonts w:asciiTheme="majorHAnsi" w:hAnsiTheme="majorHAnsi" w:cstheme="majorHAnsi"/>
                <w:color w:val="000000"/>
                <w:sz w:val="14"/>
                <w:szCs w:val="14"/>
                <w:lang w:val="en-HK"/>
              </w:rPr>
              <w:t>個人業績續保率</w:t>
            </w:r>
            <w:r w:rsidRPr="00AC74A6">
              <w:rPr>
                <w:rFonts w:asciiTheme="majorHAnsi" w:eastAsia="Times New Roman" w:hAnsiTheme="majorHAnsi" w:cstheme="majorHAnsi"/>
                <w:color w:val="000000"/>
                <w:sz w:val="14"/>
                <w:szCs w:val="14"/>
                <w:lang w:val="en-HK"/>
              </w:rPr>
              <w:t xml:space="preserve"> % </w:t>
            </w:r>
          </w:p>
          <w:p w14:paraId="09782DC6" w14:textId="77777777" w:rsidR="00AC74A6" w:rsidRPr="00AC74A6" w:rsidRDefault="00AC74A6" w:rsidP="00AC74A6">
            <w:pPr>
              <w:rPr>
                <w:rFonts w:asciiTheme="majorHAnsi" w:eastAsia="Times New Roman" w:hAnsiTheme="majorHAnsi" w:cstheme="majorHAnsi"/>
                <w:color w:val="000000"/>
                <w:sz w:val="14"/>
                <w:szCs w:val="14"/>
                <w:lang w:val="en-HK"/>
              </w:rPr>
            </w:pPr>
            <w:r w:rsidRPr="00AC74A6">
              <w:rPr>
                <w:rFonts w:asciiTheme="majorHAnsi" w:eastAsia="Times New Roman" w:hAnsiTheme="majorHAnsi" w:cstheme="majorHAnsi"/>
                <w:color w:val="000000"/>
                <w:sz w:val="14"/>
                <w:szCs w:val="14"/>
                <w:lang w:val="en-HK"/>
              </w:rPr>
              <w:t xml:space="preserve">8.  FYC </w:t>
            </w:r>
            <w:r w:rsidRPr="00AC74A6">
              <w:rPr>
                <w:rFonts w:asciiTheme="majorHAnsi" w:hAnsiTheme="majorHAnsi" w:cstheme="majorHAnsi"/>
                <w:color w:val="000000"/>
                <w:sz w:val="14"/>
                <w:szCs w:val="14"/>
                <w:lang w:val="en-HK"/>
              </w:rPr>
              <w:t>總數</w:t>
            </w:r>
          </w:p>
          <w:p w14:paraId="6280A885" w14:textId="77777777" w:rsidR="00AC74A6" w:rsidRPr="00AC74A6" w:rsidRDefault="00AC74A6" w:rsidP="00AC74A6">
            <w:pPr>
              <w:rPr>
                <w:rFonts w:asciiTheme="majorHAnsi" w:eastAsia="Times New Roman" w:hAnsiTheme="majorHAnsi" w:cstheme="majorHAnsi"/>
                <w:color w:val="000000"/>
                <w:sz w:val="14"/>
                <w:szCs w:val="14"/>
                <w:lang w:val="en-HK"/>
              </w:rPr>
            </w:pPr>
            <w:r w:rsidRPr="00AC74A6">
              <w:rPr>
                <w:rFonts w:asciiTheme="majorHAnsi" w:eastAsia="Times New Roman" w:hAnsiTheme="majorHAnsi" w:cstheme="majorHAnsi"/>
                <w:color w:val="000000"/>
                <w:sz w:val="14"/>
                <w:szCs w:val="14"/>
                <w:lang w:val="en-HK"/>
              </w:rPr>
              <w:t xml:space="preserve">9.  </w:t>
            </w:r>
            <w:r w:rsidRPr="00AC74A6">
              <w:rPr>
                <w:rFonts w:asciiTheme="majorHAnsi" w:hAnsiTheme="majorHAnsi" w:cstheme="majorHAnsi"/>
                <w:color w:val="000000"/>
                <w:sz w:val="14"/>
                <w:szCs w:val="14"/>
                <w:lang w:val="en-HK"/>
              </w:rPr>
              <w:t>壽險保單數目</w:t>
            </w:r>
          </w:p>
          <w:p w14:paraId="7CCDDADE" w14:textId="77777777" w:rsidR="00AC74A6" w:rsidRPr="00AC74A6" w:rsidRDefault="00AC74A6" w:rsidP="00AC74A6">
            <w:pPr>
              <w:rPr>
                <w:rFonts w:asciiTheme="majorHAnsi" w:eastAsia="Times New Roman" w:hAnsiTheme="majorHAnsi" w:cstheme="majorHAnsi"/>
                <w:color w:val="000000"/>
                <w:sz w:val="14"/>
                <w:szCs w:val="14"/>
                <w:lang w:val="en-HK"/>
              </w:rPr>
            </w:pPr>
            <w:r w:rsidRPr="00AC74A6">
              <w:rPr>
                <w:rFonts w:asciiTheme="majorHAnsi" w:eastAsia="Times New Roman" w:hAnsiTheme="majorHAnsi" w:cstheme="majorHAnsi"/>
                <w:color w:val="000000"/>
                <w:sz w:val="14"/>
                <w:szCs w:val="14"/>
                <w:lang w:val="en-HK"/>
              </w:rPr>
              <w:t xml:space="preserve">10.  </w:t>
            </w:r>
            <w:r w:rsidRPr="00AC74A6">
              <w:rPr>
                <w:rFonts w:asciiTheme="majorHAnsi" w:hAnsiTheme="majorHAnsi" w:cstheme="majorHAnsi"/>
                <w:color w:val="000000"/>
                <w:sz w:val="14"/>
                <w:szCs w:val="14"/>
                <w:lang w:val="en-HK"/>
              </w:rPr>
              <w:t>以</w:t>
            </w:r>
            <w:r w:rsidRPr="00AC74A6">
              <w:rPr>
                <w:rFonts w:asciiTheme="majorHAnsi" w:eastAsia="Times New Roman" w:hAnsiTheme="majorHAnsi" w:cstheme="majorHAnsi"/>
                <w:color w:val="000000"/>
                <w:sz w:val="14"/>
                <w:szCs w:val="14"/>
                <w:lang w:val="en-HK"/>
              </w:rPr>
              <w:t>PA</w:t>
            </w:r>
            <w:r w:rsidRPr="00AC74A6">
              <w:rPr>
                <w:rFonts w:asciiTheme="majorHAnsi" w:hAnsiTheme="majorHAnsi" w:cstheme="majorHAnsi"/>
                <w:color w:val="000000"/>
                <w:sz w:val="14"/>
                <w:szCs w:val="14"/>
                <w:lang w:val="en-HK"/>
              </w:rPr>
              <w:t>保單取代之保單數目</w:t>
            </w:r>
          </w:p>
          <w:p w14:paraId="00526DB7" w14:textId="77777777" w:rsidR="00AC74A6" w:rsidRPr="00AC74A6" w:rsidRDefault="00AC74A6" w:rsidP="00AC74A6">
            <w:pPr>
              <w:rPr>
                <w:rFonts w:asciiTheme="majorHAnsi" w:eastAsia="Times New Roman" w:hAnsiTheme="majorHAnsi" w:cstheme="majorHAnsi"/>
                <w:color w:val="000000"/>
                <w:sz w:val="14"/>
                <w:szCs w:val="14"/>
                <w:lang w:val="en-HK"/>
              </w:rPr>
            </w:pPr>
            <w:r w:rsidRPr="00AC74A6">
              <w:rPr>
                <w:rFonts w:asciiTheme="majorHAnsi" w:eastAsia="Times New Roman" w:hAnsiTheme="majorHAnsi" w:cstheme="majorHAnsi"/>
                <w:color w:val="000000"/>
                <w:sz w:val="14"/>
                <w:szCs w:val="14"/>
                <w:lang w:val="en-HK"/>
              </w:rPr>
              <w:t xml:space="preserve">11.  </w:t>
            </w:r>
            <w:r w:rsidRPr="00AC74A6">
              <w:rPr>
                <w:rFonts w:asciiTheme="majorHAnsi" w:hAnsiTheme="majorHAnsi" w:cstheme="majorHAnsi"/>
                <w:color w:val="000000"/>
                <w:sz w:val="14"/>
                <w:szCs w:val="14"/>
                <w:lang w:val="en-HK"/>
              </w:rPr>
              <w:t>總保單數目</w:t>
            </w:r>
          </w:p>
          <w:p w14:paraId="7547AAB8" w14:textId="77777777" w:rsidR="00AC74A6" w:rsidRPr="00AC74A6" w:rsidRDefault="00AC74A6" w:rsidP="00AC74A6">
            <w:pPr>
              <w:rPr>
                <w:rFonts w:asciiTheme="majorHAnsi" w:eastAsia="Times New Roman" w:hAnsiTheme="majorHAnsi" w:cstheme="majorHAnsi"/>
                <w:color w:val="000000"/>
                <w:sz w:val="14"/>
                <w:szCs w:val="14"/>
                <w:lang w:val="en-HK"/>
              </w:rPr>
            </w:pPr>
            <w:r w:rsidRPr="00AC74A6">
              <w:rPr>
                <w:rFonts w:asciiTheme="majorHAnsi" w:eastAsia="Times New Roman" w:hAnsiTheme="majorHAnsi" w:cstheme="majorHAnsi"/>
                <w:color w:val="000000"/>
                <w:sz w:val="14"/>
                <w:szCs w:val="14"/>
                <w:lang w:val="en-HK"/>
              </w:rPr>
              <w:t xml:space="preserve">12.  </w:t>
            </w:r>
            <w:r w:rsidRPr="00AC74A6">
              <w:rPr>
                <w:rFonts w:asciiTheme="majorHAnsi" w:hAnsiTheme="majorHAnsi" w:cstheme="majorHAnsi"/>
                <w:color w:val="000000"/>
                <w:sz w:val="14"/>
                <w:szCs w:val="14"/>
                <w:lang w:val="en-HK"/>
              </w:rPr>
              <w:t>「業績榮譽會」會員資格</w:t>
            </w:r>
          </w:p>
          <w:p w14:paraId="596D393F" w14:textId="77777777" w:rsidR="00AC74A6" w:rsidRPr="00AC74A6" w:rsidRDefault="00AC74A6" w:rsidP="00AC74A6">
            <w:pPr>
              <w:rPr>
                <w:rFonts w:asciiTheme="majorHAnsi" w:eastAsia="Times New Roman" w:hAnsiTheme="majorHAnsi" w:cstheme="majorHAnsi"/>
                <w:color w:val="000000"/>
                <w:sz w:val="14"/>
                <w:szCs w:val="14"/>
                <w:lang w:val="en-HK"/>
              </w:rPr>
            </w:pPr>
            <w:r w:rsidRPr="00AC74A6">
              <w:rPr>
                <w:rFonts w:asciiTheme="majorHAnsi" w:eastAsia="Times New Roman" w:hAnsiTheme="majorHAnsi" w:cstheme="majorHAnsi"/>
                <w:color w:val="000000"/>
                <w:sz w:val="14"/>
                <w:szCs w:val="14"/>
                <w:lang w:val="en-HK"/>
              </w:rPr>
              <w:t xml:space="preserve">13.  </w:t>
            </w:r>
            <w:r w:rsidRPr="00AC74A6">
              <w:rPr>
                <w:rFonts w:asciiTheme="majorHAnsi" w:hAnsiTheme="majorHAnsi" w:cstheme="majorHAnsi"/>
                <w:color w:val="000000"/>
                <w:sz w:val="14"/>
                <w:szCs w:val="14"/>
                <w:lang w:val="en-HK"/>
              </w:rPr>
              <w:t>與進一級獎項</w:t>
            </w:r>
            <w:r w:rsidRPr="00AC74A6">
              <w:rPr>
                <w:rFonts w:asciiTheme="majorHAnsi" w:eastAsia="Times New Roman" w:hAnsiTheme="majorHAnsi" w:cstheme="majorHAnsi"/>
                <w:color w:val="000000"/>
                <w:sz w:val="14"/>
                <w:szCs w:val="14"/>
                <w:lang w:val="en-HK"/>
              </w:rPr>
              <w:t xml:space="preserve">FYC </w:t>
            </w:r>
            <w:r w:rsidRPr="00AC74A6">
              <w:rPr>
                <w:rFonts w:asciiTheme="majorHAnsi" w:hAnsiTheme="majorHAnsi" w:cstheme="majorHAnsi"/>
                <w:color w:val="000000"/>
                <w:sz w:val="14"/>
                <w:szCs w:val="14"/>
                <w:lang w:val="en-HK"/>
              </w:rPr>
              <w:t>目標差額</w:t>
            </w:r>
          </w:p>
          <w:p w14:paraId="4E3A1D66" w14:textId="77777777" w:rsidR="00AC74A6" w:rsidRPr="00AC74A6" w:rsidRDefault="00AC74A6" w:rsidP="00AC74A6">
            <w:pPr>
              <w:rPr>
                <w:rFonts w:asciiTheme="majorHAnsi" w:eastAsia="Times New Roman" w:hAnsiTheme="majorHAnsi" w:cstheme="majorHAnsi"/>
                <w:color w:val="000000"/>
                <w:sz w:val="14"/>
                <w:szCs w:val="14"/>
                <w:lang w:val="en-HK"/>
              </w:rPr>
            </w:pPr>
            <w:r w:rsidRPr="00AC74A6">
              <w:rPr>
                <w:rFonts w:asciiTheme="majorHAnsi" w:eastAsia="Times New Roman" w:hAnsiTheme="majorHAnsi" w:cstheme="majorHAnsi"/>
                <w:color w:val="000000"/>
                <w:sz w:val="14"/>
                <w:szCs w:val="14"/>
                <w:lang w:val="en-HK"/>
              </w:rPr>
              <w:t xml:space="preserve">14.  </w:t>
            </w:r>
            <w:r w:rsidRPr="00AC74A6">
              <w:rPr>
                <w:rFonts w:asciiTheme="majorHAnsi" w:hAnsiTheme="majorHAnsi" w:cstheme="majorHAnsi"/>
                <w:color w:val="000000"/>
                <w:sz w:val="14"/>
                <w:szCs w:val="14"/>
                <w:lang w:val="en-HK"/>
              </w:rPr>
              <w:t>傑出代理人大獎排名</w:t>
            </w:r>
          </w:p>
          <w:p w14:paraId="7A50675C" w14:textId="2686A108" w:rsidR="00AC74A6" w:rsidRPr="00AC74A6" w:rsidRDefault="00AC74A6" w:rsidP="00AC74A6">
            <w:pPr>
              <w:rPr>
                <w:rFonts w:asciiTheme="majorHAnsi" w:eastAsia="Times New Roman" w:hAnsiTheme="majorHAnsi" w:cstheme="majorHAnsi"/>
                <w:color w:val="000000"/>
                <w:sz w:val="14"/>
                <w:szCs w:val="14"/>
                <w:lang w:val="en-HK"/>
              </w:rPr>
            </w:pPr>
            <w:r w:rsidRPr="00AC74A6">
              <w:rPr>
                <w:rFonts w:asciiTheme="majorHAnsi" w:eastAsia="Times New Roman" w:hAnsiTheme="majorHAnsi" w:cstheme="majorHAnsi"/>
                <w:color w:val="000000"/>
                <w:sz w:val="14"/>
                <w:szCs w:val="14"/>
                <w:lang w:val="en-HK"/>
              </w:rPr>
              <w:t xml:space="preserve">15.   </w:t>
            </w:r>
            <w:r w:rsidRPr="00AC74A6">
              <w:rPr>
                <w:rFonts w:asciiTheme="majorHAnsi" w:hAnsiTheme="majorHAnsi" w:cstheme="majorHAnsi"/>
                <w:color w:val="000000"/>
                <w:sz w:val="14"/>
                <w:szCs w:val="14"/>
                <w:lang w:val="en-HK"/>
              </w:rPr>
              <w:t>個人業績續保率</w:t>
            </w:r>
            <w:r w:rsidRPr="00AC74A6">
              <w:rPr>
                <w:rFonts w:asciiTheme="majorHAnsi" w:eastAsia="Times New Roman" w:hAnsiTheme="majorHAnsi" w:cstheme="majorHAnsi"/>
                <w:color w:val="000000"/>
                <w:sz w:val="14"/>
                <w:szCs w:val="14"/>
                <w:lang w:val="en-HK"/>
              </w:rPr>
              <w:t xml:space="preserve"> % (LIMRA 25)</w:t>
            </w:r>
          </w:p>
        </w:tc>
      </w:tr>
      <w:tr w:rsidR="00083F32" w:rsidRPr="00076D6A" w14:paraId="2E5698BF" w14:textId="77777777" w:rsidTr="00182A0B">
        <w:trPr>
          <w:trHeight w:val="31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2D23A164"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A4.1</w:t>
            </w:r>
          </w:p>
        </w:tc>
        <w:tc>
          <w:tcPr>
            <w:tcW w:w="3150" w:type="dxa"/>
            <w:tcBorders>
              <w:top w:val="nil"/>
              <w:left w:val="nil"/>
              <w:bottom w:val="single" w:sz="4" w:space="0" w:color="auto"/>
              <w:right w:val="single" w:sz="4" w:space="0" w:color="auto"/>
            </w:tcBorders>
            <w:shd w:val="clear" w:color="auto" w:fill="auto"/>
            <w:vAlign w:val="center"/>
            <w:hideMark/>
          </w:tcPr>
          <w:p w14:paraId="4AF33233"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Case Achiever of the Year</w:t>
            </w:r>
          </w:p>
        </w:tc>
        <w:tc>
          <w:tcPr>
            <w:tcW w:w="4680" w:type="dxa"/>
            <w:tcBorders>
              <w:top w:val="nil"/>
              <w:left w:val="nil"/>
              <w:bottom w:val="single" w:sz="4" w:space="0" w:color="auto"/>
              <w:right w:val="single" w:sz="4" w:space="0" w:color="auto"/>
            </w:tcBorders>
            <w:shd w:val="clear" w:color="auto" w:fill="auto"/>
            <w:vAlign w:val="center"/>
            <w:hideMark/>
          </w:tcPr>
          <w:p w14:paraId="7AC4EED5" w14:textId="77777777" w:rsidR="00083F32" w:rsidRPr="00AC74A6" w:rsidRDefault="00083F32" w:rsidP="00182A0B">
            <w:pPr>
              <w:rPr>
                <w:rFonts w:asciiTheme="majorHAnsi" w:eastAsia="SimSun" w:hAnsiTheme="majorHAnsi" w:cstheme="majorHAnsi"/>
                <w:color w:val="000000"/>
                <w:sz w:val="14"/>
                <w:szCs w:val="14"/>
                <w:lang w:val="en-HK"/>
              </w:rPr>
            </w:pPr>
            <w:r w:rsidRPr="00AC74A6">
              <w:rPr>
                <w:rFonts w:asciiTheme="majorHAnsi" w:hAnsiTheme="majorHAnsi" w:cstheme="majorHAnsi"/>
                <w:color w:val="000000"/>
                <w:sz w:val="14"/>
                <w:szCs w:val="14"/>
                <w:lang w:val="en-HK"/>
              </w:rPr>
              <w:t>保單王</w:t>
            </w:r>
          </w:p>
          <w:p w14:paraId="7C332AE9" w14:textId="77777777" w:rsidR="00AC74A6" w:rsidRPr="00AC74A6" w:rsidRDefault="00AC74A6" w:rsidP="00182A0B">
            <w:pPr>
              <w:rPr>
                <w:rFonts w:asciiTheme="majorHAnsi" w:eastAsia="SimSun" w:hAnsiTheme="majorHAnsi" w:cstheme="majorHAnsi"/>
                <w:color w:val="000000"/>
                <w:sz w:val="14"/>
                <w:szCs w:val="14"/>
                <w:lang w:val="en-HK"/>
              </w:rPr>
            </w:pPr>
          </w:p>
          <w:p w14:paraId="431644AD" w14:textId="5C3EB4AB"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Report Fields:</w:t>
            </w:r>
          </w:p>
          <w:p w14:paraId="485582A1" w14:textId="77777777"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1.  </w:t>
            </w:r>
            <w:r w:rsidRPr="00AC74A6">
              <w:rPr>
                <w:rFonts w:asciiTheme="majorHAnsi" w:eastAsia="SimSun" w:hAnsiTheme="majorHAnsi" w:cstheme="majorHAnsi"/>
                <w:color w:val="000000"/>
                <w:sz w:val="14"/>
                <w:szCs w:val="14"/>
                <w:lang w:val="en-HK"/>
              </w:rPr>
              <w:t>區域</w:t>
            </w:r>
            <w:r w:rsidRPr="00AC74A6">
              <w:rPr>
                <w:rFonts w:asciiTheme="majorHAnsi" w:eastAsia="SimSun" w:hAnsiTheme="majorHAnsi" w:cstheme="majorHAnsi"/>
                <w:color w:val="000000"/>
                <w:sz w:val="14"/>
                <w:szCs w:val="14"/>
                <w:lang w:val="en-HK"/>
              </w:rPr>
              <w:t xml:space="preserve">      </w:t>
            </w:r>
          </w:p>
          <w:p w14:paraId="138135E7" w14:textId="77777777"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2.  </w:t>
            </w:r>
            <w:r w:rsidRPr="00AC74A6">
              <w:rPr>
                <w:rFonts w:asciiTheme="majorHAnsi" w:eastAsia="SimSun" w:hAnsiTheme="majorHAnsi" w:cstheme="majorHAnsi"/>
                <w:color w:val="000000"/>
                <w:sz w:val="14"/>
                <w:szCs w:val="14"/>
                <w:lang w:val="en-HK"/>
              </w:rPr>
              <w:t>分區</w:t>
            </w:r>
            <w:r w:rsidRPr="00AC74A6">
              <w:rPr>
                <w:rFonts w:asciiTheme="majorHAnsi" w:eastAsia="SimSun" w:hAnsiTheme="majorHAnsi" w:cstheme="majorHAnsi"/>
                <w:color w:val="000000"/>
                <w:sz w:val="14"/>
                <w:szCs w:val="14"/>
                <w:lang w:val="en-HK"/>
              </w:rPr>
              <w:t xml:space="preserve">      </w:t>
            </w:r>
          </w:p>
          <w:p w14:paraId="5EFDA978" w14:textId="77777777"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3.  </w:t>
            </w:r>
            <w:r w:rsidRPr="00AC74A6">
              <w:rPr>
                <w:rFonts w:asciiTheme="majorHAnsi" w:eastAsia="SimSun" w:hAnsiTheme="majorHAnsi" w:cstheme="majorHAnsi"/>
                <w:color w:val="000000"/>
                <w:sz w:val="14"/>
                <w:szCs w:val="14"/>
                <w:lang w:val="en-HK"/>
              </w:rPr>
              <w:t>營業組別</w:t>
            </w:r>
            <w:r w:rsidRPr="00AC74A6">
              <w:rPr>
                <w:rFonts w:asciiTheme="majorHAnsi" w:eastAsia="SimSun" w:hAnsiTheme="majorHAnsi" w:cstheme="majorHAnsi"/>
                <w:color w:val="000000"/>
                <w:sz w:val="14"/>
                <w:szCs w:val="14"/>
                <w:lang w:val="en-HK"/>
              </w:rPr>
              <w:t xml:space="preserve">  </w:t>
            </w:r>
          </w:p>
          <w:p w14:paraId="445B5688" w14:textId="77777777"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4.  </w:t>
            </w:r>
            <w:r w:rsidRPr="00AC74A6">
              <w:rPr>
                <w:rFonts w:asciiTheme="majorHAnsi" w:eastAsia="SimSun" w:hAnsiTheme="majorHAnsi" w:cstheme="majorHAnsi"/>
                <w:color w:val="000000"/>
                <w:sz w:val="14"/>
                <w:szCs w:val="14"/>
                <w:lang w:val="en-HK"/>
              </w:rPr>
              <w:t>代理人編號</w:t>
            </w:r>
          </w:p>
          <w:p w14:paraId="7F13757F" w14:textId="77777777"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5.  </w:t>
            </w:r>
            <w:r w:rsidRPr="00AC74A6">
              <w:rPr>
                <w:rFonts w:asciiTheme="majorHAnsi" w:eastAsia="SimSun" w:hAnsiTheme="majorHAnsi" w:cstheme="majorHAnsi"/>
                <w:color w:val="000000"/>
                <w:sz w:val="14"/>
                <w:szCs w:val="14"/>
                <w:lang w:val="en-HK"/>
              </w:rPr>
              <w:t>姓名</w:t>
            </w:r>
          </w:p>
          <w:p w14:paraId="288F7E07" w14:textId="77777777"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6.  </w:t>
            </w:r>
            <w:r w:rsidRPr="00AC74A6">
              <w:rPr>
                <w:rFonts w:asciiTheme="majorHAnsi" w:eastAsia="SimSun" w:hAnsiTheme="majorHAnsi" w:cstheme="majorHAnsi"/>
                <w:color w:val="000000"/>
                <w:sz w:val="14"/>
                <w:szCs w:val="14"/>
                <w:lang w:val="en-HK"/>
              </w:rPr>
              <w:t>職級</w:t>
            </w:r>
            <w:r w:rsidRPr="00AC74A6">
              <w:rPr>
                <w:rFonts w:asciiTheme="majorHAnsi" w:eastAsia="SimSun" w:hAnsiTheme="majorHAnsi" w:cstheme="majorHAnsi"/>
                <w:color w:val="000000"/>
                <w:sz w:val="14"/>
                <w:szCs w:val="14"/>
                <w:lang w:val="en-HK"/>
              </w:rPr>
              <w:t xml:space="preserve"> </w:t>
            </w:r>
          </w:p>
          <w:p w14:paraId="23E293CF" w14:textId="77777777"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7.  </w:t>
            </w:r>
            <w:r w:rsidRPr="00AC74A6">
              <w:rPr>
                <w:rFonts w:asciiTheme="majorHAnsi" w:eastAsia="SimSun" w:hAnsiTheme="majorHAnsi" w:cstheme="majorHAnsi"/>
                <w:color w:val="000000"/>
                <w:sz w:val="14"/>
                <w:szCs w:val="14"/>
                <w:lang w:val="en-HK"/>
              </w:rPr>
              <w:t>已批核</w:t>
            </w:r>
            <w:r w:rsidRPr="00AC74A6">
              <w:rPr>
                <w:rFonts w:asciiTheme="majorHAnsi" w:eastAsia="SimSun" w:hAnsiTheme="majorHAnsi" w:cstheme="majorHAnsi"/>
                <w:color w:val="000000"/>
                <w:sz w:val="14"/>
                <w:szCs w:val="14"/>
                <w:lang w:val="en-HK"/>
              </w:rPr>
              <w:t xml:space="preserve">FYC </w:t>
            </w:r>
            <w:r w:rsidRPr="00AC74A6">
              <w:rPr>
                <w:rFonts w:asciiTheme="majorHAnsi" w:eastAsia="SimSun" w:hAnsiTheme="majorHAnsi" w:cstheme="majorHAnsi"/>
                <w:color w:val="000000"/>
                <w:sz w:val="14"/>
                <w:szCs w:val="14"/>
                <w:lang w:val="en-HK"/>
              </w:rPr>
              <w:t>總數</w:t>
            </w:r>
          </w:p>
          <w:p w14:paraId="464D27B1" w14:textId="77777777"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8.  </w:t>
            </w:r>
            <w:r w:rsidRPr="00AC74A6">
              <w:rPr>
                <w:rFonts w:asciiTheme="majorHAnsi" w:eastAsia="SimSun" w:hAnsiTheme="majorHAnsi" w:cstheme="majorHAnsi"/>
                <w:color w:val="000000"/>
                <w:sz w:val="14"/>
                <w:szCs w:val="14"/>
                <w:lang w:val="en-HK"/>
              </w:rPr>
              <w:t>已批核保單數目</w:t>
            </w:r>
          </w:p>
          <w:p w14:paraId="18F893AF" w14:textId="77777777"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9.  </w:t>
            </w:r>
            <w:r w:rsidRPr="00AC74A6">
              <w:rPr>
                <w:rFonts w:asciiTheme="majorHAnsi" w:eastAsia="SimSun" w:hAnsiTheme="majorHAnsi" w:cstheme="majorHAnsi"/>
                <w:color w:val="000000"/>
                <w:sz w:val="14"/>
                <w:szCs w:val="14"/>
                <w:lang w:val="en-HK"/>
              </w:rPr>
              <w:t>以</w:t>
            </w:r>
            <w:r w:rsidRPr="00AC74A6">
              <w:rPr>
                <w:rFonts w:asciiTheme="majorHAnsi" w:eastAsia="SimSun" w:hAnsiTheme="majorHAnsi" w:cstheme="majorHAnsi"/>
                <w:color w:val="000000"/>
                <w:sz w:val="14"/>
                <w:szCs w:val="14"/>
                <w:lang w:val="en-HK"/>
              </w:rPr>
              <w:t>PA</w:t>
            </w:r>
            <w:r w:rsidRPr="00AC74A6">
              <w:rPr>
                <w:rFonts w:asciiTheme="majorHAnsi" w:eastAsia="SimSun" w:hAnsiTheme="majorHAnsi" w:cstheme="majorHAnsi"/>
                <w:color w:val="000000"/>
                <w:sz w:val="14"/>
                <w:szCs w:val="14"/>
                <w:lang w:val="en-HK"/>
              </w:rPr>
              <w:t>保單取代之保單數目</w:t>
            </w:r>
          </w:p>
          <w:p w14:paraId="13466703" w14:textId="77777777"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10.  </w:t>
            </w:r>
            <w:r w:rsidRPr="00AC74A6">
              <w:rPr>
                <w:rFonts w:asciiTheme="majorHAnsi" w:eastAsia="SimSun" w:hAnsiTheme="majorHAnsi" w:cstheme="majorHAnsi"/>
                <w:color w:val="000000"/>
                <w:sz w:val="14"/>
                <w:szCs w:val="14"/>
                <w:lang w:val="en-HK"/>
              </w:rPr>
              <w:t>總保單數目</w:t>
            </w:r>
          </w:p>
          <w:p w14:paraId="0EEA87AE" w14:textId="77777777"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11.  </w:t>
            </w:r>
            <w:r w:rsidRPr="00AC74A6">
              <w:rPr>
                <w:rFonts w:asciiTheme="majorHAnsi" w:eastAsia="SimSun" w:hAnsiTheme="majorHAnsi" w:cstheme="majorHAnsi"/>
                <w:color w:val="000000"/>
                <w:sz w:val="14"/>
                <w:szCs w:val="14"/>
                <w:lang w:val="en-HK"/>
              </w:rPr>
              <w:t>個人業績續保率</w:t>
            </w:r>
            <w:r w:rsidRPr="00AC74A6">
              <w:rPr>
                <w:rFonts w:asciiTheme="majorHAnsi" w:eastAsia="SimSun" w:hAnsiTheme="majorHAnsi" w:cstheme="majorHAnsi"/>
                <w:color w:val="000000"/>
                <w:sz w:val="14"/>
                <w:szCs w:val="14"/>
                <w:lang w:val="en-HK"/>
              </w:rPr>
              <w:t xml:space="preserve"> %</w:t>
            </w:r>
          </w:p>
          <w:p w14:paraId="5663CA6B" w14:textId="77777777"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12.  </w:t>
            </w:r>
            <w:r w:rsidRPr="00AC74A6">
              <w:rPr>
                <w:rFonts w:asciiTheme="majorHAnsi" w:eastAsia="SimSun" w:hAnsiTheme="majorHAnsi" w:cstheme="majorHAnsi"/>
                <w:color w:val="000000"/>
                <w:sz w:val="14"/>
                <w:szCs w:val="14"/>
                <w:lang w:val="en-HK"/>
              </w:rPr>
              <w:t>任職年期</w:t>
            </w:r>
          </w:p>
          <w:p w14:paraId="4D594B27" w14:textId="77777777"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13.  </w:t>
            </w:r>
            <w:r w:rsidRPr="00AC74A6">
              <w:rPr>
                <w:rFonts w:asciiTheme="majorHAnsi" w:eastAsia="SimSun" w:hAnsiTheme="majorHAnsi" w:cstheme="majorHAnsi"/>
                <w:color w:val="000000"/>
                <w:sz w:val="14"/>
                <w:szCs w:val="14"/>
                <w:lang w:val="en-HK"/>
              </w:rPr>
              <w:t>「保單榮譽會」會員資格</w:t>
            </w:r>
          </w:p>
          <w:p w14:paraId="75A500AA" w14:textId="77777777"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14.  </w:t>
            </w:r>
            <w:r w:rsidRPr="00AC74A6">
              <w:rPr>
                <w:rFonts w:asciiTheme="majorHAnsi" w:eastAsia="SimSun" w:hAnsiTheme="majorHAnsi" w:cstheme="majorHAnsi"/>
                <w:color w:val="000000"/>
                <w:sz w:val="14"/>
                <w:szCs w:val="14"/>
                <w:lang w:val="en-HK"/>
              </w:rPr>
              <w:t>排名</w:t>
            </w:r>
          </w:p>
          <w:p w14:paraId="6ED9A332" w14:textId="5617705E"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15.   </w:t>
            </w:r>
            <w:r w:rsidRPr="00AC74A6">
              <w:rPr>
                <w:rFonts w:asciiTheme="majorHAnsi" w:eastAsia="SimSun" w:hAnsiTheme="majorHAnsi" w:cstheme="majorHAnsi"/>
                <w:color w:val="000000"/>
                <w:sz w:val="14"/>
                <w:szCs w:val="14"/>
                <w:lang w:val="en-HK"/>
              </w:rPr>
              <w:t>個人業績續保率</w:t>
            </w:r>
            <w:r w:rsidRPr="00AC74A6">
              <w:rPr>
                <w:rFonts w:asciiTheme="majorHAnsi" w:eastAsia="SimSun" w:hAnsiTheme="majorHAnsi" w:cstheme="majorHAnsi"/>
                <w:color w:val="000000"/>
                <w:sz w:val="14"/>
                <w:szCs w:val="14"/>
                <w:lang w:val="en-HK"/>
              </w:rPr>
              <w:t xml:space="preserve"> % (LIMRA 25)</w:t>
            </w:r>
          </w:p>
        </w:tc>
      </w:tr>
      <w:tr w:rsidR="00083F32" w:rsidRPr="00076D6A" w14:paraId="222223B0" w14:textId="77777777" w:rsidTr="00182A0B">
        <w:trPr>
          <w:trHeight w:val="300"/>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4B2E9A4C"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A4.2</w:t>
            </w:r>
          </w:p>
        </w:tc>
        <w:tc>
          <w:tcPr>
            <w:tcW w:w="3150" w:type="dxa"/>
            <w:tcBorders>
              <w:top w:val="nil"/>
              <w:left w:val="nil"/>
              <w:bottom w:val="single" w:sz="4" w:space="0" w:color="auto"/>
              <w:right w:val="single" w:sz="4" w:space="0" w:color="auto"/>
            </w:tcBorders>
            <w:shd w:val="clear" w:color="auto" w:fill="auto"/>
            <w:vAlign w:val="center"/>
            <w:hideMark/>
          </w:tcPr>
          <w:p w14:paraId="55E23751"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Health Case Achiever of the Year</w:t>
            </w:r>
          </w:p>
        </w:tc>
        <w:tc>
          <w:tcPr>
            <w:tcW w:w="4680" w:type="dxa"/>
            <w:tcBorders>
              <w:top w:val="nil"/>
              <w:left w:val="nil"/>
              <w:bottom w:val="single" w:sz="4" w:space="0" w:color="auto"/>
              <w:right w:val="single" w:sz="4" w:space="0" w:color="auto"/>
            </w:tcBorders>
            <w:shd w:val="clear" w:color="auto" w:fill="auto"/>
            <w:vAlign w:val="center"/>
            <w:hideMark/>
          </w:tcPr>
          <w:p w14:paraId="31CB1D58"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Health Case</w:t>
            </w:r>
          </w:p>
          <w:p w14:paraId="7D5EC8F5" w14:textId="77777777" w:rsidR="00AC74A6" w:rsidRPr="00AC74A6" w:rsidRDefault="00AC74A6" w:rsidP="00182A0B">
            <w:pPr>
              <w:rPr>
                <w:rFonts w:asciiTheme="majorHAnsi" w:eastAsia="Times New Roman" w:hAnsiTheme="majorHAnsi" w:cstheme="majorHAnsi"/>
                <w:color w:val="000000"/>
                <w:sz w:val="14"/>
                <w:szCs w:val="14"/>
                <w:lang w:val="en-HK" w:eastAsia="zh-CN"/>
              </w:rPr>
            </w:pPr>
          </w:p>
          <w:p w14:paraId="535A76D5" w14:textId="51A15F13"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Report Fields:</w:t>
            </w:r>
          </w:p>
          <w:p w14:paraId="508D9BB9"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1.  </w:t>
            </w:r>
            <w:r w:rsidRPr="00AC74A6">
              <w:rPr>
                <w:rFonts w:asciiTheme="majorHAnsi" w:hAnsiTheme="majorHAnsi" w:cstheme="majorHAnsi"/>
                <w:color w:val="000000"/>
                <w:sz w:val="14"/>
                <w:szCs w:val="14"/>
                <w:lang w:val="en-HK" w:eastAsia="zh-CN"/>
              </w:rPr>
              <w:t>區域</w:t>
            </w:r>
            <w:r w:rsidRPr="00AC74A6">
              <w:rPr>
                <w:rFonts w:asciiTheme="majorHAnsi" w:eastAsia="Times New Roman" w:hAnsiTheme="majorHAnsi" w:cstheme="majorHAnsi"/>
                <w:color w:val="000000"/>
                <w:sz w:val="14"/>
                <w:szCs w:val="14"/>
                <w:lang w:val="en-HK" w:eastAsia="zh-CN"/>
              </w:rPr>
              <w:t xml:space="preserve">      </w:t>
            </w:r>
          </w:p>
          <w:p w14:paraId="639BF9F2"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2.  </w:t>
            </w:r>
            <w:r w:rsidRPr="00AC74A6">
              <w:rPr>
                <w:rFonts w:asciiTheme="majorHAnsi" w:hAnsiTheme="majorHAnsi" w:cstheme="majorHAnsi"/>
                <w:color w:val="000000"/>
                <w:sz w:val="14"/>
                <w:szCs w:val="14"/>
                <w:lang w:val="en-HK" w:eastAsia="zh-CN"/>
              </w:rPr>
              <w:t>分區</w:t>
            </w:r>
            <w:r w:rsidRPr="00AC74A6">
              <w:rPr>
                <w:rFonts w:asciiTheme="majorHAnsi" w:eastAsia="Times New Roman" w:hAnsiTheme="majorHAnsi" w:cstheme="majorHAnsi"/>
                <w:color w:val="000000"/>
                <w:sz w:val="14"/>
                <w:szCs w:val="14"/>
                <w:lang w:val="en-HK" w:eastAsia="zh-CN"/>
              </w:rPr>
              <w:t xml:space="preserve">      </w:t>
            </w:r>
          </w:p>
          <w:p w14:paraId="71D0AEC6"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3.  </w:t>
            </w:r>
            <w:r w:rsidRPr="00AC74A6">
              <w:rPr>
                <w:rFonts w:asciiTheme="majorHAnsi" w:hAnsiTheme="majorHAnsi" w:cstheme="majorHAnsi"/>
                <w:color w:val="000000"/>
                <w:sz w:val="14"/>
                <w:szCs w:val="14"/>
                <w:lang w:val="en-HK" w:eastAsia="zh-CN"/>
              </w:rPr>
              <w:t>營業組別</w:t>
            </w:r>
            <w:r w:rsidRPr="00AC74A6">
              <w:rPr>
                <w:rFonts w:asciiTheme="majorHAnsi" w:eastAsia="Times New Roman" w:hAnsiTheme="majorHAnsi" w:cstheme="majorHAnsi"/>
                <w:color w:val="000000"/>
                <w:sz w:val="14"/>
                <w:szCs w:val="14"/>
                <w:lang w:val="en-HK" w:eastAsia="zh-CN"/>
              </w:rPr>
              <w:t xml:space="preserve">  </w:t>
            </w:r>
          </w:p>
          <w:p w14:paraId="6DCDD76A"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4.  </w:t>
            </w:r>
            <w:r w:rsidRPr="00AC74A6">
              <w:rPr>
                <w:rFonts w:asciiTheme="majorHAnsi" w:hAnsiTheme="majorHAnsi" w:cstheme="majorHAnsi"/>
                <w:color w:val="000000"/>
                <w:sz w:val="14"/>
                <w:szCs w:val="14"/>
                <w:lang w:val="en-HK" w:eastAsia="zh-CN"/>
              </w:rPr>
              <w:t>代理人編號</w:t>
            </w:r>
          </w:p>
          <w:p w14:paraId="0CCDF685"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5.  </w:t>
            </w:r>
            <w:r w:rsidRPr="00AC74A6">
              <w:rPr>
                <w:rFonts w:asciiTheme="majorHAnsi" w:hAnsiTheme="majorHAnsi" w:cstheme="majorHAnsi"/>
                <w:color w:val="000000"/>
                <w:sz w:val="14"/>
                <w:szCs w:val="14"/>
                <w:lang w:val="en-HK" w:eastAsia="zh-CN"/>
              </w:rPr>
              <w:t>姓名</w:t>
            </w:r>
          </w:p>
          <w:p w14:paraId="54770D47"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6.  </w:t>
            </w:r>
            <w:r w:rsidRPr="00AC74A6">
              <w:rPr>
                <w:rFonts w:asciiTheme="majorHAnsi" w:hAnsiTheme="majorHAnsi" w:cstheme="majorHAnsi"/>
                <w:color w:val="000000"/>
                <w:sz w:val="14"/>
                <w:szCs w:val="14"/>
                <w:lang w:val="en-HK" w:eastAsia="zh-CN"/>
              </w:rPr>
              <w:t>職級</w:t>
            </w:r>
            <w:r w:rsidRPr="00AC74A6">
              <w:rPr>
                <w:rFonts w:asciiTheme="majorHAnsi" w:eastAsia="Times New Roman" w:hAnsiTheme="majorHAnsi" w:cstheme="majorHAnsi"/>
                <w:color w:val="000000"/>
                <w:sz w:val="14"/>
                <w:szCs w:val="14"/>
                <w:lang w:val="en-HK" w:eastAsia="zh-CN"/>
              </w:rPr>
              <w:t xml:space="preserve"> </w:t>
            </w:r>
          </w:p>
          <w:p w14:paraId="76454923"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7.  </w:t>
            </w:r>
            <w:r w:rsidRPr="00AC74A6">
              <w:rPr>
                <w:rFonts w:asciiTheme="majorHAnsi" w:hAnsiTheme="majorHAnsi" w:cstheme="majorHAnsi"/>
                <w:color w:val="000000"/>
                <w:sz w:val="14"/>
                <w:szCs w:val="14"/>
                <w:lang w:val="en-HK" w:eastAsia="zh-CN"/>
              </w:rPr>
              <w:t>已批核醫療及危疾保單</w:t>
            </w:r>
            <w:r w:rsidRPr="00AC74A6">
              <w:rPr>
                <w:rFonts w:asciiTheme="majorHAnsi" w:eastAsia="Times New Roman" w:hAnsiTheme="majorHAnsi" w:cstheme="majorHAnsi"/>
                <w:color w:val="000000"/>
                <w:sz w:val="14"/>
                <w:szCs w:val="14"/>
                <w:lang w:val="en-HK" w:eastAsia="zh-CN"/>
              </w:rPr>
              <w:t>FYC</w:t>
            </w:r>
          </w:p>
          <w:p w14:paraId="5B13B694" w14:textId="77777777" w:rsidR="00AC74A6" w:rsidRPr="00AC74A6" w:rsidRDefault="00AC74A6" w:rsidP="00AC74A6">
            <w:pPr>
              <w:rPr>
                <w:rFonts w:asciiTheme="majorHAnsi" w:eastAsia="Times New Roman" w:hAnsiTheme="majorHAnsi" w:cstheme="majorHAnsi"/>
                <w:color w:val="000000"/>
                <w:sz w:val="14"/>
                <w:szCs w:val="14"/>
                <w:lang w:val="en-HK"/>
              </w:rPr>
            </w:pPr>
            <w:r w:rsidRPr="00AC74A6">
              <w:rPr>
                <w:rFonts w:asciiTheme="majorHAnsi" w:eastAsia="Times New Roman" w:hAnsiTheme="majorHAnsi" w:cstheme="majorHAnsi"/>
                <w:color w:val="000000"/>
                <w:sz w:val="14"/>
                <w:szCs w:val="14"/>
                <w:lang w:val="en-HK"/>
              </w:rPr>
              <w:t xml:space="preserve">8.  </w:t>
            </w:r>
            <w:r w:rsidRPr="00AC74A6">
              <w:rPr>
                <w:rFonts w:asciiTheme="majorHAnsi" w:hAnsiTheme="majorHAnsi" w:cstheme="majorHAnsi"/>
                <w:color w:val="000000"/>
                <w:sz w:val="14"/>
                <w:szCs w:val="14"/>
                <w:lang w:val="en-HK"/>
              </w:rPr>
              <w:t>已批核醫療及危疾保單數目</w:t>
            </w:r>
          </w:p>
          <w:p w14:paraId="1E503724" w14:textId="77777777" w:rsidR="00AC74A6" w:rsidRPr="00AC74A6" w:rsidRDefault="00AC74A6" w:rsidP="00AC74A6">
            <w:pPr>
              <w:rPr>
                <w:rFonts w:asciiTheme="majorHAnsi" w:eastAsia="Times New Roman" w:hAnsiTheme="majorHAnsi" w:cstheme="majorHAnsi"/>
                <w:color w:val="000000"/>
                <w:sz w:val="14"/>
                <w:szCs w:val="14"/>
                <w:lang w:val="en-HK"/>
              </w:rPr>
            </w:pPr>
            <w:r w:rsidRPr="00AC74A6">
              <w:rPr>
                <w:rFonts w:asciiTheme="majorHAnsi" w:eastAsia="Times New Roman" w:hAnsiTheme="majorHAnsi" w:cstheme="majorHAnsi"/>
                <w:color w:val="000000"/>
                <w:sz w:val="14"/>
                <w:szCs w:val="14"/>
                <w:lang w:val="en-HK"/>
              </w:rPr>
              <w:t xml:space="preserve">9.  </w:t>
            </w:r>
            <w:r w:rsidRPr="00AC74A6">
              <w:rPr>
                <w:rFonts w:asciiTheme="majorHAnsi" w:hAnsiTheme="majorHAnsi" w:cstheme="majorHAnsi"/>
                <w:color w:val="000000"/>
                <w:sz w:val="14"/>
                <w:szCs w:val="14"/>
                <w:lang w:val="en-HK"/>
              </w:rPr>
              <w:t>個人業績續保率</w:t>
            </w:r>
            <w:r w:rsidRPr="00AC74A6">
              <w:rPr>
                <w:rFonts w:asciiTheme="majorHAnsi" w:eastAsia="Times New Roman" w:hAnsiTheme="majorHAnsi" w:cstheme="majorHAnsi"/>
                <w:color w:val="000000"/>
                <w:sz w:val="14"/>
                <w:szCs w:val="14"/>
                <w:lang w:val="en-HK"/>
              </w:rPr>
              <w:t xml:space="preserve"> %</w:t>
            </w:r>
          </w:p>
          <w:p w14:paraId="06601EB9" w14:textId="77777777" w:rsidR="00AC74A6" w:rsidRPr="00AC74A6" w:rsidRDefault="00AC74A6" w:rsidP="00AC74A6">
            <w:pPr>
              <w:rPr>
                <w:rFonts w:asciiTheme="majorHAnsi" w:eastAsia="Times New Roman" w:hAnsiTheme="majorHAnsi" w:cstheme="majorHAnsi"/>
                <w:color w:val="000000"/>
                <w:sz w:val="14"/>
                <w:szCs w:val="14"/>
                <w:lang w:val="en-HK"/>
              </w:rPr>
            </w:pPr>
            <w:r w:rsidRPr="00AC74A6">
              <w:rPr>
                <w:rFonts w:asciiTheme="majorHAnsi" w:eastAsia="Times New Roman" w:hAnsiTheme="majorHAnsi" w:cstheme="majorHAnsi"/>
                <w:color w:val="000000"/>
                <w:sz w:val="14"/>
                <w:szCs w:val="14"/>
                <w:lang w:val="en-HK"/>
              </w:rPr>
              <w:t xml:space="preserve">10.  </w:t>
            </w:r>
            <w:r w:rsidRPr="00AC74A6">
              <w:rPr>
                <w:rFonts w:asciiTheme="majorHAnsi" w:hAnsiTheme="majorHAnsi" w:cstheme="majorHAnsi"/>
                <w:color w:val="000000"/>
                <w:sz w:val="14"/>
                <w:szCs w:val="14"/>
                <w:lang w:val="en-HK"/>
              </w:rPr>
              <w:t>排名</w:t>
            </w:r>
          </w:p>
          <w:p w14:paraId="6270F2DE" w14:textId="30874CFD" w:rsidR="00AC74A6" w:rsidRPr="00AC74A6" w:rsidRDefault="00AC74A6" w:rsidP="00AC74A6">
            <w:pPr>
              <w:rPr>
                <w:rFonts w:asciiTheme="majorHAnsi" w:eastAsia="Times New Roman" w:hAnsiTheme="majorHAnsi" w:cstheme="majorHAnsi"/>
                <w:color w:val="000000"/>
                <w:sz w:val="14"/>
                <w:szCs w:val="14"/>
                <w:lang w:val="en-HK"/>
              </w:rPr>
            </w:pPr>
            <w:r w:rsidRPr="00AC74A6">
              <w:rPr>
                <w:rFonts w:asciiTheme="majorHAnsi" w:eastAsia="Times New Roman" w:hAnsiTheme="majorHAnsi" w:cstheme="majorHAnsi"/>
                <w:color w:val="000000"/>
                <w:sz w:val="14"/>
                <w:szCs w:val="14"/>
                <w:lang w:val="en-HK"/>
              </w:rPr>
              <w:t xml:space="preserve">11.   </w:t>
            </w:r>
            <w:r w:rsidRPr="00AC74A6">
              <w:rPr>
                <w:rFonts w:asciiTheme="majorHAnsi" w:hAnsiTheme="majorHAnsi" w:cstheme="majorHAnsi"/>
                <w:color w:val="000000"/>
                <w:sz w:val="14"/>
                <w:szCs w:val="14"/>
                <w:lang w:val="en-HK"/>
              </w:rPr>
              <w:t>個人業績續保率</w:t>
            </w:r>
            <w:r w:rsidRPr="00AC74A6">
              <w:rPr>
                <w:rFonts w:asciiTheme="majorHAnsi" w:eastAsia="Times New Roman" w:hAnsiTheme="majorHAnsi" w:cstheme="majorHAnsi"/>
                <w:color w:val="000000"/>
                <w:sz w:val="14"/>
                <w:szCs w:val="14"/>
                <w:lang w:val="en-HK"/>
              </w:rPr>
              <w:t xml:space="preserve"> % (LIMRA 25)</w:t>
            </w:r>
          </w:p>
        </w:tc>
      </w:tr>
      <w:tr w:rsidR="00083F32" w:rsidRPr="00076D6A" w14:paraId="1BB8EAB2" w14:textId="77777777" w:rsidTr="00182A0B">
        <w:trPr>
          <w:trHeight w:val="300"/>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12BFE624"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A4.3</w:t>
            </w:r>
          </w:p>
        </w:tc>
        <w:tc>
          <w:tcPr>
            <w:tcW w:w="3150" w:type="dxa"/>
            <w:tcBorders>
              <w:top w:val="nil"/>
              <w:left w:val="nil"/>
              <w:bottom w:val="single" w:sz="4" w:space="0" w:color="auto"/>
              <w:right w:val="single" w:sz="4" w:space="0" w:color="auto"/>
            </w:tcBorders>
            <w:shd w:val="clear" w:color="auto" w:fill="auto"/>
            <w:vAlign w:val="center"/>
            <w:hideMark/>
          </w:tcPr>
          <w:p w14:paraId="66ECA654"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Cases Club</w:t>
            </w:r>
          </w:p>
        </w:tc>
        <w:tc>
          <w:tcPr>
            <w:tcW w:w="4680" w:type="dxa"/>
            <w:tcBorders>
              <w:top w:val="nil"/>
              <w:left w:val="nil"/>
              <w:bottom w:val="single" w:sz="4" w:space="0" w:color="auto"/>
              <w:right w:val="single" w:sz="4" w:space="0" w:color="auto"/>
            </w:tcBorders>
            <w:shd w:val="clear" w:color="auto" w:fill="auto"/>
            <w:vAlign w:val="center"/>
            <w:hideMark/>
          </w:tcPr>
          <w:p w14:paraId="60FFC19B"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Case Club</w:t>
            </w:r>
          </w:p>
          <w:p w14:paraId="4EF22820" w14:textId="77777777" w:rsidR="00AC74A6" w:rsidRPr="00AC74A6" w:rsidRDefault="00AC74A6" w:rsidP="00182A0B">
            <w:pPr>
              <w:rPr>
                <w:rFonts w:asciiTheme="majorHAnsi" w:eastAsia="Times New Roman" w:hAnsiTheme="majorHAnsi" w:cstheme="majorHAnsi"/>
                <w:color w:val="000000"/>
                <w:sz w:val="14"/>
                <w:szCs w:val="14"/>
                <w:lang w:val="en-HK" w:eastAsia="zh-CN"/>
              </w:rPr>
            </w:pPr>
          </w:p>
          <w:p w14:paraId="6BC57325" w14:textId="77777777" w:rsidR="00AC74A6" w:rsidRPr="00AC74A6" w:rsidRDefault="00AC74A6"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Report Fields:</w:t>
            </w:r>
          </w:p>
          <w:p w14:paraId="33912165"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1.  </w:t>
            </w:r>
            <w:r w:rsidRPr="00AC74A6">
              <w:rPr>
                <w:rFonts w:asciiTheme="majorHAnsi" w:hAnsiTheme="majorHAnsi" w:cstheme="majorHAnsi"/>
                <w:color w:val="000000"/>
                <w:sz w:val="14"/>
                <w:szCs w:val="14"/>
                <w:lang w:val="en-HK" w:eastAsia="zh-CN"/>
              </w:rPr>
              <w:t>區域</w:t>
            </w:r>
            <w:r w:rsidRPr="00AC74A6">
              <w:rPr>
                <w:rFonts w:asciiTheme="majorHAnsi" w:eastAsia="Times New Roman" w:hAnsiTheme="majorHAnsi" w:cstheme="majorHAnsi"/>
                <w:color w:val="000000"/>
                <w:sz w:val="14"/>
                <w:szCs w:val="14"/>
                <w:lang w:val="en-HK" w:eastAsia="zh-CN"/>
              </w:rPr>
              <w:t xml:space="preserve">        WCM011</w:t>
            </w:r>
            <w:proofErr w:type="gramStart"/>
            <w:r w:rsidRPr="00AC74A6">
              <w:rPr>
                <w:rFonts w:asciiTheme="majorHAnsi" w:eastAsia="Times New Roman" w:hAnsiTheme="majorHAnsi" w:cstheme="majorHAnsi"/>
                <w:color w:val="000000"/>
                <w:sz w:val="14"/>
                <w:szCs w:val="14"/>
                <w:lang w:val="en-HK" w:eastAsia="zh-CN"/>
              </w:rPr>
              <w:t>B :</w:t>
            </w:r>
            <w:proofErr w:type="gramEnd"/>
            <w:r w:rsidRPr="00AC74A6">
              <w:rPr>
                <w:rFonts w:asciiTheme="majorHAnsi" w:eastAsia="Times New Roman" w:hAnsiTheme="majorHAnsi" w:cstheme="majorHAnsi"/>
                <w:color w:val="000000"/>
                <w:sz w:val="14"/>
                <w:szCs w:val="14"/>
                <w:lang w:val="en-HK" w:eastAsia="zh-CN"/>
              </w:rPr>
              <w:t xml:space="preserve"> [ </w:t>
            </w:r>
            <w:proofErr w:type="spellStart"/>
            <w:r w:rsidRPr="00AC74A6">
              <w:rPr>
                <w:rFonts w:asciiTheme="majorHAnsi" w:eastAsia="Times New Roman" w:hAnsiTheme="majorHAnsi" w:cstheme="majorHAnsi"/>
                <w:color w:val="000000"/>
                <w:sz w:val="14"/>
                <w:szCs w:val="14"/>
                <w:lang w:val="en-HK" w:eastAsia="zh-CN"/>
              </w:rPr>
              <w:t>Region_Name</w:t>
            </w:r>
            <w:proofErr w:type="spellEnd"/>
            <w:r w:rsidRPr="00AC74A6">
              <w:rPr>
                <w:rFonts w:asciiTheme="majorHAnsi" w:eastAsia="Times New Roman" w:hAnsiTheme="majorHAnsi" w:cstheme="majorHAnsi"/>
                <w:color w:val="000000"/>
                <w:sz w:val="14"/>
                <w:szCs w:val="14"/>
                <w:lang w:val="en-HK" w:eastAsia="zh-CN"/>
              </w:rPr>
              <w:t xml:space="preserve"> ]</w:t>
            </w:r>
          </w:p>
          <w:p w14:paraId="61BADDE1"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2.  </w:t>
            </w:r>
            <w:r w:rsidRPr="00AC74A6">
              <w:rPr>
                <w:rFonts w:asciiTheme="majorHAnsi" w:hAnsiTheme="majorHAnsi" w:cstheme="majorHAnsi"/>
                <w:color w:val="000000"/>
                <w:sz w:val="14"/>
                <w:szCs w:val="14"/>
                <w:lang w:val="en-HK" w:eastAsia="zh-CN"/>
              </w:rPr>
              <w:t>分區</w:t>
            </w:r>
            <w:r w:rsidRPr="00AC74A6">
              <w:rPr>
                <w:rFonts w:asciiTheme="majorHAnsi" w:eastAsia="Times New Roman" w:hAnsiTheme="majorHAnsi" w:cstheme="majorHAnsi"/>
                <w:color w:val="000000"/>
                <w:sz w:val="14"/>
                <w:szCs w:val="14"/>
                <w:lang w:val="en-HK" w:eastAsia="zh-CN"/>
              </w:rPr>
              <w:t xml:space="preserve">         MI129_</w:t>
            </w:r>
            <w:proofErr w:type="gramStart"/>
            <w:r w:rsidRPr="00AC74A6">
              <w:rPr>
                <w:rFonts w:asciiTheme="majorHAnsi" w:eastAsia="Times New Roman" w:hAnsiTheme="majorHAnsi" w:cstheme="majorHAnsi"/>
                <w:color w:val="000000"/>
                <w:sz w:val="14"/>
                <w:szCs w:val="14"/>
                <w:lang w:val="en-HK" w:eastAsia="zh-CN"/>
              </w:rPr>
              <w:t>data :</w:t>
            </w:r>
            <w:proofErr w:type="gramEnd"/>
            <w:r w:rsidRPr="00AC74A6">
              <w:rPr>
                <w:rFonts w:asciiTheme="majorHAnsi" w:eastAsia="Times New Roman" w:hAnsiTheme="majorHAnsi" w:cstheme="majorHAnsi"/>
                <w:color w:val="000000"/>
                <w:sz w:val="14"/>
                <w:szCs w:val="14"/>
                <w:lang w:val="en-HK" w:eastAsia="zh-CN"/>
              </w:rPr>
              <w:t xml:space="preserve"> [ District ]</w:t>
            </w:r>
          </w:p>
          <w:p w14:paraId="58DEF7CC"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3.  </w:t>
            </w:r>
            <w:r w:rsidRPr="00AC74A6">
              <w:rPr>
                <w:rFonts w:asciiTheme="majorHAnsi" w:hAnsiTheme="majorHAnsi" w:cstheme="majorHAnsi"/>
                <w:color w:val="000000"/>
                <w:sz w:val="14"/>
                <w:szCs w:val="14"/>
                <w:lang w:val="en-HK" w:eastAsia="zh-CN"/>
              </w:rPr>
              <w:t>營業組別</w:t>
            </w:r>
            <w:r w:rsidRPr="00AC74A6">
              <w:rPr>
                <w:rFonts w:asciiTheme="majorHAnsi" w:eastAsia="Times New Roman" w:hAnsiTheme="majorHAnsi" w:cstheme="majorHAnsi"/>
                <w:color w:val="000000"/>
                <w:sz w:val="14"/>
                <w:szCs w:val="14"/>
                <w:lang w:val="en-HK" w:eastAsia="zh-CN"/>
              </w:rPr>
              <w:t xml:space="preserve">    MI129_</w:t>
            </w:r>
            <w:proofErr w:type="gramStart"/>
            <w:r w:rsidRPr="00AC74A6">
              <w:rPr>
                <w:rFonts w:asciiTheme="majorHAnsi" w:eastAsia="Times New Roman" w:hAnsiTheme="majorHAnsi" w:cstheme="majorHAnsi"/>
                <w:color w:val="000000"/>
                <w:sz w:val="14"/>
                <w:szCs w:val="14"/>
                <w:lang w:val="en-HK" w:eastAsia="zh-CN"/>
              </w:rPr>
              <w:t>data :</w:t>
            </w:r>
            <w:proofErr w:type="gramEnd"/>
            <w:r w:rsidRPr="00AC74A6">
              <w:rPr>
                <w:rFonts w:asciiTheme="majorHAnsi" w:eastAsia="Times New Roman" w:hAnsiTheme="majorHAnsi" w:cstheme="majorHAnsi"/>
                <w:color w:val="000000"/>
                <w:sz w:val="14"/>
                <w:szCs w:val="14"/>
                <w:lang w:val="en-HK" w:eastAsia="zh-CN"/>
              </w:rPr>
              <w:t xml:space="preserve"> [ Unit ]</w:t>
            </w:r>
          </w:p>
          <w:p w14:paraId="7CD53EFF"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4.  </w:t>
            </w:r>
            <w:r w:rsidRPr="00AC74A6">
              <w:rPr>
                <w:rFonts w:asciiTheme="majorHAnsi" w:hAnsiTheme="majorHAnsi" w:cstheme="majorHAnsi"/>
                <w:color w:val="000000"/>
                <w:sz w:val="14"/>
                <w:szCs w:val="14"/>
                <w:lang w:val="en-HK" w:eastAsia="zh-CN"/>
              </w:rPr>
              <w:t>代理人編號</w:t>
            </w:r>
            <w:r w:rsidRPr="00AC74A6">
              <w:rPr>
                <w:rFonts w:asciiTheme="majorHAnsi" w:eastAsia="Times New Roman" w:hAnsiTheme="majorHAnsi" w:cstheme="majorHAnsi"/>
                <w:color w:val="000000"/>
                <w:sz w:val="14"/>
                <w:szCs w:val="14"/>
                <w:lang w:val="en-HK" w:eastAsia="zh-CN"/>
              </w:rPr>
              <w:t xml:space="preserve">    MI129_data</w:t>
            </w:r>
            <w:proofErr w:type="gramStart"/>
            <w:r w:rsidRPr="00AC74A6">
              <w:rPr>
                <w:rFonts w:asciiTheme="majorHAnsi" w:eastAsia="Times New Roman" w:hAnsiTheme="majorHAnsi" w:cstheme="majorHAnsi"/>
                <w:color w:val="000000"/>
                <w:sz w:val="14"/>
                <w:szCs w:val="14"/>
                <w:lang w:val="en-HK" w:eastAsia="zh-CN"/>
              </w:rPr>
              <w:t>:  [</w:t>
            </w:r>
            <w:proofErr w:type="gramEnd"/>
            <w:r w:rsidRPr="00AC74A6">
              <w:rPr>
                <w:rFonts w:asciiTheme="majorHAnsi" w:eastAsia="Times New Roman" w:hAnsiTheme="majorHAnsi" w:cstheme="majorHAnsi"/>
                <w:color w:val="000000"/>
                <w:sz w:val="14"/>
                <w:szCs w:val="14"/>
                <w:lang w:val="en-HK" w:eastAsia="zh-CN"/>
              </w:rPr>
              <w:t xml:space="preserve"> Agent ]</w:t>
            </w:r>
          </w:p>
          <w:p w14:paraId="1BDEC070"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5.  </w:t>
            </w:r>
            <w:r w:rsidRPr="00AC74A6">
              <w:rPr>
                <w:rFonts w:asciiTheme="majorHAnsi" w:hAnsiTheme="majorHAnsi" w:cstheme="majorHAnsi"/>
                <w:color w:val="000000"/>
                <w:sz w:val="14"/>
                <w:szCs w:val="14"/>
                <w:lang w:val="en-HK" w:eastAsia="zh-CN"/>
              </w:rPr>
              <w:t>姓名</w:t>
            </w:r>
            <w:r w:rsidRPr="00AC74A6">
              <w:rPr>
                <w:rFonts w:asciiTheme="majorHAnsi" w:eastAsia="Times New Roman" w:hAnsiTheme="majorHAnsi" w:cstheme="majorHAnsi"/>
                <w:color w:val="000000"/>
                <w:sz w:val="14"/>
                <w:szCs w:val="14"/>
                <w:lang w:val="en-HK" w:eastAsia="zh-CN"/>
              </w:rPr>
              <w:t xml:space="preserve">      MI129_</w:t>
            </w:r>
            <w:proofErr w:type="gramStart"/>
            <w:r w:rsidRPr="00AC74A6">
              <w:rPr>
                <w:rFonts w:asciiTheme="majorHAnsi" w:eastAsia="Times New Roman" w:hAnsiTheme="majorHAnsi" w:cstheme="majorHAnsi"/>
                <w:color w:val="000000"/>
                <w:sz w:val="14"/>
                <w:szCs w:val="14"/>
                <w:lang w:val="en-HK" w:eastAsia="zh-CN"/>
              </w:rPr>
              <w:t>data :</w:t>
            </w:r>
            <w:proofErr w:type="gramEnd"/>
            <w:r w:rsidRPr="00AC74A6">
              <w:rPr>
                <w:rFonts w:asciiTheme="majorHAnsi" w:eastAsia="Times New Roman" w:hAnsiTheme="majorHAnsi" w:cstheme="majorHAnsi"/>
                <w:color w:val="000000"/>
                <w:sz w:val="14"/>
                <w:szCs w:val="14"/>
                <w:lang w:val="en-HK" w:eastAsia="zh-CN"/>
              </w:rPr>
              <w:t xml:space="preserve">  [ Agent Name ]</w:t>
            </w:r>
          </w:p>
          <w:p w14:paraId="4B894FA5"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6.  </w:t>
            </w:r>
            <w:r w:rsidRPr="00AC74A6">
              <w:rPr>
                <w:rFonts w:asciiTheme="majorHAnsi" w:hAnsiTheme="majorHAnsi" w:cstheme="majorHAnsi"/>
                <w:color w:val="000000"/>
                <w:sz w:val="14"/>
                <w:szCs w:val="14"/>
                <w:lang w:val="en-HK" w:eastAsia="zh-CN"/>
              </w:rPr>
              <w:t>職級</w:t>
            </w:r>
            <w:r w:rsidRPr="00AC74A6">
              <w:rPr>
                <w:rFonts w:asciiTheme="majorHAnsi" w:eastAsia="Times New Roman" w:hAnsiTheme="majorHAnsi" w:cstheme="majorHAnsi"/>
                <w:color w:val="000000"/>
                <w:sz w:val="14"/>
                <w:szCs w:val="14"/>
                <w:lang w:val="en-HK" w:eastAsia="zh-CN"/>
              </w:rPr>
              <w:t xml:space="preserve">       MI129_</w:t>
            </w:r>
            <w:proofErr w:type="gramStart"/>
            <w:r w:rsidRPr="00AC74A6">
              <w:rPr>
                <w:rFonts w:asciiTheme="majorHAnsi" w:eastAsia="Times New Roman" w:hAnsiTheme="majorHAnsi" w:cstheme="majorHAnsi"/>
                <w:color w:val="000000"/>
                <w:sz w:val="14"/>
                <w:szCs w:val="14"/>
                <w:lang w:val="en-HK" w:eastAsia="zh-CN"/>
              </w:rPr>
              <w:t>data :</w:t>
            </w:r>
            <w:proofErr w:type="gramEnd"/>
            <w:r w:rsidRPr="00AC74A6">
              <w:rPr>
                <w:rFonts w:asciiTheme="majorHAnsi" w:eastAsia="Times New Roman" w:hAnsiTheme="majorHAnsi" w:cstheme="majorHAnsi"/>
                <w:color w:val="000000"/>
                <w:sz w:val="14"/>
                <w:szCs w:val="14"/>
                <w:lang w:val="en-HK" w:eastAsia="zh-CN"/>
              </w:rPr>
              <w:t xml:space="preserve"> [ Title ]</w:t>
            </w:r>
          </w:p>
          <w:p w14:paraId="6DC1474D"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7.  </w:t>
            </w:r>
            <w:r w:rsidRPr="00AC74A6">
              <w:rPr>
                <w:rFonts w:asciiTheme="majorHAnsi" w:hAnsiTheme="majorHAnsi" w:cstheme="majorHAnsi"/>
                <w:color w:val="000000"/>
                <w:sz w:val="14"/>
                <w:szCs w:val="14"/>
                <w:lang w:val="en-HK" w:eastAsia="zh-CN"/>
              </w:rPr>
              <w:t>個人業績續保率</w:t>
            </w:r>
            <w:r w:rsidRPr="00AC74A6">
              <w:rPr>
                <w:rFonts w:asciiTheme="majorHAnsi" w:eastAsia="Times New Roman" w:hAnsiTheme="majorHAnsi" w:cstheme="majorHAnsi"/>
                <w:color w:val="000000"/>
                <w:sz w:val="14"/>
                <w:szCs w:val="14"/>
                <w:lang w:val="en-HK" w:eastAsia="zh-CN"/>
              </w:rPr>
              <w:t xml:space="preserve"> %      WCM020</w:t>
            </w:r>
            <w:proofErr w:type="gramStart"/>
            <w:r w:rsidRPr="00AC74A6">
              <w:rPr>
                <w:rFonts w:asciiTheme="majorHAnsi" w:eastAsia="Times New Roman" w:hAnsiTheme="majorHAnsi" w:cstheme="majorHAnsi"/>
                <w:color w:val="000000"/>
                <w:sz w:val="14"/>
                <w:szCs w:val="14"/>
                <w:lang w:val="en-HK" w:eastAsia="zh-CN"/>
              </w:rPr>
              <w:t>B :</w:t>
            </w:r>
            <w:proofErr w:type="gramEnd"/>
            <w:r w:rsidRPr="00AC74A6">
              <w:rPr>
                <w:rFonts w:asciiTheme="majorHAnsi" w:eastAsia="Times New Roman" w:hAnsiTheme="majorHAnsi" w:cstheme="majorHAnsi"/>
                <w:color w:val="000000"/>
                <w:sz w:val="14"/>
                <w:szCs w:val="14"/>
                <w:lang w:val="en-HK" w:eastAsia="zh-CN"/>
              </w:rPr>
              <w:t xml:space="preserve"> [PERSIST_RATE_19MTH ] x 100 , where</w:t>
            </w:r>
          </w:p>
          <w:p w14:paraId="2AD9576D"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[PRDN_</w:t>
            </w:r>
            <w:proofErr w:type="gramStart"/>
            <w:r w:rsidRPr="00AC74A6">
              <w:rPr>
                <w:rFonts w:asciiTheme="majorHAnsi" w:eastAsia="Times New Roman" w:hAnsiTheme="majorHAnsi" w:cstheme="majorHAnsi"/>
                <w:color w:val="000000"/>
                <w:sz w:val="14"/>
                <w:szCs w:val="14"/>
                <w:lang w:val="en-HK" w:eastAsia="zh-CN"/>
              </w:rPr>
              <w:t>MONTH]  use</w:t>
            </w:r>
            <w:proofErr w:type="gramEnd"/>
            <w:r w:rsidRPr="00AC74A6">
              <w:rPr>
                <w:rFonts w:asciiTheme="majorHAnsi" w:eastAsia="Times New Roman" w:hAnsiTheme="majorHAnsi" w:cstheme="majorHAnsi"/>
                <w:color w:val="000000"/>
                <w:sz w:val="14"/>
                <w:szCs w:val="14"/>
                <w:lang w:val="en-HK" w:eastAsia="zh-CN"/>
              </w:rPr>
              <w:t xml:space="preserve"> latest month only</w:t>
            </w:r>
          </w:p>
          <w:p w14:paraId="6EFBAD36"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lastRenderedPageBreak/>
              <w:t xml:space="preserve">      [</w:t>
            </w:r>
            <w:proofErr w:type="gramStart"/>
            <w:r w:rsidRPr="00AC74A6">
              <w:rPr>
                <w:rFonts w:asciiTheme="majorHAnsi" w:eastAsia="Times New Roman" w:hAnsiTheme="majorHAnsi" w:cstheme="majorHAnsi"/>
                <w:color w:val="000000"/>
                <w:sz w:val="14"/>
                <w:szCs w:val="14"/>
                <w:lang w:val="en-HK" w:eastAsia="zh-CN"/>
              </w:rPr>
              <w:t>PRODUCTION]  use</w:t>
            </w:r>
            <w:proofErr w:type="gramEnd"/>
            <w:r w:rsidRPr="00AC74A6">
              <w:rPr>
                <w:rFonts w:asciiTheme="majorHAnsi" w:eastAsia="Times New Roman" w:hAnsiTheme="majorHAnsi" w:cstheme="majorHAnsi"/>
                <w:color w:val="000000"/>
                <w:sz w:val="14"/>
                <w:szCs w:val="14"/>
                <w:lang w:val="en-HK" w:eastAsia="zh-CN"/>
              </w:rPr>
              <w:t xml:space="preserve"> "AFYC" only</w:t>
            </w:r>
          </w:p>
          <w:p w14:paraId="4830EECC"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[PRODUCTION_CATEGORY] use "Personal" only</w:t>
            </w:r>
          </w:p>
          <w:p w14:paraId="1845DD75"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8.  </w:t>
            </w:r>
            <w:r w:rsidRPr="00AC74A6">
              <w:rPr>
                <w:rFonts w:asciiTheme="majorHAnsi" w:hAnsiTheme="majorHAnsi" w:cstheme="majorHAnsi"/>
                <w:color w:val="000000"/>
                <w:sz w:val="14"/>
                <w:szCs w:val="14"/>
                <w:lang w:val="en-HK" w:eastAsia="zh-CN"/>
              </w:rPr>
              <w:t>已批核</w:t>
            </w:r>
            <w:r w:rsidRPr="00AC74A6">
              <w:rPr>
                <w:rFonts w:asciiTheme="majorHAnsi" w:eastAsia="Times New Roman" w:hAnsiTheme="majorHAnsi" w:cstheme="majorHAnsi"/>
                <w:color w:val="000000"/>
                <w:sz w:val="14"/>
                <w:szCs w:val="14"/>
                <w:lang w:val="en-HK" w:eastAsia="zh-CN"/>
              </w:rPr>
              <w:t xml:space="preserve">FYC </w:t>
            </w:r>
            <w:r w:rsidRPr="00AC74A6">
              <w:rPr>
                <w:rFonts w:asciiTheme="majorHAnsi" w:hAnsiTheme="majorHAnsi" w:cstheme="majorHAnsi"/>
                <w:color w:val="000000"/>
                <w:sz w:val="14"/>
                <w:szCs w:val="14"/>
                <w:lang w:val="en-HK" w:eastAsia="zh-CN"/>
              </w:rPr>
              <w:t>總數</w:t>
            </w:r>
            <w:r w:rsidRPr="00AC74A6">
              <w:rPr>
                <w:rFonts w:asciiTheme="majorHAnsi" w:eastAsia="Times New Roman" w:hAnsiTheme="majorHAnsi" w:cstheme="majorHAnsi"/>
                <w:color w:val="000000"/>
                <w:sz w:val="14"/>
                <w:szCs w:val="14"/>
                <w:lang w:val="en-HK" w:eastAsia="zh-CN"/>
              </w:rPr>
              <w:t xml:space="preserve">         </w:t>
            </w:r>
            <w:proofErr w:type="spellStart"/>
            <w:r w:rsidRPr="00AC74A6">
              <w:rPr>
                <w:rFonts w:asciiTheme="majorHAnsi" w:eastAsia="Times New Roman" w:hAnsiTheme="majorHAnsi" w:cstheme="majorHAnsi"/>
                <w:color w:val="000000"/>
                <w:sz w:val="14"/>
                <w:szCs w:val="14"/>
                <w:lang w:val="en-HK" w:eastAsia="zh-CN"/>
              </w:rPr>
              <w:t>AAP_Policy_Detail</w:t>
            </w:r>
            <w:proofErr w:type="spellEnd"/>
            <w:r w:rsidRPr="00AC74A6">
              <w:rPr>
                <w:rFonts w:asciiTheme="majorHAnsi" w:eastAsia="Times New Roman" w:hAnsiTheme="majorHAnsi" w:cstheme="majorHAnsi"/>
                <w:color w:val="000000"/>
                <w:sz w:val="14"/>
                <w:szCs w:val="14"/>
                <w:lang w:val="en-HK" w:eastAsia="zh-CN"/>
              </w:rPr>
              <w:t>_(YYYYMM</w:t>
            </w:r>
            <w:proofErr w:type="gramStart"/>
            <w:r w:rsidRPr="00AC74A6">
              <w:rPr>
                <w:rFonts w:asciiTheme="majorHAnsi" w:eastAsia="Times New Roman" w:hAnsiTheme="majorHAnsi" w:cstheme="majorHAnsi"/>
                <w:color w:val="000000"/>
                <w:sz w:val="14"/>
                <w:szCs w:val="14"/>
                <w:lang w:val="en-HK" w:eastAsia="zh-CN"/>
              </w:rPr>
              <w:t>) :</w:t>
            </w:r>
            <w:proofErr w:type="gramEnd"/>
            <w:r w:rsidRPr="00AC74A6">
              <w:rPr>
                <w:rFonts w:asciiTheme="majorHAnsi" w:eastAsia="Times New Roman" w:hAnsiTheme="majorHAnsi" w:cstheme="majorHAnsi"/>
                <w:color w:val="000000"/>
                <w:sz w:val="14"/>
                <w:szCs w:val="14"/>
                <w:lang w:val="en-HK" w:eastAsia="zh-CN"/>
              </w:rPr>
              <w:t xml:space="preserve">  [ ISS_TTL_FYC ]  </w:t>
            </w:r>
          </w:p>
          <w:p w14:paraId="4B4D80B5"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 Sum up of all months in reporting year based on [PRDN_MONTH]</w:t>
            </w:r>
          </w:p>
          <w:p w14:paraId="774F8A39"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9.   </w:t>
            </w:r>
            <w:r w:rsidRPr="00AC74A6">
              <w:rPr>
                <w:rFonts w:asciiTheme="majorHAnsi" w:hAnsiTheme="majorHAnsi" w:cstheme="majorHAnsi"/>
                <w:color w:val="000000"/>
                <w:sz w:val="14"/>
                <w:szCs w:val="14"/>
                <w:lang w:val="en-HK" w:eastAsia="zh-CN"/>
              </w:rPr>
              <w:t>已批核壽險保單數目</w:t>
            </w:r>
            <w:r w:rsidRPr="00AC74A6">
              <w:rPr>
                <w:rFonts w:asciiTheme="majorHAnsi" w:eastAsia="Times New Roman" w:hAnsiTheme="majorHAnsi" w:cstheme="majorHAnsi"/>
                <w:color w:val="000000"/>
                <w:sz w:val="14"/>
                <w:szCs w:val="14"/>
                <w:lang w:val="en-HK" w:eastAsia="zh-CN"/>
              </w:rPr>
              <w:t xml:space="preserve">       </w:t>
            </w:r>
            <w:proofErr w:type="spellStart"/>
            <w:r w:rsidRPr="00AC74A6">
              <w:rPr>
                <w:rFonts w:asciiTheme="majorHAnsi" w:eastAsia="Times New Roman" w:hAnsiTheme="majorHAnsi" w:cstheme="majorHAnsi"/>
                <w:color w:val="000000"/>
                <w:sz w:val="14"/>
                <w:szCs w:val="14"/>
                <w:lang w:val="en-HK" w:eastAsia="zh-CN"/>
              </w:rPr>
              <w:t>AAP_Policy_Detail</w:t>
            </w:r>
            <w:proofErr w:type="spellEnd"/>
            <w:r w:rsidRPr="00AC74A6">
              <w:rPr>
                <w:rFonts w:asciiTheme="majorHAnsi" w:eastAsia="Times New Roman" w:hAnsiTheme="majorHAnsi" w:cstheme="majorHAnsi"/>
                <w:color w:val="000000"/>
                <w:sz w:val="14"/>
                <w:szCs w:val="14"/>
                <w:lang w:val="en-HK" w:eastAsia="zh-CN"/>
              </w:rPr>
              <w:t>_(YYYYMM</w:t>
            </w:r>
            <w:proofErr w:type="gramStart"/>
            <w:r w:rsidRPr="00AC74A6">
              <w:rPr>
                <w:rFonts w:asciiTheme="majorHAnsi" w:eastAsia="Times New Roman" w:hAnsiTheme="majorHAnsi" w:cstheme="majorHAnsi"/>
                <w:color w:val="000000"/>
                <w:sz w:val="14"/>
                <w:szCs w:val="14"/>
                <w:lang w:val="en-HK" w:eastAsia="zh-CN"/>
              </w:rPr>
              <w:t>) :</w:t>
            </w:r>
            <w:proofErr w:type="gramEnd"/>
            <w:r w:rsidRPr="00AC74A6">
              <w:rPr>
                <w:rFonts w:asciiTheme="majorHAnsi" w:eastAsia="Times New Roman" w:hAnsiTheme="majorHAnsi" w:cstheme="majorHAnsi"/>
                <w:color w:val="000000"/>
                <w:sz w:val="14"/>
                <w:szCs w:val="14"/>
                <w:lang w:val="en-HK" w:eastAsia="zh-CN"/>
              </w:rPr>
              <w:t xml:space="preserve">  [ ISS_TTL_CASE ]  </w:t>
            </w:r>
          </w:p>
          <w:p w14:paraId="4176B12E"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  Sum up of all months in reporting year based on [PRDN_MONTH]</w:t>
            </w:r>
          </w:p>
          <w:p w14:paraId="017810F3"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10.  </w:t>
            </w:r>
            <w:r w:rsidRPr="00AC74A6">
              <w:rPr>
                <w:rFonts w:asciiTheme="majorHAnsi" w:hAnsiTheme="majorHAnsi" w:cstheme="majorHAnsi"/>
                <w:color w:val="000000"/>
                <w:sz w:val="14"/>
                <w:szCs w:val="14"/>
                <w:lang w:val="en-HK" w:eastAsia="zh-CN"/>
              </w:rPr>
              <w:t>排名</w:t>
            </w:r>
            <w:proofErr w:type="gramStart"/>
            <w:r w:rsidRPr="00AC74A6">
              <w:rPr>
                <w:rFonts w:asciiTheme="majorHAnsi" w:eastAsia="Times New Roman" w:hAnsiTheme="majorHAnsi" w:cstheme="majorHAnsi"/>
                <w:color w:val="000000"/>
                <w:sz w:val="14"/>
                <w:szCs w:val="14"/>
                <w:lang w:val="en-HK" w:eastAsia="zh-CN"/>
              </w:rPr>
              <w:t xml:space="preserve">   (</w:t>
            </w:r>
            <w:proofErr w:type="gramEnd"/>
            <w:r w:rsidRPr="00AC74A6">
              <w:rPr>
                <w:rFonts w:asciiTheme="majorHAnsi" w:eastAsia="Times New Roman" w:hAnsiTheme="majorHAnsi" w:cstheme="majorHAnsi"/>
                <w:color w:val="000000"/>
                <w:sz w:val="14"/>
                <w:szCs w:val="14"/>
                <w:lang w:val="en-HK" w:eastAsia="zh-CN"/>
              </w:rPr>
              <w:t>refer to A4.3.7)</w:t>
            </w:r>
          </w:p>
          <w:p w14:paraId="762EE894"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11.   </w:t>
            </w:r>
            <w:r w:rsidRPr="00AC74A6">
              <w:rPr>
                <w:rFonts w:asciiTheme="majorHAnsi" w:hAnsiTheme="majorHAnsi" w:cstheme="majorHAnsi"/>
                <w:color w:val="000000"/>
                <w:sz w:val="14"/>
                <w:szCs w:val="14"/>
                <w:lang w:val="en-HK" w:eastAsia="zh-CN"/>
              </w:rPr>
              <w:t>以</w:t>
            </w:r>
            <w:r w:rsidRPr="00AC74A6">
              <w:rPr>
                <w:rFonts w:asciiTheme="majorHAnsi" w:eastAsia="Times New Roman" w:hAnsiTheme="majorHAnsi" w:cstheme="majorHAnsi"/>
                <w:color w:val="000000"/>
                <w:sz w:val="14"/>
                <w:szCs w:val="14"/>
                <w:lang w:val="en-HK" w:eastAsia="zh-CN"/>
              </w:rPr>
              <w:t>PA</w:t>
            </w:r>
            <w:r w:rsidRPr="00AC74A6">
              <w:rPr>
                <w:rFonts w:asciiTheme="majorHAnsi" w:hAnsiTheme="majorHAnsi" w:cstheme="majorHAnsi"/>
                <w:color w:val="000000"/>
                <w:sz w:val="14"/>
                <w:szCs w:val="14"/>
                <w:lang w:val="en-HK" w:eastAsia="zh-CN"/>
              </w:rPr>
              <w:t>保單取代之保單數目</w:t>
            </w:r>
            <w:r w:rsidRPr="00AC74A6">
              <w:rPr>
                <w:rFonts w:asciiTheme="majorHAnsi" w:eastAsia="Times New Roman" w:hAnsiTheme="majorHAnsi" w:cstheme="majorHAnsi"/>
                <w:color w:val="000000"/>
                <w:sz w:val="14"/>
                <w:szCs w:val="14"/>
                <w:lang w:val="en-HK" w:eastAsia="zh-CN"/>
              </w:rPr>
              <w:t xml:space="preserve">     </w:t>
            </w:r>
            <w:proofErr w:type="spellStart"/>
            <w:r w:rsidRPr="00AC74A6">
              <w:rPr>
                <w:rFonts w:asciiTheme="majorHAnsi" w:eastAsia="Times New Roman" w:hAnsiTheme="majorHAnsi" w:cstheme="majorHAnsi"/>
                <w:color w:val="000000"/>
                <w:sz w:val="14"/>
                <w:szCs w:val="14"/>
                <w:lang w:val="en-HK" w:eastAsia="zh-CN"/>
              </w:rPr>
              <w:t>AAP_Policy_Detail</w:t>
            </w:r>
            <w:proofErr w:type="spellEnd"/>
            <w:r w:rsidRPr="00AC74A6">
              <w:rPr>
                <w:rFonts w:asciiTheme="majorHAnsi" w:eastAsia="Times New Roman" w:hAnsiTheme="majorHAnsi" w:cstheme="majorHAnsi"/>
                <w:color w:val="000000"/>
                <w:sz w:val="14"/>
                <w:szCs w:val="14"/>
                <w:lang w:val="en-HK" w:eastAsia="zh-CN"/>
              </w:rPr>
              <w:t>_(YYYYMM</w:t>
            </w:r>
            <w:proofErr w:type="gramStart"/>
            <w:r w:rsidRPr="00AC74A6">
              <w:rPr>
                <w:rFonts w:asciiTheme="majorHAnsi" w:eastAsia="Times New Roman" w:hAnsiTheme="majorHAnsi" w:cstheme="majorHAnsi"/>
                <w:color w:val="000000"/>
                <w:sz w:val="14"/>
                <w:szCs w:val="14"/>
                <w:lang w:val="en-HK" w:eastAsia="zh-CN"/>
              </w:rPr>
              <w:t>) :</w:t>
            </w:r>
            <w:proofErr w:type="gramEnd"/>
            <w:r w:rsidRPr="00AC74A6">
              <w:rPr>
                <w:rFonts w:asciiTheme="majorHAnsi" w:eastAsia="Times New Roman" w:hAnsiTheme="majorHAnsi" w:cstheme="majorHAnsi"/>
                <w:color w:val="000000"/>
                <w:sz w:val="14"/>
                <w:szCs w:val="14"/>
                <w:lang w:val="en-HK" w:eastAsia="zh-CN"/>
              </w:rPr>
              <w:t xml:space="preserve">  [ ISS_TTL_PA_CASE ]</w:t>
            </w:r>
          </w:p>
          <w:p w14:paraId="009D7FB7"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  Sum up of all months in reporting year based on [PRDN_MONTH]</w:t>
            </w:r>
          </w:p>
          <w:p w14:paraId="35393791"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  Convert every 3 PA cases into 1 </w:t>
            </w:r>
            <w:r w:rsidRPr="00AC74A6">
              <w:rPr>
                <w:rFonts w:asciiTheme="majorHAnsi" w:hAnsiTheme="majorHAnsi" w:cstheme="majorHAnsi"/>
                <w:color w:val="000000"/>
                <w:sz w:val="14"/>
                <w:szCs w:val="14"/>
                <w:lang w:val="en-HK" w:eastAsia="zh-CN"/>
              </w:rPr>
              <w:t>壽險保單數目</w:t>
            </w:r>
          </w:p>
          <w:p w14:paraId="6F159655"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12.    </w:t>
            </w:r>
            <w:r w:rsidRPr="00AC74A6">
              <w:rPr>
                <w:rFonts w:asciiTheme="majorHAnsi" w:hAnsiTheme="majorHAnsi" w:cstheme="majorHAnsi"/>
                <w:color w:val="000000"/>
                <w:sz w:val="14"/>
                <w:szCs w:val="14"/>
                <w:lang w:val="en-HK" w:eastAsia="zh-CN"/>
              </w:rPr>
              <w:t>總保單數目</w:t>
            </w:r>
          </w:p>
          <w:p w14:paraId="2A352C5C" w14:textId="77777777" w:rsidR="00AC74A6" w:rsidRPr="00AC74A6" w:rsidRDefault="00AC74A6" w:rsidP="00AC74A6">
            <w:pPr>
              <w:rPr>
                <w:rFonts w:asciiTheme="majorHAnsi" w:eastAsia="Times New Roman" w:hAnsiTheme="majorHAnsi" w:cstheme="majorHAnsi"/>
                <w:color w:val="000000"/>
                <w:sz w:val="14"/>
                <w:szCs w:val="14"/>
                <w:lang w:val="en-HK"/>
              </w:rPr>
            </w:pPr>
            <w:r w:rsidRPr="00AC74A6">
              <w:rPr>
                <w:rFonts w:asciiTheme="majorHAnsi" w:eastAsia="Times New Roman" w:hAnsiTheme="majorHAnsi" w:cstheme="majorHAnsi"/>
                <w:color w:val="000000"/>
                <w:sz w:val="14"/>
                <w:szCs w:val="14"/>
                <w:lang w:val="en-HK" w:eastAsia="zh-CN"/>
              </w:rPr>
              <w:t xml:space="preserve">          </w:t>
            </w:r>
            <w:r w:rsidRPr="00AC74A6">
              <w:rPr>
                <w:rFonts w:asciiTheme="majorHAnsi" w:eastAsia="Times New Roman" w:hAnsiTheme="majorHAnsi" w:cstheme="majorHAnsi"/>
                <w:color w:val="000000"/>
                <w:sz w:val="14"/>
                <w:szCs w:val="14"/>
                <w:lang w:val="en-HK"/>
              </w:rPr>
              <w:t xml:space="preserve">~ </w:t>
            </w:r>
            <w:r w:rsidRPr="00AC74A6">
              <w:rPr>
                <w:rFonts w:asciiTheme="majorHAnsi" w:hAnsiTheme="majorHAnsi" w:cstheme="majorHAnsi"/>
                <w:color w:val="000000"/>
                <w:sz w:val="14"/>
                <w:szCs w:val="14"/>
                <w:lang w:val="en-HK"/>
              </w:rPr>
              <w:t>壽險保單數目</w:t>
            </w:r>
            <w:r w:rsidRPr="00AC74A6">
              <w:rPr>
                <w:rFonts w:asciiTheme="majorHAnsi" w:eastAsia="Times New Roman" w:hAnsiTheme="majorHAnsi" w:cstheme="majorHAnsi"/>
                <w:color w:val="000000"/>
                <w:sz w:val="14"/>
                <w:szCs w:val="14"/>
                <w:lang w:val="en-HK"/>
              </w:rPr>
              <w:t xml:space="preserve"> + </w:t>
            </w:r>
            <w:r w:rsidRPr="00AC74A6">
              <w:rPr>
                <w:rFonts w:asciiTheme="majorHAnsi" w:hAnsiTheme="majorHAnsi" w:cstheme="majorHAnsi"/>
                <w:color w:val="000000"/>
                <w:sz w:val="14"/>
                <w:szCs w:val="14"/>
                <w:lang w:val="en-HK"/>
              </w:rPr>
              <w:t>以</w:t>
            </w:r>
            <w:r w:rsidRPr="00AC74A6">
              <w:rPr>
                <w:rFonts w:asciiTheme="majorHAnsi" w:eastAsia="Times New Roman" w:hAnsiTheme="majorHAnsi" w:cstheme="majorHAnsi"/>
                <w:color w:val="000000"/>
                <w:sz w:val="14"/>
                <w:szCs w:val="14"/>
                <w:lang w:val="en-HK"/>
              </w:rPr>
              <w:t>PA</w:t>
            </w:r>
            <w:r w:rsidRPr="00AC74A6">
              <w:rPr>
                <w:rFonts w:asciiTheme="majorHAnsi" w:hAnsiTheme="majorHAnsi" w:cstheme="majorHAnsi"/>
                <w:color w:val="000000"/>
                <w:sz w:val="14"/>
                <w:szCs w:val="14"/>
                <w:lang w:val="en-HK"/>
              </w:rPr>
              <w:t>保單取代之保單數目</w:t>
            </w:r>
          </w:p>
          <w:p w14:paraId="54F38FD3"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13.  </w:t>
            </w:r>
            <w:r w:rsidRPr="00AC74A6">
              <w:rPr>
                <w:rFonts w:asciiTheme="majorHAnsi" w:hAnsiTheme="majorHAnsi" w:cstheme="majorHAnsi"/>
                <w:color w:val="000000"/>
                <w:sz w:val="14"/>
                <w:szCs w:val="14"/>
                <w:lang w:val="en-HK" w:eastAsia="zh-CN"/>
              </w:rPr>
              <w:t>「保單榮譽會」</w:t>
            </w:r>
            <w:proofErr w:type="gramStart"/>
            <w:r w:rsidRPr="00AC74A6">
              <w:rPr>
                <w:rFonts w:asciiTheme="majorHAnsi" w:hAnsiTheme="majorHAnsi" w:cstheme="majorHAnsi"/>
                <w:color w:val="000000"/>
                <w:sz w:val="14"/>
                <w:szCs w:val="14"/>
                <w:lang w:val="en-HK" w:eastAsia="zh-CN"/>
              </w:rPr>
              <w:t>會員資格</w:t>
            </w:r>
            <w:r w:rsidRPr="00AC74A6">
              <w:rPr>
                <w:rFonts w:asciiTheme="majorHAnsi" w:eastAsia="Times New Roman" w:hAnsiTheme="majorHAnsi" w:cstheme="majorHAnsi"/>
                <w:color w:val="000000"/>
                <w:sz w:val="14"/>
                <w:szCs w:val="14"/>
                <w:lang w:val="en-HK" w:eastAsia="zh-CN"/>
              </w:rPr>
              <w:t xml:space="preserve">  (</w:t>
            </w:r>
            <w:proofErr w:type="gramEnd"/>
            <w:r w:rsidRPr="00AC74A6">
              <w:rPr>
                <w:rFonts w:asciiTheme="majorHAnsi" w:eastAsia="Times New Roman" w:hAnsiTheme="majorHAnsi" w:cstheme="majorHAnsi"/>
                <w:color w:val="000000"/>
                <w:sz w:val="14"/>
                <w:szCs w:val="14"/>
                <w:lang w:val="en-HK" w:eastAsia="zh-CN"/>
              </w:rPr>
              <w:t>refer to A4.3.5)</w:t>
            </w:r>
          </w:p>
          <w:p w14:paraId="1EE179A8"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14.    </w:t>
            </w:r>
            <w:proofErr w:type="gramStart"/>
            <w:r w:rsidRPr="00AC74A6">
              <w:rPr>
                <w:rFonts w:asciiTheme="majorHAnsi" w:hAnsiTheme="majorHAnsi" w:cstheme="majorHAnsi"/>
                <w:color w:val="000000"/>
                <w:sz w:val="14"/>
                <w:szCs w:val="14"/>
                <w:lang w:val="en-HK" w:eastAsia="zh-CN"/>
              </w:rPr>
              <w:t>與進一級獎項保單數目目標差額</w:t>
            </w:r>
            <w:r w:rsidRPr="00AC74A6">
              <w:rPr>
                <w:rFonts w:asciiTheme="majorHAnsi" w:eastAsia="Times New Roman" w:hAnsiTheme="majorHAnsi" w:cstheme="majorHAnsi"/>
                <w:color w:val="000000"/>
                <w:sz w:val="14"/>
                <w:szCs w:val="14"/>
                <w:lang w:val="en-HK" w:eastAsia="zh-CN"/>
              </w:rPr>
              <w:t xml:space="preserve">  (</w:t>
            </w:r>
            <w:proofErr w:type="spellStart"/>
            <w:proofErr w:type="gramEnd"/>
            <w:r w:rsidRPr="00AC74A6">
              <w:rPr>
                <w:rFonts w:asciiTheme="majorHAnsi" w:eastAsia="Times New Roman" w:hAnsiTheme="majorHAnsi" w:cstheme="majorHAnsi"/>
                <w:color w:val="000000"/>
                <w:sz w:val="14"/>
                <w:szCs w:val="14"/>
                <w:lang w:val="en-HK" w:eastAsia="zh-CN"/>
              </w:rPr>
              <w:t>refert</w:t>
            </w:r>
            <w:proofErr w:type="spellEnd"/>
            <w:r w:rsidRPr="00AC74A6">
              <w:rPr>
                <w:rFonts w:asciiTheme="majorHAnsi" w:eastAsia="Times New Roman" w:hAnsiTheme="majorHAnsi" w:cstheme="majorHAnsi"/>
                <w:color w:val="000000"/>
                <w:sz w:val="14"/>
                <w:szCs w:val="14"/>
                <w:lang w:val="en-HK" w:eastAsia="zh-CN"/>
              </w:rPr>
              <w:t xml:space="preserve"> to A.3.8)</w:t>
            </w:r>
          </w:p>
          <w:p w14:paraId="4B04DA01"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15.  </w:t>
            </w:r>
            <w:r w:rsidRPr="00AC74A6">
              <w:rPr>
                <w:rFonts w:asciiTheme="majorHAnsi" w:hAnsiTheme="majorHAnsi" w:cstheme="majorHAnsi"/>
                <w:color w:val="000000"/>
                <w:sz w:val="14"/>
                <w:szCs w:val="14"/>
                <w:lang w:val="en-HK" w:eastAsia="zh-CN"/>
              </w:rPr>
              <w:t>個人業績續保率</w:t>
            </w:r>
            <w:r w:rsidRPr="00AC74A6">
              <w:rPr>
                <w:rFonts w:asciiTheme="majorHAnsi" w:eastAsia="Times New Roman" w:hAnsiTheme="majorHAnsi" w:cstheme="majorHAnsi"/>
                <w:color w:val="000000"/>
                <w:sz w:val="14"/>
                <w:szCs w:val="14"/>
                <w:lang w:val="en-HK" w:eastAsia="zh-CN"/>
              </w:rPr>
              <w:t xml:space="preserve"> %    WCM020</w:t>
            </w:r>
            <w:proofErr w:type="gramStart"/>
            <w:r w:rsidRPr="00AC74A6">
              <w:rPr>
                <w:rFonts w:asciiTheme="majorHAnsi" w:eastAsia="Times New Roman" w:hAnsiTheme="majorHAnsi" w:cstheme="majorHAnsi"/>
                <w:color w:val="000000"/>
                <w:sz w:val="14"/>
                <w:szCs w:val="14"/>
                <w:lang w:val="en-HK" w:eastAsia="zh-CN"/>
              </w:rPr>
              <w:t>C :</w:t>
            </w:r>
            <w:proofErr w:type="gramEnd"/>
            <w:r w:rsidRPr="00AC74A6">
              <w:rPr>
                <w:rFonts w:asciiTheme="majorHAnsi" w:eastAsia="Times New Roman" w:hAnsiTheme="majorHAnsi" w:cstheme="majorHAnsi"/>
                <w:color w:val="000000"/>
                <w:sz w:val="14"/>
                <w:szCs w:val="14"/>
                <w:lang w:val="en-HK" w:eastAsia="zh-CN"/>
              </w:rPr>
              <w:t xml:space="preserve"> [PERSIST_RATE_19MTH ] x 100 , where</w:t>
            </w:r>
          </w:p>
          <w:p w14:paraId="142C2624"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[PRDN_</w:t>
            </w:r>
            <w:proofErr w:type="gramStart"/>
            <w:r w:rsidRPr="00AC74A6">
              <w:rPr>
                <w:rFonts w:asciiTheme="majorHAnsi" w:eastAsia="Times New Roman" w:hAnsiTheme="majorHAnsi" w:cstheme="majorHAnsi"/>
                <w:color w:val="000000"/>
                <w:sz w:val="14"/>
                <w:szCs w:val="14"/>
                <w:lang w:val="en-HK" w:eastAsia="zh-CN"/>
              </w:rPr>
              <w:t>MONTH]  use</w:t>
            </w:r>
            <w:proofErr w:type="gramEnd"/>
            <w:r w:rsidRPr="00AC74A6">
              <w:rPr>
                <w:rFonts w:asciiTheme="majorHAnsi" w:eastAsia="Times New Roman" w:hAnsiTheme="majorHAnsi" w:cstheme="majorHAnsi"/>
                <w:color w:val="000000"/>
                <w:sz w:val="14"/>
                <w:szCs w:val="14"/>
                <w:lang w:val="en-HK" w:eastAsia="zh-CN"/>
              </w:rPr>
              <w:t xml:space="preserve"> latest month only</w:t>
            </w:r>
          </w:p>
          <w:p w14:paraId="7CBFFB61"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w:t>
            </w:r>
            <w:proofErr w:type="gramStart"/>
            <w:r w:rsidRPr="00AC74A6">
              <w:rPr>
                <w:rFonts w:asciiTheme="majorHAnsi" w:eastAsia="Times New Roman" w:hAnsiTheme="majorHAnsi" w:cstheme="majorHAnsi"/>
                <w:color w:val="000000"/>
                <w:sz w:val="14"/>
                <w:szCs w:val="14"/>
                <w:lang w:val="en-HK" w:eastAsia="zh-CN"/>
              </w:rPr>
              <w:t>PRODUCTION]  use</w:t>
            </w:r>
            <w:proofErr w:type="gramEnd"/>
            <w:r w:rsidRPr="00AC74A6">
              <w:rPr>
                <w:rFonts w:asciiTheme="majorHAnsi" w:eastAsia="Times New Roman" w:hAnsiTheme="majorHAnsi" w:cstheme="majorHAnsi"/>
                <w:color w:val="000000"/>
                <w:sz w:val="14"/>
                <w:szCs w:val="14"/>
                <w:lang w:val="en-HK" w:eastAsia="zh-CN"/>
              </w:rPr>
              <w:t xml:space="preserve"> "AFYC" only</w:t>
            </w:r>
          </w:p>
          <w:p w14:paraId="1FB5C7A6" w14:textId="6C1BC34E"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[PRODUCTION_CATEGORY] use "Personal" only</w:t>
            </w:r>
          </w:p>
        </w:tc>
      </w:tr>
      <w:tr w:rsidR="00083F32" w:rsidRPr="00076D6A" w14:paraId="3ECA6BA6" w14:textId="77777777" w:rsidTr="00182A0B">
        <w:trPr>
          <w:trHeight w:val="315"/>
        </w:trPr>
        <w:tc>
          <w:tcPr>
            <w:tcW w:w="953" w:type="dxa"/>
            <w:tcBorders>
              <w:top w:val="nil"/>
              <w:left w:val="single" w:sz="4" w:space="0" w:color="auto"/>
              <w:bottom w:val="single" w:sz="4" w:space="0" w:color="auto"/>
              <w:right w:val="single" w:sz="4" w:space="0" w:color="auto"/>
            </w:tcBorders>
            <w:shd w:val="clear" w:color="auto" w:fill="auto"/>
            <w:vAlign w:val="center"/>
          </w:tcPr>
          <w:p w14:paraId="20107BC4"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lastRenderedPageBreak/>
              <w:t>A4.4</w:t>
            </w:r>
          </w:p>
        </w:tc>
        <w:tc>
          <w:tcPr>
            <w:tcW w:w="3150" w:type="dxa"/>
            <w:tcBorders>
              <w:top w:val="nil"/>
              <w:left w:val="nil"/>
              <w:bottom w:val="single" w:sz="4" w:space="0" w:color="auto"/>
              <w:right w:val="single" w:sz="4" w:space="0" w:color="auto"/>
            </w:tcBorders>
            <w:shd w:val="clear" w:color="auto" w:fill="auto"/>
            <w:vAlign w:val="center"/>
          </w:tcPr>
          <w:p w14:paraId="3368E486"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Active Club</w:t>
            </w:r>
          </w:p>
        </w:tc>
        <w:tc>
          <w:tcPr>
            <w:tcW w:w="4680" w:type="dxa"/>
            <w:tcBorders>
              <w:top w:val="nil"/>
              <w:left w:val="nil"/>
              <w:bottom w:val="single" w:sz="4" w:space="0" w:color="auto"/>
              <w:right w:val="single" w:sz="4" w:space="0" w:color="auto"/>
            </w:tcBorders>
            <w:shd w:val="clear" w:color="auto" w:fill="auto"/>
            <w:vAlign w:val="center"/>
          </w:tcPr>
          <w:p w14:paraId="5A13A5BF" w14:textId="77777777" w:rsidR="00083F32" w:rsidRPr="00AC74A6" w:rsidRDefault="00083F32" w:rsidP="00182A0B">
            <w:pPr>
              <w:rPr>
                <w:rFonts w:asciiTheme="majorHAnsi" w:hAnsiTheme="majorHAnsi" w:cstheme="majorHAnsi"/>
                <w:color w:val="000000"/>
                <w:sz w:val="14"/>
                <w:szCs w:val="14"/>
                <w:lang w:val="en-HK" w:eastAsia="zh-CN"/>
              </w:rPr>
            </w:pPr>
            <w:r w:rsidRPr="00AC74A6">
              <w:rPr>
                <w:rFonts w:asciiTheme="majorHAnsi" w:hAnsiTheme="majorHAnsi" w:cstheme="majorHAnsi"/>
                <w:color w:val="000000"/>
                <w:sz w:val="14"/>
                <w:szCs w:val="14"/>
                <w:lang w:val="en-HK" w:eastAsia="zh-CN"/>
              </w:rPr>
              <w:t>毅力</w:t>
            </w:r>
            <w:proofErr w:type="gramStart"/>
            <w:r w:rsidRPr="00AC74A6">
              <w:rPr>
                <w:rFonts w:asciiTheme="majorHAnsi" w:hAnsiTheme="majorHAnsi" w:cstheme="majorHAnsi"/>
                <w:color w:val="000000"/>
                <w:sz w:val="14"/>
                <w:szCs w:val="14"/>
                <w:lang w:val="en-HK" w:eastAsia="zh-CN"/>
              </w:rPr>
              <w:t>會</w:t>
            </w:r>
            <w:proofErr w:type="gramEnd"/>
          </w:p>
        </w:tc>
      </w:tr>
      <w:tr w:rsidR="00083F32" w:rsidRPr="00076D6A" w14:paraId="26825A10" w14:textId="77777777" w:rsidTr="00182A0B">
        <w:trPr>
          <w:trHeight w:val="31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7690A248"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A5.1</w:t>
            </w:r>
          </w:p>
        </w:tc>
        <w:tc>
          <w:tcPr>
            <w:tcW w:w="3150" w:type="dxa"/>
            <w:tcBorders>
              <w:top w:val="nil"/>
              <w:left w:val="nil"/>
              <w:bottom w:val="single" w:sz="4" w:space="0" w:color="auto"/>
              <w:right w:val="single" w:sz="4" w:space="0" w:color="auto"/>
            </w:tcBorders>
            <w:shd w:val="clear" w:color="auto" w:fill="auto"/>
            <w:vAlign w:val="center"/>
            <w:hideMark/>
          </w:tcPr>
          <w:p w14:paraId="25AEA256"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Rookie of the Year</w:t>
            </w:r>
          </w:p>
        </w:tc>
        <w:tc>
          <w:tcPr>
            <w:tcW w:w="4680" w:type="dxa"/>
            <w:tcBorders>
              <w:top w:val="nil"/>
              <w:left w:val="nil"/>
              <w:bottom w:val="single" w:sz="4" w:space="0" w:color="auto"/>
              <w:right w:val="single" w:sz="4" w:space="0" w:color="auto"/>
            </w:tcBorders>
            <w:shd w:val="clear" w:color="auto" w:fill="auto"/>
            <w:vAlign w:val="center"/>
            <w:hideMark/>
          </w:tcPr>
          <w:p w14:paraId="75F4C4D1" w14:textId="41F230F0" w:rsidR="00083F32" w:rsidRPr="00AC74A6" w:rsidRDefault="00083F32" w:rsidP="00182A0B">
            <w:pPr>
              <w:rPr>
                <w:rFonts w:asciiTheme="majorHAnsi" w:eastAsia="SimSun" w:hAnsiTheme="majorHAnsi" w:cstheme="majorHAnsi"/>
                <w:color w:val="000000"/>
                <w:sz w:val="14"/>
                <w:szCs w:val="14"/>
                <w:lang w:val="en-HK" w:eastAsia="zh-CN"/>
              </w:rPr>
            </w:pPr>
            <w:r w:rsidRPr="00AC74A6">
              <w:rPr>
                <w:rFonts w:asciiTheme="majorHAnsi" w:hAnsiTheme="majorHAnsi" w:cstheme="majorHAnsi"/>
                <w:color w:val="000000"/>
                <w:sz w:val="14"/>
                <w:szCs w:val="14"/>
                <w:lang w:val="en-HK" w:eastAsia="zh-CN"/>
              </w:rPr>
              <w:t>新人王</w:t>
            </w:r>
          </w:p>
          <w:p w14:paraId="034C2C80" w14:textId="1C53DEA7" w:rsidR="00AC74A6" w:rsidRPr="00AC74A6" w:rsidRDefault="00AC74A6" w:rsidP="00182A0B">
            <w:pPr>
              <w:rPr>
                <w:rFonts w:asciiTheme="majorHAnsi" w:eastAsia="SimSun" w:hAnsiTheme="majorHAnsi" w:cstheme="majorHAnsi"/>
                <w:color w:val="000000"/>
                <w:sz w:val="14"/>
                <w:szCs w:val="14"/>
                <w:lang w:val="en-HK" w:eastAsia="zh-CN"/>
              </w:rPr>
            </w:pPr>
          </w:p>
          <w:p w14:paraId="58917054" w14:textId="0FB9F5BE" w:rsidR="00AC74A6" w:rsidRPr="00AC74A6" w:rsidRDefault="00AC74A6" w:rsidP="00182A0B">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Report Fields:</w:t>
            </w:r>
          </w:p>
          <w:p w14:paraId="6D5F72DD"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1.  </w:t>
            </w:r>
            <w:r w:rsidRPr="00AC74A6">
              <w:rPr>
                <w:rFonts w:asciiTheme="majorHAnsi" w:eastAsia="SimSun" w:hAnsiTheme="majorHAnsi" w:cstheme="majorHAnsi"/>
                <w:color w:val="000000"/>
                <w:sz w:val="14"/>
                <w:szCs w:val="14"/>
                <w:lang w:val="en-HK" w:eastAsia="zh-CN"/>
              </w:rPr>
              <w:t>區域</w:t>
            </w:r>
            <w:r w:rsidRPr="00AC74A6">
              <w:rPr>
                <w:rFonts w:asciiTheme="majorHAnsi" w:eastAsia="SimSun" w:hAnsiTheme="majorHAnsi" w:cstheme="majorHAnsi"/>
                <w:color w:val="000000"/>
                <w:sz w:val="14"/>
                <w:szCs w:val="14"/>
                <w:lang w:val="en-HK" w:eastAsia="zh-CN"/>
              </w:rPr>
              <w:t xml:space="preserve">        WCM011</w:t>
            </w:r>
            <w:proofErr w:type="gramStart"/>
            <w:r w:rsidRPr="00AC74A6">
              <w:rPr>
                <w:rFonts w:asciiTheme="majorHAnsi" w:eastAsia="SimSun" w:hAnsiTheme="majorHAnsi" w:cstheme="majorHAnsi"/>
                <w:color w:val="000000"/>
                <w:sz w:val="14"/>
                <w:szCs w:val="14"/>
                <w:lang w:val="en-HK" w:eastAsia="zh-CN"/>
              </w:rPr>
              <w:t>B :</w:t>
            </w:r>
            <w:proofErr w:type="gramEnd"/>
            <w:r w:rsidRPr="00AC74A6">
              <w:rPr>
                <w:rFonts w:asciiTheme="majorHAnsi" w:eastAsia="SimSun" w:hAnsiTheme="majorHAnsi" w:cstheme="majorHAnsi"/>
                <w:color w:val="000000"/>
                <w:sz w:val="14"/>
                <w:szCs w:val="14"/>
                <w:lang w:val="en-HK" w:eastAsia="zh-CN"/>
              </w:rPr>
              <w:t xml:space="preserve"> [ </w:t>
            </w:r>
            <w:proofErr w:type="spellStart"/>
            <w:r w:rsidRPr="00AC74A6">
              <w:rPr>
                <w:rFonts w:asciiTheme="majorHAnsi" w:eastAsia="SimSun" w:hAnsiTheme="majorHAnsi" w:cstheme="majorHAnsi"/>
                <w:color w:val="000000"/>
                <w:sz w:val="14"/>
                <w:szCs w:val="14"/>
                <w:lang w:val="en-HK" w:eastAsia="zh-CN"/>
              </w:rPr>
              <w:t>Region_Name</w:t>
            </w:r>
            <w:proofErr w:type="spellEnd"/>
            <w:r w:rsidRPr="00AC74A6">
              <w:rPr>
                <w:rFonts w:asciiTheme="majorHAnsi" w:eastAsia="SimSun" w:hAnsiTheme="majorHAnsi" w:cstheme="majorHAnsi"/>
                <w:color w:val="000000"/>
                <w:sz w:val="14"/>
                <w:szCs w:val="14"/>
                <w:lang w:val="en-HK" w:eastAsia="zh-CN"/>
              </w:rPr>
              <w:t xml:space="preserve"> ]</w:t>
            </w:r>
          </w:p>
          <w:p w14:paraId="01C68259"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2.  </w:t>
            </w:r>
            <w:r w:rsidRPr="00AC74A6">
              <w:rPr>
                <w:rFonts w:asciiTheme="majorHAnsi" w:eastAsia="SimSun" w:hAnsiTheme="majorHAnsi" w:cstheme="majorHAnsi"/>
                <w:color w:val="000000"/>
                <w:sz w:val="14"/>
                <w:szCs w:val="14"/>
                <w:lang w:val="en-HK" w:eastAsia="zh-CN"/>
              </w:rPr>
              <w:t>分區</w:t>
            </w:r>
            <w:r w:rsidRPr="00AC74A6">
              <w:rPr>
                <w:rFonts w:asciiTheme="majorHAnsi" w:eastAsia="SimSun" w:hAnsiTheme="majorHAnsi" w:cstheme="majorHAnsi"/>
                <w:color w:val="000000"/>
                <w:sz w:val="14"/>
                <w:szCs w:val="14"/>
                <w:lang w:val="en-HK" w:eastAsia="zh-CN"/>
              </w:rPr>
              <w:t xml:space="preserve">         MI129_</w:t>
            </w:r>
            <w:proofErr w:type="gramStart"/>
            <w:r w:rsidRPr="00AC74A6">
              <w:rPr>
                <w:rFonts w:asciiTheme="majorHAnsi" w:eastAsia="SimSun" w:hAnsiTheme="majorHAnsi" w:cstheme="majorHAnsi"/>
                <w:color w:val="000000"/>
                <w:sz w:val="14"/>
                <w:szCs w:val="14"/>
                <w:lang w:val="en-HK" w:eastAsia="zh-CN"/>
              </w:rPr>
              <w:t>data :</w:t>
            </w:r>
            <w:proofErr w:type="gramEnd"/>
            <w:r w:rsidRPr="00AC74A6">
              <w:rPr>
                <w:rFonts w:asciiTheme="majorHAnsi" w:eastAsia="SimSun" w:hAnsiTheme="majorHAnsi" w:cstheme="majorHAnsi"/>
                <w:color w:val="000000"/>
                <w:sz w:val="14"/>
                <w:szCs w:val="14"/>
                <w:lang w:val="en-HK" w:eastAsia="zh-CN"/>
              </w:rPr>
              <w:t xml:space="preserve"> [ District ]</w:t>
            </w:r>
          </w:p>
          <w:p w14:paraId="37833FC3"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3.  </w:t>
            </w:r>
            <w:r w:rsidRPr="00AC74A6">
              <w:rPr>
                <w:rFonts w:asciiTheme="majorHAnsi" w:eastAsia="SimSun" w:hAnsiTheme="majorHAnsi" w:cstheme="majorHAnsi"/>
                <w:color w:val="000000"/>
                <w:sz w:val="14"/>
                <w:szCs w:val="14"/>
                <w:lang w:val="en-HK" w:eastAsia="zh-CN"/>
              </w:rPr>
              <w:t>營業組別</w:t>
            </w:r>
            <w:r w:rsidRPr="00AC74A6">
              <w:rPr>
                <w:rFonts w:asciiTheme="majorHAnsi" w:eastAsia="SimSun" w:hAnsiTheme="majorHAnsi" w:cstheme="majorHAnsi"/>
                <w:color w:val="000000"/>
                <w:sz w:val="14"/>
                <w:szCs w:val="14"/>
                <w:lang w:val="en-HK" w:eastAsia="zh-CN"/>
              </w:rPr>
              <w:t xml:space="preserve">    MI129_</w:t>
            </w:r>
            <w:proofErr w:type="gramStart"/>
            <w:r w:rsidRPr="00AC74A6">
              <w:rPr>
                <w:rFonts w:asciiTheme="majorHAnsi" w:eastAsia="SimSun" w:hAnsiTheme="majorHAnsi" w:cstheme="majorHAnsi"/>
                <w:color w:val="000000"/>
                <w:sz w:val="14"/>
                <w:szCs w:val="14"/>
                <w:lang w:val="en-HK" w:eastAsia="zh-CN"/>
              </w:rPr>
              <w:t>data :</w:t>
            </w:r>
            <w:proofErr w:type="gramEnd"/>
            <w:r w:rsidRPr="00AC74A6">
              <w:rPr>
                <w:rFonts w:asciiTheme="majorHAnsi" w:eastAsia="SimSun" w:hAnsiTheme="majorHAnsi" w:cstheme="majorHAnsi"/>
                <w:color w:val="000000"/>
                <w:sz w:val="14"/>
                <w:szCs w:val="14"/>
                <w:lang w:val="en-HK" w:eastAsia="zh-CN"/>
              </w:rPr>
              <w:t xml:space="preserve"> [ Unit ]</w:t>
            </w:r>
          </w:p>
          <w:p w14:paraId="4131F4DB"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4.  </w:t>
            </w:r>
            <w:r w:rsidRPr="00AC74A6">
              <w:rPr>
                <w:rFonts w:asciiTheme="majorHAnsi" w:eastAsia="SimSun" w:hAnsiTheme="majorHAnsi" w:cstheme="majorHAnsi"/>
                <w:color w:val="000000"/>
                <w:sz w:val="14"/>
                <w:szCs w:val="14"/>
                <w:lang w:val="en-HK" w:eastAsia="zh-CN"/>
              </w:rPr>
              <w:t>代理人編號</w:t>
            </w:r>
            <w:r w:rsidRPr="00AC74A6">
              <w:rPr>
                <w:rFonts w:asciiTheme="majorHAnsi" w:eastAsia="SimSun" w:hAnsiTheme="majorHAnsi" w:cstheme="majorHAnsi"/>
                <w:color w:val="000000"/>
                <w:sz w:val="14"/>
                <w:szCs w:val="14"/>
                <w:lang w:val="en-HK" w:eastAsia="zh-CN"/>
              </w:rPr>
              <w:t xml:space="preserve">    MI129_data</w:t>
            </w:r>
            <w:proofErr w:type="gramStart"/>
            <w:r w:rsidRPr="00AC74A6">
              <w:rPr>
                <w:rFonts w:asciiTheme="majorHAnsi" w:eastAsia="SimSun" w:hAnsiTheme="majorHAnsi" w:cstheme="majorHAnsi"/>
                <w:color w:val="000000"/>
                <w:sz w:val="14"/>
                <w:szCs w:val="14"/>
                <w:lang w:val="en-HK" w:eastAsia="zh-CN"/>
              </w:rPr>
              <w:t>:  [</w:t>
            </w:r>
            <w:proofErr w:type="gramEnd"/>
            <w:r w:rsidRPr="00AC74A6">
              <w:rPr>
                <w:rFonts w:asciiTheme="majorHAnsi" w:eastAsia="SimSun" w:hAnsiTheme="majorHAnsi" w:cstheme="majorHAnsi"/>
                <w:color w:val="000000"/>
                <w:sz w:val="14"/>
                <w:szCs w:val="14"/>
                <w:lang w:val="en-HK" w:eastAsia="zh-CN"/>
              </w:rPr>
              <w:t xml:space="preserve"> Agent ]</w:t>
            </w:r>
          </w:p>
          <w:p w14:paraId="348B5E4F"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5.  </w:t>
            </w:r>
            <w:r w:rsidRPr="00AC74A6">
              <w:rPr>
                <w:rFonts w:asciiTheme="majorHAnsi" w:eastAsia="SimSun" w:hAnsiTheme="majorHAnsi" w:cstheme="majorHAnsi"/>
                <w:color w:val="000000"/>
                <w:sz w:val="14"/>
                <w:szCs w:val="14"/>
                <w:lang w:val="en-HK" w:eastAsia="zh-CN"/>
              </w:rPr>
              <w:t>姓名</w:t>
            </w:r>
            <w:r w:rsidRPr="00AC74A6">
              <w:rPr>
                <w:rFonts w:asciiTheme="majorHAnsi" w:eastAsia="SimSun" w:hAnsiTheme="majorHAnsi" w:cstheme="majorHAnsi"/>
                <w:color w:val="000000"/>
                <w:sz w:val="14"/>
                <w:szCs w:val="14"/>
                <w:lang w:val="en-HK" w:eastAsia="zh-CN"/>
              </w:rPr>
              <w:t xml:space="preserve">      MI129_</w:t>
            </w:r>
            <w:proofErr w:type="gramStart"/>
            <w:r w:rsidRPr="00AC74A6">
              <w:rPr>
                <w:rFonts w:asciiTheme="majorHAnsi" w:eastAsia="SimSun" w:hAnsiTheme="majorHAnsi" w:cstheme="majorHAnsi"/>
                <w:color w:val="000000"/>
                <w:sz w:val="14"/>
                <w:szCs w:val="14"/>
                <w:lang w:val="en-HK" w:eastAsia="zh-CN"/>
              </w:rPr>
              <w:t>data :</w:t>
            </w:r>
            <w:proofErr w:type="gramEnd"/>
            <w:r w:rsidRPr="00AC74A6">
              <w:rPr>
                <w:rFonts w:asciiTheme="majorHAnsi" w:eastAsia="SimSun" w:hAnsiTheme="majorHAnsi" w:cstheme="majorHAnsi"/>
                <w:color w:val="000000"/>
                <w:sz w:val="14"/>
                <w:szCs w:val="14"/>
                <w:lang w:val="en-HK" w:eastAsia="zh-CN"/>
              </w:rPr>
              <w:t xml:space="preserve">  [ Agent Name ]</w:t>
            </w:r>
          </w:p>
          <w:p w14:paraId="61ADD3FD"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6.  </w:t>
            </w:r>
            <w:r w:rsidRPr="00AC74A6">
              <w:rPr>
                <w:rFonts w:asciiTheme="majorHAnsi" w:eastAsia="SimSun" w:hAnsiTheme="majorHAnsi" w:cstheme="majorHAnsi"/>
                <w:color w:val="000000"/>
                <w:sz w:val="14"/>
                <w:szCs w:val="14"/>
                <w:lang w:val="en-HK" w:eastAsia="zh-CN"/>
              </w:rPr>
              <w:t>職級</w:t>
            </w:r>
            <w:r w:rsidRPr="00AC74A6">
              <w:rPr>
                <w:rFonts w:asciiTheme="majorHAnsi" w:eastAsia="SimSun" w:hAnsiTheme="majorHAnsi" w:cstheme="majorHAnsi"/>
                <w:color w:val="000000"/>
                <w:sz w:val="14"/>
                <w:szCs w:val="14"/>
                <w:lang w:val="en-HK" w:eastAsia="zh-CN"/>
              </w:rPr>
              <w:t xml:space="preserve">       MI129_</w:t>
            </w:r>
            <w:proofErr w:type="gramStart"/>
            <w:r w:rsidRPr="00AC74A6">
              <w:rPr>
                <w:rFonts w:asciiTheme="majorHAnsi" w:eastAsia="SimSun" w:hAnsiTheme="majorHAnsi" w:cstheme="majorHAnsi"/>
                <w:color w:val="000000"/>
                <w:sz w:val="14"/>
                <w:szCs w:val="14"/>
                <w:lang w:val="en-HK" w:eastAsia="zh-CN"/>
              </w:rPr>
              <w:t>data :</w:t>
            </w:r>
            <w:proofErr w:type="gramEnd"/>
            <w:r w:rsidRPr="00AC74A6">
              <w:rPr>
                <w:rFonts w:asciiTheme="majorHAnsi" w:eastAsia="SimSun" w:hAnsiTheme="majorHAnsi" w:cstheme="majorHAnsi"/>
                <w:color w:val="000000"/>
                <w:sz w:val="14"/>
                <w:szCs w:val="14"/>
                <w:lang w:val="en-HK" w:eastAsia="zh-CN"/>
              </w:rPr>
              <w:t xml:space="preserve"> [ Title ]</w:t>
            </w:r>
          </w:p>
          <w:p w14:paraId="64AA8233"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7.  </w:t>
            </w:r>
            <w:r w:rsidRPr="00AC74A6">
              <w:rPr>
                <w:rFonts w:asciiTheme="majorHAnsi" w:eastAsia="SimSun" w:hAnsiTheme="majorHAnsi" w:cstheme="majorHAnsi"/>
                <w:color w:val="000000"/>
                <w:sz w:val="14"/>
                <w:szCs w:val="14"/>
                <w:lang w:val="en-HK" w:eastAsia="zh-CN"/>
              </w:rPr>
              <w:t>已批核</w:t>
            </w:r>
            <w:r w:rsidRPr="00AC74A6">
              <w:rPr>
                <w:rFonts w:asciiTheme="majorHAnsi" w:eastAsia="SimSun" w:hAnsiTheme="majorHAnsi" w:cstheme="majorHAnsi"/>
                <w:color w:val="000000"/>
                <w:sz w:val="14"/>
                <w:szCs w:val="14"/>
                <w:lang w:val="en-HK" w:eastAsia="zh-CN"/>
              </w:rPr>
              <w:t xml:space="preserve">FYC </w:t>
            </w:r>
            <w:r w:rsidRPr="00AC74A6">
              <w:rPr>
                <w:rFonts w:asciiTheme="majorHAnsi" w:eastAsia="SimSun" w:hAnsiTheme="majorHAnsi" w:cstheme="majorHAnsi"/>
                <w:color w:val="000000"/>
                <w:sz w:val="14"/>
                <w:szCs w:val="14"/>
                <w:lang w:val="en-HK" w:eastAsia="zh-CN"/>
              </w:rPr>
              <w:t>總數</w:t>
            </w:r>
            <w:r w:rsidRPr="00AC74A6">
              <w:rPr>
                <w:rFonts w:asciiTheme="majorHAnsi" w:eastAsia="SimSun" w:hAnsiTheme="majorHAnsi" w:cstheme="majorHAnsi"/>
                <w:color w:val="000000"/>
                <w:sz w:val="14"/>
                <w:szCs w:val="14"/>
                <w:lang w:val="en-HK" w:eastAsia="zh-CN"/>
              </w:rPr>
              <w:t xml:space="preserve">         </w:t>
            </w:r>
            <w:proofErr w:type="spellStart"/>
            <w:r w:rsidRPr="00AC74A6">
              <w:rPr>
                <w:rFonts w:asciiTheme="majorHAnsi" w:eastAsia="SimSun" w:hAnsiTheme="majorHAnsi" w:cstheme="majorHAnsi"/>
                <w:color w:val="000000"/>
                <w:sz w:val="14"/>
                <w:szCs w:val="14"/>
                <w:lang w:val="en-HK" w:eastAsia="zh-CN"/>
              </w:rPr>
              <w:t>AAP_Policy_Detail</w:t>
            </w:r>
            <w:proofErr w:type="spellEnd"/>
            <w:r w:rsidRPr="00AC74A6">
              <w:rPr>
                <w:rFonts w:asciiTheme="majorHAnsi" w:eastAsia="SimSun" w:hAnsiTheme="majorHAnsi" w:cstheme="majorHAnsi"/>
                <w:color w:val="000000"/>
                <w:sz w:val="14"/>
                <w:szCs w:val="14"/>
                <w:lang w:val="en-HK" w:eastAsia="zh-CN"/>
              </w:rPr>
              <w:t>_(YYYYMM</w:t>
            </w:r>
            <w:proofErr w:type="gramStart"/>
            <w:r w:rsidRPr="00AC74A6">
              <w:rPr>
                <w:rFonts w:asciiTheme="majorHAnsi" w:eastAsia="SimSun" w:hAnsiTheme="majorHAnsi" w:cstheme="majorHAnsi"/>
                <w:color w:val="000000"/>
                <w:sz w:val="14"/>
                <w:szCs w:val="14"/>
                <w:lang w:val="en-HK" w:eastAsia="zh-CN"/>
              </w:rPr>
              <w:t>) :</w:t>
            </w:r>
            <w:proofErr w:type="gramEnd"/>
            <w:r w:rsidRPr="00AC74A6">
              <w:rPr>
                <w:rFonts w:asciiTheme="majorHAnsi" w:eastAsia="SimSun" w:hAnsiTheme="majorHAnsi" w:cstheme="majorHAnsi"/>
                <w:color w:val="000000"/>
                <w:sz w:val="14"/>
                <w:szCs w:val="14"/>
                <w:lang w:val="en-HK" w:eastAsia="zh-CN"/>
              </w:rPr>
              <w:t xml:space="preserve">  [ ISS_TTL_FYC ]  </w:t>
            </w:r>
          </w:p>
          <w:p w14:paraId="7C51D0F1"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        ~ Sum up of all months in reporting year based on [PRDN_MONTH]</w:t>
            </w:r>
          </w:p>
          <w:p w14:paraId="69C99566"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8.   </w:t>
            </w:r>
            <w:r w:rsidRPr="00AC74A6">
              <w:rPr>
                <w:rFonts w:asciiTheme="majorHAnsi" w:eastAsia="SimSun" w:hAnsiTheme="majorHAnsi" w:cstheme="majorHAnsi"/>
                <w:color w:val="000000"/>
                <w:sz w:val="14"/>
                <w:szCs w:val="14"/>
                <w:lang w:val="en-HK" w:eastAsia="zh-CN"/>
              </w:rPr>
              <w:t>已批核保單數目</w:t>
            </w:r>
            <w:r w:rsidRPr="00AC74A6">
              <w:rPr>
                <w:rFonts w:asciiTheme="majorHAnsi" w:eastAsia="SimSun" w:hAnsiTheme="majorHAnsi" w:cstheme="majorHAnsi"/>
                <w:color w:val="000000"/>
                <w:sz w:val="14"/>
                <w:szCs w:val="14"/>
                <w:lang w:val="en-HK" w:eastAsia="zh-CN"/>
              </w:rPr>
              <w:t xml:space="preserve">       </w:t>
            </w:r>
            <w:proofErr w:type="spellStart"/>
            <w:r w:rsidRPr="00AC74A6">
              <w:rPr>
                <w:rFonts w:asciiTheme="majorHAnsi" w:eastAsia="SimSun" w:hAnsiTheme="majorHAnsi" w:cstheme="majorHAnsi"/>
                <w:color w:val="000000"/>
                <w:sz w:val="14"/>
                <w:szCs w:val="14"/>
                <w:lang w:val="en-HK" w:eastAsia="zh-CN"/>
              </w:rPr>
              <w:t>AAP_Policy_Detail</w:t>
            </w:r>
            <w:proofErr w:type="spellEnd"/>
            <w:r w:rsidRPr="00AC74A6">
              <w:rPr>
                <w:rFonts w:asciiTheme="majorHAnsi" w:eastAsia="SimSun" w:hAnsiTheme="majorHAnsi" w:cstheme="majorHAnsi"/>
                <w:color w:val="000000"/>
                <w:sz w:val="14"/>
                <w:szCs w:val="14"/>
                <w:lang w:val="en-HK" w:eastAsia="zh-CN"/>
              </w:rPr>
              <w:t>_(YYYYMM</w:t>
            </w:r>
            <w:proofErr w:type="gramStart"/>
            <w:r w:rsidRPr="00AC74A6">
              <w:rPr>
                <w:rFonts w:asciiTheme="majorHAnsi" w:eastAsia="SimSun" w:hAnsiTheme="majorHAnsi" w:cstheme="majorHAnsi"/>
                <w:color w:val="000000"/>
                <w:sz w:val="14"/>
                <w:szCs w:val="14"/>
                <w:lang w:val="en-HK" w:eastAsia="zh-CN"/>
              </w:rPr>
              <w:t>) :</w:t>
            </w:r>
            <w:proofErr w:type="gramEnd"/>
            <w:r w:rsidRPr="00AC74A6">
              <w:rPr>
                <w:rFonts w:asciiTheme="majorHAnsi" w:eastAsia="SimSun" w:hAnsiTheme="majorHAnsi" w:cstheme="majorHAnsi"/>
                <w:color w:val="000000"/>
                <w:sz w:val="14"/>
                <w:szCs w:val="14"/>
                <w:lang w:val="en-HK" w:eastAsia="zh-CN"/>
              </w:rPr>
              <w:t xml:space="preserve">  [ ISS_TTL_CASE ]  </w:t>
            </w:r>
          </w:p>
          <w:p w14:paraId="757560F7"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        ~  Sum up of all months in reporting year based on [PRDN_MONTH]</w:t>
            </w:r>
          </w:p>
          <w:p w14:paraId="3315C7B0"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9.  </w:t>
            </w:r>
            <w:r w:rsidRPr="00AC74A6">
              <w:rPr>
                <w:rFonts w:asciiTheme="majorHAnsi" w:eastAsia="SimSun" w:hAnsiTheme="majorHAnsi" w:cstheme="majorHAnsi"/>
                <w:color w:val="000000"/>
                <w:sz w:val="14"/>
                <w:szCs w:val="14"/>
                <w:lang w:val="en-HK" w:eastAsia="zh-CN"/>
              </w:rPr>
              <w:t>個人業績續保率</w:t>
            </w:r>
            <w:r w:rsidRPr="00AC74A6">
              <w:rPr>
                <w:rFonts w:asciiTheme="majorHAnsi" w:eastAsia="SimSun" w:hAnsiTheme="majorHAnsi" w:cstheme="majorHAnsi"/>
                <w:color w:val="000000"/>
                <w:sz w:val="14"/>
                <w:szCs w:val="14"/>
                <w:lang w:val="en-HK" w:eastAsia="zh-CN"/>
              </w:rPr>
              <w:t xml:space="preserve"> %      WCM020</w:t>
            </w:r>
            <w:proofErr w:type="gramStart"/>
            <w:r w:rsidRPr="00AC74A6">
              <w:rPr>
                <w:rFonts w:asciiTheme="majorHAnsi" w:eastAsia="SimSun" w:hAnsiTheme="majorHAnsi" w:cstheme="majorHAnsi"/>
                <w:color w:val="000000"/>
                <w:sz w:val="14"/>
                <w:szCs w:val="14"/>
                <w:lang w:val="en-HK" w:eastAsia="zh-CN"/>
              </w:rPr>
              <w:t>B :</w:t>
            </w:r>
            <w:proofErr w:type="gramEnd"/>
            <w:r w:rsidRPr="00AC74A6">
              <w:rPr>
                <w:rFonts w:asciiTheme="majorHAnsi" w:eastAsia="SimSun" w:hAnsiTheme="majorHAnsi" w:cstheme="majorHAnsi"/>
                <w:color w:val="000000"/>
                <w:sz w:val="14"/>
                <w:szCs w:val="14"/>
                <w:lang w:val="en-HK" w:eastAsia="zh-CN"/>
              </w:rPr>
              <w:t xml:space="preserve"> [PERSIST_RATE_19MTH ] x 100 , where</w:t>
            </w:r>
          </w:p>
          <w:p w14:paraId="659A6A66"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      [PRDN_</w:t>
            </w:r>
            <w:proofErr w:type="gramStart"/>
            <w:r w:rsidRPr="00AC74A6">
              <w:rPr>
                <w:rFonts w:asciiTheme="majorHAnsi" w:eastAsia="SimSun" w:hAnsiTheme="majorHAnsi" w:cstheme="majorHAnsi"/>
                <w:color w:val="000000"/>
                <w:sz w:val="14"/>
                <w:szCs w:val="14"/>
                <w:lang w:val="en-HK" w:eastAsia="zh-CN"/>
              </w:rPr>
              <w:t>MONTH]  use</w:t>
            </w:r>
            <w:proofErr w:type="gramEnd"/>
            <w:r w:rsidRPr="00AC74A6">
              <w:rPr>
                <w:rFonts w:asciiTheme="majorHAnsi" w:eastAsia="SimSun" w:hAnsiTheme="majorHAnsi" w:cstheme="majorHAnsi"/>
                <w:color w:val="000000"/>
                <w:sz w:val="14"/>
                <w:szCs w:val="14"/>
                <w:lang w:val="en-HK" w:eastAsia="zh-CN"/>
              </w:rPr>
              <w:t xml:space="preserve"> latest month only</w:t>
            </w:r>
          </w:p>
          <w:p w14:paraId="6FF0C57C"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      [</w:t>
            </w:r>
            <w:proofErr w:type="gramStart"/>
            <w:r w:rsidRPr="00AC74A6">
              <w:rPr>
                <w:rFonts w:asciiTheme="majorHAnsi" w:eastAsia="SimSun" w:hAnsiTheme="majorHAnsi" w:cstheme="majorHAnsi"/>
                <w:color w:val="000000"/>
                <w:sz w:val="14"/>
                <w:szCs w:val="14"/>
                <w:lang w:val="en-HK" w:eastAsia="zh-CN"/>
              </w:rPr>
              <w:t>PRODUCTION]  use</w:t>
            </w:r>
            <w:proofErr w:type="gramEnd"/>
            <w:r w:rsidRPr="00AC74A6">
              <w:rPr>
                <w:rFonts w:asciiTheme="majorHAnsi" w:eastAsia="SimSun" w:hAnsiTheme="majorHAnsi" w:cstheme="majorHAnsi"/>
                <w:color w:val="000000"/>
                <w:sz w:val="14"/>
                <w:szCs w:val="14"/>
                <w:lang w:val="en-HK" w:eastAsia="zh-CN"/>
              </w:rPr>
              <w:t xml:space="preserve"> "AFYC" only</w:t>
            </w:r>
          </w:p>
          <w:p w14:paraId="02D51E9C"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      [PRODUCTION_CATEGORY] use "Personal" only</w:t>
            </w:r>
          </w:p>
          <w:p w14:paraId="45040430"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10. </w:t>
            </w:r>
            <w:r w:rsidRPr="00AC74A6">
              <w:rPr>
                <w:rFonts w:asciiTheme="majorHAnsi" w:eastAsia="SimSun" w:hAnsiTheme="majorHAnsi" w:cstheme="majorHAnsi"/>
                <w:color w:val="000000"/>
                <w:sz w:val="14"/>
                <w:szCs w:val="14"/>
                <w:lang w:val="en-HK" w:eastAsia="zh-CN"/>
              </w:rPr>
              <w:t>會員資格</w:t>
            </w:r>
            <w:proofErr w:type="gramStart"/>
            <w:r w:rsidRPr="00AC74A6">
              <w:rPr>
                <w:rFonts w:asciiTheme="majorHAnsi" w:eastAsia="SimSun" w:hAnsiTheme="majorHAnsi" w:cstheme="majorHAnsi"/>
                <w:color w:val="000000"/>
                <w:sz w:val="14"/>
                <w:szCs w:val="14"/>
                <w:lang w:val="en-HK" w:eastAsia="zh-CN"/>
              </w:rPr>
              <w:t xml:space="preserve">   (</w:t>
            </w:r>
            <w:proofErr w:type="gramEnd"/>
            <w:r w:rsidRPr="00AC74A6">
              <w:rPr>
                <w:rFonts w:asciiTheme="majorHAnsi" w:eastAsia="SimSun" w:hAnsiTheme="majorHAnsi" w:cstheme="majorHAnsi"/>
                <w:color w:val="000000"/>
                <w:sz w:val="14"/>
                <w:szCs w:val="14"/>
                <w:lang w:val="en-HK" w:eastAsia="zh-CN"/>
              </w:rPr>
              <w:t>refer to A5.1.5)</w:t>
            </w:r>
          </w:p>
          <w:p w14:paraId="46218426"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11. </w:t>
            </w:r>
            <w:proofErr w:type="gramStart"/>
            <w:r w:rsidRPr="00AC74A6">
              <w:rPr>
                <w:rFonts w:asciiTheme="majorHAnsi" w:eastAsia="SimSun" w:hAnsiTheme="majorHAnsi" w:cstheme="majorHAnsi"/>
                <w:color w:val="000000"/>
                <w:sz w:val="14"/>
                <w:szCs w:val="14"/>
                <w:lang w:val="en-HK" w:eastAsia="zh-CN"/>
              </w:rPr>
              <w:t>排名</w:t>
            </w:r>
            <w:r w:rsidRPr="00AC74A6">
              <w:rPr>
                <w:rFonts w:asciiTheme="majorHAnsi" w:eastAsia="SimSun" w:hAnsiTheme="majorHAnsi" w:cstheme="majorHAnsi"/>
                <w:color w:val="000000"/>
                <w:sz w:val="14"/>
                <w:szCs w:val="14"/>
                <w:lang w:val="en-HK" w:eastAsia="zh-CN"/>
              </w:rPr>
              <w:t xml:space="preserve">  (</w:t>
            </w:r>
            <w:proofErr w:type="gramEnd"/>
            <w:r w:rsidRPr="00AC74A6">
              <w:rPr>
                <w:rFonts w:asciiTheme="majorHAnsi" w:eastAsia="SimSun" w:hAnsiTheme="majorHAnsi" w:cstheme="majorHAnsi"/>
                <w:color w:val="000000"/>
                <w:sz w:val="14"/>
                <w:szCs w:val="14"/>
                <w:lang w:val="en-HK" w:eastAsia="zh-CN"/>
              </w:rPr>
              <w:t xml:space="preserve">refer to A5.1.7) </w:t>
            </w:r>
          </w:p>
          <w:p w14:paraId="0ED78711"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12.  </w:t>
            </w:r>
            <w:r w:rsidRPr="00AC74A6">
              <w:rPr>
                <w:rFonts w:asciiTheme="majorHAnsi" w:eastAsia="SimSun" w:hAnsiTheme="majorHAnsi" w:cstheme="majorHAnsi"/>
                <w:color w:val="000000"/>
                <w:sz w:val="14"/>
                <w:szCs w:val="14"/>
                <w:lang w:val="en-HK" w:eastAsia="zh-CN"/>
              </w:rPr>
              <w:t>個人業績續保率</w:t>
            </w:r>
            <w:r w:rsidRPr="00AC74A6">
              <w:rPr>
                <w:rFonts w:asciiTheme="majorHAnsi" w:eastAsia="SimSun" w:hAnsiTheme="majorHAnsi" w:cstheme="majorHAnsi"/>
                <w:color w:val="000000"/>
                <w:sz w:val="14"/>
                <w:szCs w:val="14"/>
                <w:lang w:val="en-HK" w:eastAsia="zh-CN"/>
              </w:rPr>
              <w:t xml:space="preserve"> %    WCM020</w:t>
            </w:r>
            <w:proofErr w:type="gramStart"/>
            <w:r w:rsidRPr="00AC74A6">
              <w:rPr>
                <w:rFonts w:asciiTheme="majorHAnsi" w:eastAsia="SimSun" w:hAnsiTheme="majorHAnsi" w:cstheme="majorHAnsi"/>
                <w:color w:val="000000"/>
                <w:sz w:val="14"/>
                <w:szCs w:val="14"/>
                <w:lang w:val="en-HK" w:eastAsia="zh-CN"/>
              </w:rPr>
              <w:t>C :</w:t>
            </w:r>
            <w:proofErr w:type="gramEnd"/>
            <w:r w:rsidRPr="00AC74A6">
              <w:rPr>
                <w:rFonts w:asciiTheme="majorHAnsi" w:eastAsia="SimSun" w:hAnsiTheme="majorHAnsi" w:cstheme="majorHAnsi"/>
                <w:color w:val="000000"/>
                <w:sz w:val="14"/>
                <w:szCs w:val="14"/>
                <w:lang w:val="en-HK" w:eastAsia="zh-CN"/>
              </w:rPr>
              <w:t xml:space="preserve"> [PERSIST_RATE_19MTH ] x 100 , where</w:t>
            </w:r>
          </w:p>
          <w:p w14:paraId="7D6541CE"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      [PRDN_</w:t>
            </w:r>
            <w:proofErr w:type="gramStart"/>
            <w:r w:rsidRPr="00AC74A6">
              <w:rPr>
                <w:rFonts w:asciiTheme="majorHAnsi" w:eastAsia="SimSun" w:hAnsiTheme="majorHAnsi" w:cstheme="majorHAnsi"/>
                <w:color w:val="000000"/>
                <w:sz w:val="14"/>
                <w:szCs w:val="14"/>
                <w:lang w:val="en-HK" w:eastAsia="zh-CN"/>
              </w:rPr>
              <w:t>MONTH]  use</w:t>
            </w:r>
            <w:proofErr w:type="gramEnd"/>
            <w:r w:rsidRPr="00AC74A6">
              <w:rPr>
                <w:rFonts w:asciiTheme="majorHAnsi" w:eastAsia="SimSun" w:hAnsiTheme="majorHAnsi" w:cstheme="majorHAnsi"/>
                <w:color w:val="000000"/>
                <w:sz w:val="14"/>
                <w:szCs w:val="14"/>
                <w:lang w:val="en-HK" w:eastAsia="zh-CN"/>
              </w:rPr>
              <w:t xml:space="preserve"> latest month only</w:t>
            </w:r>
          </w:p>
          <w:p w14:paraId="309A899A"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      [</w:t>
            </w:r>
            <w:proofErr w:type="gramStart"/>
            <w:r w:rsidRPr="00AC74A6">
              <w:rPr>
                <w:rFonts w:asciiTheme="majorHAnsi" w:eastAsia="SimSun" w:hAnsiTheme="majorHAnsi" w:cstheme="majorHAnsi"/>
                <w:color w:val="000000"/>
                <w:sz w:val="14"/>
                <w:szCs w:val="14"/>
                <w:lang w:val="en-HK" w:eastAsia="zh-CN"/>
              </w:rPr>
              <w:t>PRODUCTION]  use</w:t>
            </w:r>
            <w:proofErr w:type="gramEnd"/>
            <w:r w:rsidRPr="00AC74A6">
              <w:rPr>
                <w:rFonts w:asciiTheme="majorHAnsi" w:eastAsia="SimSun" w:hAnsiTheme="majorHAnsi" w:cstheme="majorHAnsi"/>
                <w:color w:val="000000"/>
                <w:sz w:val="14"/>
                <w:szCs w:val="14"/>
                <w:lang w:val="en-HK" w:eastAsia="zh-CN"/>
              </w:rPr>
              <w:t xml:space="preserve"> "AFYC" only</w:t>
            </w:r>
          </w:p>
          <w:p w14:paraId="37969296" w14:textId="339DA5E6"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      [PRODUCTION_CATEGORY] use "Personal" only</w:t>
            </w:r>
          </w:p>
        </w:tc>
      </w:tr>
      <w:tr w:rsidR="00083F32" w:rsidRPr="00076D6A" w14:paraId="7807910E" w14:textId="77777777" w:rsidTr="00182A0B">
        <w:trPr>
          <w:trHeight w:val="31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71C5DBEB"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A5.2</w:t>
            </w:r>
          </w:p>
        </w:tc>
        <w:tc>
          <w:tcPr>
            <w:tcW w:w="3150" w:type="dxa"/>
            <w:tcBorders>
              <w:top w:val="nil"/>
              <w:left w:val="nil"/>
              <w:bottom w:val="single" w:sz="4" w:space="0" w:color="auto"/>
              <w:right w:val="single" w:sz="4" w:space="0" w:color="auto"/>
            </w:tcBorders>
            <w:shd w:val="clear" w:color="auto" w:fill="auto"/>
            <w:vAlign w:val="center"/>
            <w:hideMark/>
          </w:tcPr>
          <w:p w14:paraId="4E92CAD8"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Rookie Club</w:t>
            </w:r>
          </w:p>
        </w:tc>
        <w:tc>
          <w:tcPr>
            <w:tcW w:w="4680" w:type="dxa"/>
            <w:tcBorders>
              <w:top w:val="nil"/>
              <w:left w:val="nil"/>
              <w:bottom w:val="single" w:sz="4" w:space="0" w:color="auto"/>
              <w:right w:val="single" w:sz="4" w:space="0" w:color="auto"/>
            </w:tcBorders>
            <w:shd w:val="clear" w:color="auto" w:fill="auto"/>
            <w:vAlign w:val="center"/>
            <w:hideMark/>
          </w:tcPr>
          <w:p w14:paraId="0553E418"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Rookie Club</w:t>
            </w:r>
          </w:p>
          <w:p w14:paraId="183D1006" w14:textId="77777777" w:rsidR="00AC74A6" w:rsidRPr="00AC74A6" w:rsidRDefault="00AC74A6" w:rsidP="00182A0B">
            <w:pPr>
              <w:rPr>
                <w:rFonts w:asciiTheme="majorHAnsi" w:eastAsia="Times New Roman" w:hAnsiTheme="majorHAnsi" w:cstheme="majorHAnsi"/>
                <w:color w:val="000000"/>
                <w:sz w:val="14"/>
                <w:szCs w:val="14"/>
                <w:lang w:val="en-HK" w:eastAsia="zh-CN"/>
              </w:rPr>
            </w:pPr>
          </w:p>
          <w:p w14:paraId="371F351F" w14:textId="77777777" w:rsidR="00AC74A6" w:rsidRPr="00AC74A6" w:rsidRDefault="00AC74A6"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Report Fields:</w:t>
            </w:r>
          </w:p>
          <w:p w14:paraId="2E7B7E8C"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1.  </w:t>
            </w:r>
            <w:r w:rsidRPr="00AC74A6">
              <w:rPr>
                <w:rFonts w:asciiTheme="majorHAnsi" w:hAnsiTheme="majorHAnsi" w:cstheme="majorHAnsi"/>
                <w:color w:val="000000"/>
                <w:sz w:val="14"/>
                <w:szCs w:val="14"/>
                <w:lang w:val="en-HK" w:eastAsia="zh-CN"/>
              </w:rPr>
              <w:t>區域</w:t>
            </w:r>
            <w:r w:rsidRPr="00AC74A6">
              <w:rPr>
                <w:rFonts w:asciiTheme="majorHAnsi" w:eastAsia="Times New Roman" w:hAnsiTheme="majorHAnsi" w:cstheme="majorHAnsi"/>
                <w:color w:val="000000"/>
                <w:sz w:val="14"/>
                <w:szCs w:val="14"/>
                <w:lang w:val="en-HK" w:eastAsia="zh-CN"/>
              </w:rPr>
              <w:t xml:space="preserve">        WCM011</w:t>
            </w:r>
            <w:proofErr w:type="gramStart"/>
            <w:r w:rsidRPr="00AC74A6">
              <w:rPr>
                <w:rFonts w:asciiTheme="majorHAnsi" w:eastAsia="Times New Roman" w:hAnsiTheme="majorHAnsi" w:cstheme="majorHAnsi"/>
                <w:color w:val="000000"/>
                <w:sz w:val="14"/>
                <w:szCs w:val="14"/>
                <w:lang w:val="en-HK" w:eastAsia="zh-CN"/>
              </w:rPr>
              <w:t>B :</w:t>
            </w:r>
            <w:proofErr w:type="gramEnd"/>
            <w:r w:rsidRPr="00AC74A6">
              <w:rPr>
                <w:rFonts w:asciiTheme="majorHAnsi" w:eastAsia="Times New Roman" w:hAnsiTheme="majorHAnsi" w:cstheme="majorHAnsi"/>
                <w:color w:val="000000"/>
                <w:sz w:val="14"/>
                <w:szCs w:val="14"/>
                <w:lang w:val="en-HK" w:eastAsia="zh-CN"/>
              </w:rPr>
              <w:t xml:space="preserve"> [ </w:t>
            </w:r>
            <w:proofErr w:type="spellStart"/>
            <w:r w:rsidRPr="00AC74A6">
              <w:rPr>
                <w:rFonts w:asciiTheme="majorHAnsi" w:eastAsia="Times New Roman" w:hAnsiTheme="majorHAnsi" w:cstheme="majorHAnsi"/>
                <w:color w:val="000000"/>
                <w:sz w:val="14"/>
                <w:szCs w:val="14"/>
                <w:lang w:val="en-HK" w:eastAsia="zh-CN"/>
              </w:rPr>
              <w:t>Region_Name</w:t>
            </w:r>
            <w:proofErr w:type="spellEnd"/>
            <w:r w:rsidRPr="00AC74A6">
              <w:rPr>
                <w:rFonts w:asciiTheme="majorHAnsi" w:eastAsia="Times New Roman" w:hAnsiTheme="majorHAnsi" w:cstheme="majorHAnsi"/>
                <w:color w:val="000000"/>
                <w:sz w:val="14"/>
                <w:szCs w:val="14"/>
                <w:lang w:val="en-HK" w:eastAsia="zh-CN"/>
              </w:rPr>
              <w:t xml:space="preserve"> ]</w:t>
            </w:r>
          </w:p>
          <w:p w14:paraId="52B29A06"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2.  </w:t>
            </w:r>
            <w:r w:rsidRPr="00AC74A6">
              <w:rPr>
                <w:rFonts w:asciiTheme="majorHAnsi" w:hAnsiTheme="majorHAnsi" w:cstheme="majorHAnsi"/>
                <w:color w:val="000000"/>
                <w:sz w:val="14"/>
                <w:szCs w:val="14"/>
                <w:lang w:val="en-HK" w:eastAsia="zh-CN"/>
              </w:rPr>
              <w:t>分區</w:t>
            </w:r>
            <w:r w:rsidRPr="00AC74A6">
              <w:rPr>
                <w:rFonts w:asciiTheme="majorHAnsi" w:eastAsia="Times New Roman" w:hAnsiTheme="majorHAnsi" w:cstheme="majorHAnsi"/>
                <w:color w:val="000000"/>
                <w:sz w:val="14"/>
                <w:szCs w:val="14"/>
                <w:lang w:val="en-HK" w:eastAsia="zh-CN"/>
              </w:rPr>
              <w:t xml:space="preserve">         MI129_</w:t>
            </w:r>
            <w:proofErr w:type="gramStart"/>
            <w:r w:rsidRPr="00AC74A6">
              <w:rPr>
                <w:rFonts w:asciiTheme="majorHAnsi" w:eastAsia="Times New Roman" w:hAnsiTheme="majorHAnsi" w:cstheme="majorHAnsi"/>
                <w:color w:val="000000"/>
                <w:sz w:val="14"/>
                <w:szCs w:val="14"/>
                <w:lang w:val="en-HK" w:eastAsia="zh-CN"/>
              </w:rPr>
              <w:t>data :</w:t>
            </w:r>
            <w:proofErr w:type="gramEnd"/>
            <w:r w:rsidRPr="00AC74A6">
              <w:rPr>
                <w:rFonts w:asciiTheme="majorHAnsi" w:eastAsia="Times New Roman" w:hAnsiTheme="majorHAnsi" w:cstheme="majorHAnsi"/>
                <w:color w:val="000000"/>
                <w:sz w:val="14"/>
                <w:szCs w:val="14"/>
                <w:lang w:val="en-HK" w:eastAsia="zh-CN"/>
              </w:rPr>
              <w:t xml:space="preserve"> [ District ]</w:t>
            </w:r>
          </w:p>
          <w:p w14:paraId="28CBB7DD"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3.  </w:t>
            </w:r>
            <w:r w:rsidRPr="00AC74A6">
              <w:rPr>
                <w:rFonts w:asciiTheme="majorHAnsi" w:hAnsiTheme="majorHAnsi" w:cstheme="majorHAnsi"/>
                <w:color w:val="000000"/>
                <w:sz w:val="14"/>
                <w:szCs w:val="14"/>
                <w:lang w:val="en-HK" w:eastAsia="zh-CN"/>
              </w:rPr>
              <w:t>營業組別</w:t>
            </w:r>
            <w:r w:rsidRPr="00AC74A6">
              <w:rPr>
                <w:rFonts w:asciiTheme="majorHAnsi" w:eastAsia="Times New Roman" w:hAnsiTheme="majorHAnsi" w:cstheme="majorHAnsi"/>
                <w:color w:val="000000"/>
                <w:sz w:val="14"/>
                <w:szCs w:val="14"/>
                <w:lang w:val="en-HK" w:eastAsia="zh-CN"/>
              </w:rPr>
              <w:t xml:space="preserve">    MI129_</w:t>
            </w:r>
            <w:proofErr w:type="gramStart"/>
            <w:r w:rsidRPr="00AC74A6">
              <w:rPr>
                <w:rFonts w:asciiTheme="majorHAnsi" w:eastAsia="Times New Roman" w:hAnsiTheme="majorHAnsi" w:cstheme="majorHAnsi"/>
                <w:color w:val="000000"/>
                <w:sz w:val="14"/>
                <w:szCs w:val="14"/>
                <w:lang w:val="en-HK" w:eastAsia="zh-CN"/>
              </w:rPr>
              <w:t>data :</w:t>
            </w:r>
            <w:proofErr w:type="gramEnd"/>
            <w:r w:rsidRPr="00AC74A6">
              <w:rPr>
                <w:rFonts w:asciiTheme="majorHAnsi" w:eastAsia="Times New Roman" w:hAnsiTheme="majorHAnsi" w:cstheme="majorHAnsi"/>
                <w:color w:val="000000"/>
                <w:sz w:val="14"/>
                <w:szCs w:val="14"/>
                <w:lang w:val="en-HK" w:eastAsia="zh-CN"/>
              </w:rPr>
              <w:t xml:space="preserve"> [ Unit ]</w:t>
            </w:r>
          </w:p>
          <w:p w14:paraId="2A597167"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4.  </w:t>
            </w:r>
            <w:r w:rsidRPr="00AC74A6">
              <w:rPr>
                <w:rFonts w:asciiTheme="majorHAnsi" w:hAnsiTheme="majorHAnsi" w:cstheme="majorHAnsi"/>
                <w:color w:val="000000"/>
                <w:sz w:val="14"/>
                <w:szCs w:val="14"/>
                <w:lang w:val="en-HK" w:eastAsia="zh-CN"/>
              </w:rPr>
              <w:t>代理人編號</w:t>
            </w:r>
            <w:r w:rsidRPr="00AC74A6">
              <w:rPr>
                <w:rFonts w:asciiTheme="majorHAnsi" w:eastAsia="Times New Roman" w:hAnsiTheme="majorHAnsi" w:cstheme="majorHAnsi"/>
                <w:color w:val="000000"/>
                <w:sz w:val="14"/>
                <w:szCs w:val="14"/>
                <w:lang w:val="en-HK" w:eastAsia="zh-CN"/>
              </w:rPr>
              <w:t xml:space="preserve">    MI129_data</w:t>
            </w:r>
            <w:proofErr w:type="gramStart"/>
            <w:r w:rsidRPr="00AC74A6">
              <w:rPr>
                <w:rFonts w:asciiTheme="majorHAnsi" w:eastAsia="Times New Roman" w:hAnsiTheme="majorHAnsi" w:cstheme="majorHAnsi"/>
                <w:color w:val="000000"/>
                <w:sz w:val="14"/>
                <w:szCs w:val="14"/>
                <w:lang w:val="en-HK" w:eastAsia="zh-CN"/>
              </w:rPr>
              <w:t>:  [</w:t>
            </w:r>
            <w:proofErr w:type="gramEnd"/>
            <w:r w:rsidRPr="00AC74A6">
              <w:rPr>
                <w:rFonts w:asciiTheme="majorHAnsi" w:eastAsia="Times New Roman" w:hAnsiTheme="majorHAnsi" w:cstheme="majorHAnsi"/>
                <w:color w:val="000000"/>
                <w:sz w:val="14"/>
                <w:szCs w:val="14"/>
                <w:lang w:val="en-HK" w:eastAsia="zh-CN"/>
              </w:rPr>
              <w:t xml:space="preserve"> Agent ]</w:t>
            </w:r>
          </w:p>
          <w:p w14:paraId="44604745"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5.  </w:t>
            </w:r>
            <w:r w:rsidRPr="00AC74A6">
              <w:rPr>
                <w:rFonts w:asciiTheme="majorHAnsi" w:hAnsiTheme="majorHAnsi" w:cstheme="majorHAnsi"/>
                <w:color w:val="000000"/>
                <w:sz w:val="14"/>
                <w:szCs w:val="14"/>
                <w:lang w:val="en-HK" w:eastAsia="zh-CN"/>
              </w:rPr>
              <w:t>姓名</w:t>
            </w:r>
            <w:r w:rsidRPr="00AC74A6">
              <w:rPr>
                <w:rFonts w:asciiTheme="majorHAnsi" w:eastAsia="Times New Roman" w:hAnsiTheme="majorHAnsi" w:cstheme="majorHAnsi"/>
                <w:color w:val="000000"/>
                <w:sz w:val="14"/>
                <w:szCs w:val="14"/>
                <w:lang w:val="en-HK" w:eastAsia="zh-CN"/>
              </w:rPr>
              <w:t xml:space="preserve">      MI129_</w:t>
            </w:r>
            <w:proofErr w:type="gramStart"/>
            <w:r w:rsidRPr="00AC74A6">
              <w:rPr>
                <w:rFonts w:asciiTheme="majorHAnsi" w:eastAsia="Times New Roman" w:hAnsiTheme="majorHAnsi" w:cstheme="majorHAnsi"/>
                <w:color w:val="000000"/>
                <w:sz w:val="14"/>
                <w:szCs w:val="14"/>
                <w:lang w:val="en-HK" w:eastAsia="zh-CN"/>
              </w:rPr>
              <w:t>data :</w:t>
            </w:r>
            <w:proofErr w:type="gramEnd"/>
            <w:r w:rsidRPr="00AC74A6">
              <w:rPr>
                <w:rFonts w:asciiTheme="majorHAnsi" w:eastAsia="Times New Roman" w:hAnsiTheme="majorHAnsi" w:cstheme="majorHAnsi"/>
                <w:color w:val="000000"/>
                <w:sz w:val="14"/>
                <w:szCs w:val="14"/>
                <w:lang w:val="en-HK" w:eastAsia="zh-CN"/>
              </w:rPr>
              <w:t xml:space="preserve">  [ Agent Name ]</w:t>
            </w:r>
          </w:p>
          <w:p w14:paraId="3C9B0D84"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6.  </w:t>
            </w:r>
            <w:r w:rsidRPr="00AC74A6">
              <w:rPr>
                <w:rFonts w:asciiTheme="majorHAnsi" w:hAnsiTheme="majorHAnsi" w:cstheme="majorHAnsi"/>
                <w:color w:val="000000"/>
                <w:sz w:val="14"/>
                <w:szCs w:val="14"/>
                <w:lang w:val="en-HK" w:eastAsia="zh-CN"/>
              </w:rPr>
              <w:t>職級</w:t>
            </w:r>
            <w:r w:rsidRPr="00AC74A6">
              <w:rPr>
                <w:rFonts w:asciiTheme="majorHAnsi" w:eastAsia="Times New Roman" w:hAnsiTheme="majorHAnsi" w:cstheme="majorHAnsi"/>
                <w:color w:val="000000"/>
                <w:sz w:val="14"/>
                <w:szCs w:val="14"/>
                <w:lang w:val="en-HK" w:eastAsia="zh-CN"/>
              </w:rPr>
              <w:t xml:space="preserve">       MI129_</w:t>
            </w:r>
            <w:proofErr w:type="gramStart"/>
            <w:r w:rsidRPr="00AC74A6">
              <w:rPr>
                <w:rFonts w:asciiTheme="majorHAnsi" w:eastAsia="Times New Roman" w:hAnsiTheme="majorHAnsi" w:cstheme="majorHAnsi"/>
                <w:color w:val="000000"/>
                <w:sz w:val="14"/>
                <w:szCs w:val="14"/>
                <w:lang w:val="en-HK" w:eastAsia="zh-CN"/>
              </w:rPr>
              <w:t>data :</w:t>
            </w:r>
            <w:proofErr w:type="gramEnd"/>
            <w:r w:rsidRPr="00AC74A6">
              <w:rPr>
                <w:rFonts w:asciiTheme="majorHAnsi" w:eastAsia="Times New Roman" w:hAnsiTheme="majorHAnsi" w:cstheme="majorHAnsi"/>
                <w:color w:val="000000"/>
                <w:sz w:val="14"/>
                <w:szCs w:val="14"/>
                <w:lang w:val="en-HK" w:eastAsia="zh-CN"/>
              </w:rPr>
              <w:t xml:space="preserve"> [ Title ]</w:t>
            </w:r>
          </w:p>
          <w:p w14:paraId="23624690"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7.  </w:t>
            </w:r>
            <w:r w:rsidRPr="00AC74A6">
              <w:rPr>
                <w:rFonts w:asciiTheme="majorHAnsi" w:hAnsiTheme="majorHAnsi" w:cstheme="majorHAnsi"/>
                <w:color w:val="000000"/>
                <w:sz w:val="14"/>
                <w:szCs w:val="14"/>
                <w:lang w:val="en-HK" w:eastAsia="zh-CN"/>
              </w:rPr>
              <w:t>已批核</w:t>
            </w:r>
            <w:r w:rsidRPr="00AC74A6">
              <w:rPr>
                <w:rFonts w:asciiTheme="majorHAnsi" w:eastAsia="Times New Roman" w:hAnsiTheme="majorHAnsi" w:cstheme="majorHAnsi"/>
                <w:color w:val="000000"/>
                <w:sz w:val="14"/>
                <w:szCs w:val="14"/>
                <w:lang w:val="en-HK" w:eastAsia="zh-CN"/>
              </w:rPr>
              <w:t xml:space="preserve">FYC </w:t>
            </w:r>
            <w:r w:rsidRPr="00AC74A6">
              <w:rPr>
                <w:rFonts w:asciiTheme="majorHAnsi" w:hAnsiTheme="majorHAnsi" w:cstheme="majorHAnsi"/>
                <w:color w:val="000000"/>
                <w:sz w:val="14"/>
                <w:szCs w:val="14"/>
                <w:lang w:val="en-HK" w:eastAsia="zh-CN"/>
              </w:rPr>
              <w:t>總數</w:t>
            </w:r>
            <w:r w:rsidRPr="00AC74A6">
              <w:rPr>
                <w:rFonts w:asciiTheme="majorHAnsi" w:eastAsia="Times New Roman" w:hAnsiTheme="majorHAnsi" w:cstheme="majorHAnsi"/>
                <w:color w:val="000000"/>
                <w:sz w:val="14"/>
                <w:szCs w:val="14"/>
                <w:lang w:val="en-HK" w:eastAsia="zh-CN"/>
              </w:rPr>
              <w:t xml:space="preserve">         </w:t>
            </w:r>
            <w:proofErr w:type="spellStart"/>
            <w:r w:rsidRPr="00AC74A6">
              <w:rPr>
                <w:rFonts w:asciiTheme="majorHAnsi" w:eastAsia="Times New Roman" w:hAnsiTheme="majorHAnsi" w:cstheme="majorHAnsi"/>
                <w:color w:val="000000"/>
                <w:sz w:val="14"/>
                <w:szCs w:val="14"/>
                <w:lang w:val="en-HK" w:eastAsia="zh-CN"/>
              </w:rPr>
              <w:t>AAP_Policy_Detail</w:t>
            </w:r>
            <w:proofErr w:type="spellEnd"/>
            <w:r w:rsidRPr="00AC74A6">
              <w:rPr>
                <w:rFonts w:asciiTheme="majorHAnsi" w:eastAsia="Times New Roman" w:hAnsiTheme="majorHAnsi" w:cstheme="majorHAnsi"/>
                <w:color w:val="000000"/>
                <w:sz w:val="14"/>
                <w:szCs w:val="14"/>
                <w:lang w:val="en-HK" w:eastAsia="zh-CN"/>
              </w:rPr>
              <w:t>_(YYYYMM</w:t>
            </w:r>
            <w:proofErr w:type="gramStart"/>
            <w:r w:rsidRPr="00AC74A6">
              <w:rPr>
                <w:rFonts w:asciiTheme="majorHAnsi" w:eastAsia="Times New Roman" w:hAnsiTheme="majorHAnsi" w:cstheme="majorHAnsi"/>
                <w:color w:val="000000"/>
                <w:sz w:val="14"/>
                <w:szCs w:val="14"/>
                <w:lang w:val="en-HK" w:eastAsia="zh-CN"/>
              </w:rPr>
              <w:t>) :</w:t>
            </w:r>
            <w:proofErr w:type="gramEnd"/>
            <w:r w:rsidRPr="00AC74A6">
              <w:rPr>
                <w:rFonts w:asciiTheme="majorHAnsi" w:eastAsia="Times New Roman" w:hAnsiTheme="majorHAnsi" w:cstheme="majorHAnsi"/>
                <w:color w:val="000000"/>
                <w:sz w:val="14"/>
                <w:szCs w:val="14"/>
                <w:lang w:val="en-HK" w:eastAsia="zh-CN"/>
              </w:rPr>
              <w:t xml:space="preserve">  [ ISS_TTL_FYC ]  </w:t>
            </w:r>
          </w:p>
          <w:p w14:paraId="0C39D257"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 Sum up of all months in reporting year based on [PRDN_MONTH]</w:t>
            </w:r>
          </w:p>
          <w:p w14:paraId="214706C9"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8.   </w:t>
            </w:r>
            <w:r w:rsidRPr="00AC74A6">
              <w:rPr>
                <w:rFonts w:asciiTheme="majorHAnsi" w:hAnsiTheme="majorHAnsi" w:cstheme="majorHAnsi"/>
                <w:color w:val="000000"/>
                <w:sz w:val="14"/>
                <w:szCs w:val="14"/>
                <w:lang w:val="en-HK" w:eastAsia="zh-CN"/>
              </w:rPr>
              <w:t>已批核保單數目</w:t>
            </w:r>
            <w:r w:rsidRPr="00AC74A6">
              <w:rPr>
                <w:rFonts w:asciiTheme="majorHAnsi" w:eastAsia="Times New Roman" w:hAnsiTheme="majorHAnsi" w:cstheme="majorHAnsi"/>
                <w:color w:val="000000"/>
                <w:sz w:val="14"/>
                <w:szCs w:val="14"/>
                <w:lang w:val="en-HK" w:eastAsia="zh-CN"/>
              </w:rPr>
              <w:t xml:space="preserve">       </w:t>
            </w:r>
            <w:proofErr w:type="spellStart"/>
            <w:r w:rsidRPr="00AC74A6">
              <w:rPr>
                <w:rFonts w:asciiTheme="majorHAnsi" w:eastAsia="Times New Roman" w:hAnsiTheme="majorHAnsi" w:cstheme="majorHAnsi"/>
                <w:color w:val="000000"/>
                <w:sz w:val="14"/>
                <w:szCs w:val="14"/>
                <w:lang w:val="en-HK" w:eastAsia="zh-CN"/>
              </w:rPr>
              <w:t>AAP_Policy_Detail</w:t>
            </w:r>
            <w:proofErr w:type="spellEnd"/>
            <w:r w:rsidRPr="00AC74A6">
              <w:rPr>
                <w:rFonts w:asciiTheme="majorHAnsi" w:eastAsia="Times New Roman" w:hAnsiTheme="majorHAnsi" w:cstheme="majorHAnsi"/>
                <w:color w:val="000000"/>
                <w:sz w:val="14"/>
                <w:szCs w:val="14"/>
                <w:lang w:val="en-HK" w:eastAsia="zh-CN"/>
              </w:rPr>
              <w:t>_(YYYYMM</w:t>
            </w:r>
            <w:proofErr w:type="gramStart"/>
            <w:r w:rsidRPr="00AC74A6">
              <w:rPr>
                <w:rFonts w:asciiTheme="majorHAnsi" w:eastAsia="Times New Roman" w:hAnsiTheme="majorHAnsi" w:cstheme="majorHAnsi"/>
                <w:color w:val="000000"/>
                <w:sz w:val="14"/>
                <w:szCs w:val="14"/>
                <w:lang w:val="en-HK" w:eastAsia="zh-CN"/>
              </w:rPr>
              <w:t>) :</w:t>
            </w:r>
            <w:proofErr w:type="gramEnd"/>
            <w:r w:rsidRPr="00AC74A6">
              <w:rPr>
                <w:rFonts w:asciiTheme="majorHAnsi" w:eastAsia="Times New Roman" w:hAnsiTheme="majorHAnsi" w:cstheme="majorHAnsi"/>
                <w:color w:val="000000"/>
                <w:sz w:val="14"/>
                <w:szCs w:val="14"/>
                <w:lang w:val="en-HK" w:eastAsia="zh-CN"/>
              </w:rPr>
              <w:t xml:space="preserve">  [ ISS_TTL_CASE ]  </w:t>
            </w:r>
          </w:p>
          <w:p w14:paraId="3CDC02D2"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  Sum up of all months in reporting year based on [PRDN_MONTH]</w:t>
            </w:r>
          </w:p>
          <w:p w14:paraId="5F64F5CC"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9.  </w:t>
            </w:r>
            <w:r w:rsidRPr="00AC74A6">
              <w:rPr>
                <w:rFonts w:asciiTheme="majorHAnsi" w:hAnsiTheme="majorHAnsi" w:cstheme="majorHAnsi"/>
                <w:color w:val="000000"/>
                <w:sz w:val="14"/>
                <w:szCs w:val="14"/>
                <w:lang w:val="en-HK" w:eastAsia="zh-CN"/>
              </w:rPr>
              <w:t>個人業績續保率</w:t>
            </w:r>
            <w:r w:rsidRPr="00AC74A6">
              <w:rPr>
                <w:rFonts w:asciiTheme="majorHAnsi" w:eastAsia="Times New Roman" w:hAnsiTheme="majorHAnsi" w:cstheme="majorHAnsi"/>
                <w:color w:val="000000"/>
                <w:sz w:val="14"/>
                <w:szCs w:val="14"/>
                <w:lang w:val="en-HK" w:eastAsia="zh-CN"/>
              </w:rPr>
              <w:t xml:space="preserve"> %      WCM020</w:t>
            </w:r>
            <w:proofErr w:type="gramStart"/>
            <w:r w:rsidRPr="00AC74A6">
              <w:rPr>
                <w:rFonts w:asciiTheme="majorHAnsi" w:eastAsia="Times New Roman" w:hAnsiTheme="majorHAnsi" w:cstheme="majorHAnsi"/>
                <w:color w:val="000000"/>
                <w:sz w:val="14"/>
                <w:szCs w:val="14"/>
                <w:lang w:val="en-HK" w:eastAsia="zh-CN"/>
              </w:rPr>
              <w:t>B :</w:t>
            </w:r>
            <w:proofErr w:type="gramEnd"/>
            <w:r w:rsidRPr="00AC74A6">
              <w:rPr>
                <w:rFonts w:asciiTheme="majorHAnsi" w:eastAsia="Times New Roman" w:hAnsiTheme="majorHAnsi" w:cstheme="majorHAnsi"/>
                <w:color w:val="000000"/>
                <w:sz w:val="14"/>
                <w:szCs w:val="14"/>
                <w:lang w:val="en-HK" w:eastAsia="zh-CN"/>
              </w:rPr>
              <w:t xml:space="preserve"> [PERSIST_RATE_19MTH ] x 100 , where</w:t>
            </w:r>
          </w:p>
          <w:p w14:paraId="3F368633"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[PRDN_</w:t>
            </w:r>
            <w:proofErr w:type="gramStart"/>
            <w:r w:rsidRPr="00AC74A6">
              <w:rPr>
                <w:rFonts w:asciiTheme="majorHAnsi" w:eastAsia="Times New Roman" w:hAnsiTheme="majorHAnsi" w:cstheme="majorHAnsi"/>
                <w:color w:val="000000"/>
                <w:sz w:val="14"/>
                <w:szCs w:val="14"/>
                <w:lang w:val="en-HK" w:eastAsia="zh-CN"/>
              </w:rPr>
              <w:t>MONTH]  use</w:t>
            </w:r>
            <w:proofErr w:type="gramEnd"/>
            <w:r w:rsidRPr="00AC74A6">
              <w:rPr>
                <w:rFonts w:asciiTheme="majorHAnsi" w:eastAsia="Times New Roman" w:hAnsiTheme="majorHAnsi" w:cstheme="majorHAnsi"/>
                <w:color w:val="000000"/>
                <w:sz w:val="14"/>
                <w:szCs w:val="14"/>
                <w:lang w:val="en-HK" w:eastAsia="zh-CN"/>
              </w:rPr>
              <w:t xml:space="preserve"> latest month only</w:t>
            </w:r>
          </w:p>
          <w:p w14:paraId="29C72C5E"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w:t>
            </w:r>
            <w:proofErr w:type="gramStart"/>
            <w:r w:rsidRPr="00AC74A6">
              <w:rPr>
                <w:rFonts w:asciiTheme="majorHAnsi" w:eastAsia="Times New Roman" w:hAnsiTheme="majorHAnsi" w:cstheme="majorHAnsi"/>
                <w:color w:val="000000"/>
                <w:sz w:val="14"/>
                <w:szCs w:val="14"/>
                <w:lang w:val="en-HK" w:eastAsia="zh-CN"/>
              </w:rPr>
              <w:t>PRODUCTION]  use</w:t>
            </w:r>
            <w:proofErr w:type="gramEnd"/>
            <w:r w:rsidRPr="00AC74A6">
              <w:rPr>
                <w:rFonts w:asciiTheme="majorHAnsi" w:eastAsia="Times New Roman" w:hAnsiTheme="majorHAnsi" w:cstheme="majorHAnsi"/>
                <w:color w:val="000000"/>
                <w:sz w:val="14"/>
                <w:szCs w:val="14"/>
                <w:lang w:val="en-HK" w:eastAsia="zh-CN"/>
              </w:rPr>
              <w:t xml:space="preserve"> "AFYC" only</w:t>
            </w:r>
          </w:p>
          <w:p w14:paraId="58FDE3D2"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[PRODUCTION_CATEGORY] use "Personal" only</w:t>
            </w:r>
          </w:p>
          <w:p w14:paraId="1F19C8AE"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10. </w:t>
            </w:r>
            <w:r w:rsidRPr="00AC74A6">
              <w:rPr>
                <w:rFonts w:asciiTheme="majorHAnsi" w:hAnsiTheme="majorHAnsi" w:cstheme="majorHAnsi"/>
                <w:color w:val="000000"/>
                <w:sz w:val="14"/>
                <w:szCs w:val="14"/>
                <w:lang w:val="en-HK" w:eastAsia="zh-CN"/>
              </w:rPr>
              <w:t>會員資格</w:t>
            </w:r>
            <w:proofErr w:type="gramStart"/>
            <w:r w:rsidRPr="00AC74A6">
              <w:rPr>
                <w:rFonts w:asciiTheme="majorHAnsi" w:eastAsia="Times New Roman" w:hAnsiTheme="majorHAnsi" w:cstheme="majorHAnsi"/>
                <w:color w:val="000000"/>
                <w:sz w:val="14"/>
                <w:szCs w:val="14"/>
                <w:lang w:val="en-HK" w:eastAsia="zh-CN"/>
              </w:rPr>
              <w:t xml:space="preserve">   (</w:t>
            </w:r>
            <w:proofErr w:type="gramEnd"/>
            <w:r w:rsidRPr="00AC74A6">
              <w:rPr>
                <w:rFonts w:asciiTheme="majorHAnsi" w:eastAsia="Times New Roman" w:hAnsiTheme="majorHAnsi" w:cstheme="majorHAnsi"/>
                <w:color w:val="000000"/>
                <w:sz w:val="14"/>
                <w:szCs w:val="14"/>
                <w:lang w:val="en-HK" w:eastAsia="zh-CN"/>
              </w:rPr>
              <w:t>refer to A5.2.5)</w:t>
            </w:r>
          </w:p>
          <w:p w14:paraId="3B348970"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11.  </w:t>
            </w:r>
            <w:r w:rsidRPr="00AC74A6">
              <w:rPr>
                <w:rFonts w:asciiTheme="majorHAnsi" w:hAnsiTheme="majorHAnsi" w:cstheme="majorHAnsi"/>
                <w:color w:val="000000"/>
                <w:sz w:val="14"/>
                <w:szCs w:val="14"/>
                <w:lang w:val="en-HK" w:eastAsia="zh-CN"/>
              </w:rPr>
              <w:t>距離下一級資格</w:t>
            </w:r>
            <w:r w:rsidRPr="00AC74A6">
              <w:rPr>
                <w:rFonts w:asciiTheme="majorHAnsi" w:eastAsia="Times New Roman" w:hAnsiTheme="majorHAnsi" w:cstheme="majorHAnsi"/>
                <w:color w:val="000000"/>
                <w:sz w:val="14"/>
                <w:szCs w:val="14"/>
                <w:lang w:val="en-HK" w:eastAsia="zh-CN"/>
              </w:rPr>
              <w:t>FYC</w:t>
            </w:r>
            <w:proofErr w:type="gramStart"/>
            <w:r w:rsidRPr="00AC74A6">
              <w:rPr>
                <w:rFonts w:asciiTheme="majorHAnsi" w:hAnsiTheme="majorHAnsi" w:cstheme="majorHAnsi"/>
                <w:color w:val="000000"/>
                <w:sz w:val="14"/>
                <w:szCs w:val="14"/>
                <w:lang w:val="en-HK" w:eastAsia="zh-CN"/>
              </w:rPr>
              <w:t>目標差距</w:t>
            </w:r>
            <w:r w:rsidRPr="00AC74A6">
              <w:rPr>
                <w:rFonts w:asciiTheme="majorHAnsi" w:eastAsia="Times New Roman" w:hAnsiTheme="majorHAnsi" w:cstheme="majorHAnsi"/>
                <w:color w:val="000000"/>
                <w:sz w:val="14"/>
                <w:szCs w:val="14"/>
                <w:lang w:val="en-HK" w:eastAsia="zh-CN"/>
              </w:rPr>
              <w:t xml:space="preserve">  (</w:t>
            </w:r>
            <w:proofErr w:type="gramEnd"/>
            <w:r w:rsidRPr="00AC74A6">
              <w:rPr>
                <w:rFonts w:asciiTheme="majorHAnsi" w:eastAsia="Times New Roman" w:hAnsiTheme="majorHAnsi" w:cstheme="majorHAnsi"/>
                <w:color w:val="000000"/>
                <w:sz w:val="14"/>
                <w:szCs w:val="14"/>
                <w:lang w:val="en-HK" w:eastAsia="zh-CN"/>
              </w:rPr>
              <w:t>refer to A5.2.6)</w:t>
            </w:r>
          </w:p>
          <w:p w14:paraId="69895970"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12.  </w:t>
            </w:r>
            <w:proofErr w:type="gramStart"/>
            <w:r w:rsidRPr="00AC74A6">
              <w:rPr>
                <w:rFonts w:asciiTheme="majorHAnsi" w:hAnsiTheme="majorHAnsi" w:cstheme="majorHAnsi"/>
                <w:color w:val="000000"/>
                <w:sz w:val="14"/>
                <w:szCs w:val="14"/>
                <w:lang w:val="en-HK" w:eastAsia="zh-CN"/>
              </w:rPr>
              <w:t>距離下一級資格保單數目目標差距</w:t>
            </w:r>
            <w:r w:rsidRPr="00AC74A6">
              <w:rPr>
                <w:rFonts w:asciiTheme="majorHAnsi" w:eastAsia="Times New Roman" w:hAnsiTheme="majorHAnsi" w:cstheme="majorHAnsi"/>
                <w:color w:val="000000"/>
                <w:sz w:val="14"/>
                <w:szCs w:val="14"/>
                <w:lang w:val="en-HK" w:eastAsia="zh-CN"/>
              </w:rPr>
              <w:t xml:space="preserve">  (</w:t>
            </w:r>
            <w:proofErr w:type="spellStart"/>
            <w:proofErr w:type="gramEnd"/>
            <w:r w:rsidRPr="00AC74A6">
              <w:rPr>
                <w:rFonts w:asciiTheme="majorHAnsi" w:eastAsia="Times New Roman" w:hAnsiTheme="majorHAnsi" w:cstheme="majorHAnsi"/>
                <w:color w:val="000000"/>
                <w:sz w:val="14"/>
                <w:szCs w:val="14"/>
                <w:lang w:val="en-HK" w:eastAsia="zh-CN"/>
              </w:rPr>
              <w:t>refert</w:t>
            </w:r>
            <w:proofErr w:type="spellEnd"/>
            <w:r w:rsidRPr="00AC74A6">
              <w:rPr>
                <w:rFonts w:asciiTheme="majorHAnsi" w:eastAsia="Times New Roman" w:hAnsiTheme="majorHAnsi" w:cstheme="majorHAnsi"/>
                <w:color w:val="000000"/>
                <w:sz w:val="14"/>
                <w:szCs w:val="14"/>
                <w:lang w:val="en-HK" w:eastAsia="zh-CN"/>
              </w:rPr>
              <w:t xml:space="preserve"> to A5.2.7)</w:t>
            </w:r>
          </w:p>
          <w:p w14:paraId="55391007"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13.  </w:t>
            </w:r>
            <w:proofErr w:type="gramStart"/>
            <w:r w:rsidRPr="00AC74A6">
              <w:rPr>
                <w:rFonts w:asciiTheme="majorHAnsi" w:hAnsiTheme="majorHAnsi" w:cstheme="majorHAnsi"/>
                <w:color w:val="000000"/>
                <w:sz w:val="14"/>
                <w:szCs w:val="14"/>
                <w:lang w:val="en-HK" w:eastAsia="zh-CN"/>
              </w:rPr>
              <w:t>排名</w:t>
            </w:r>
            <w:r w:rsidRPr="00AC74A6">
              <w:rPr>
                <w:rFonts w:asciiTheme="majorHAnsi" w:eastAsia="Times New Roman" w:hAnsiTheme="majorHAnsi" w:cstheme="majorHAnsi"/>
                <w:color w:val="000000"/>
                <w:sz w:val="14"/>
                <w:szCs w:val="14"/>
                <w:lang w:val="en-HK" w:eastAsia="zh-CN"/>
              </w:rPr>
              <w:t xml:space="preserve">  (</w:t>
            </w:r>
            <w:proofErr w:type="gramEnd"/>
            <w:r w:rsidRPr="00AC74A6">
              <w:rPr>
                <w:rFonts w:asciiTheme="majorHAnsi" w:eastAsia="Times New Roman" w:hAnsiTheme="majorHAnsi" w:cstheme="majorHAnsi"/>
                <w:color w:val="000000"/>
                <w:sz w:val="14"/>
                <w:szCs w:val="14"/>
                <w:lang w:val="en-HK" w:eastAsia="zh-CN"/>
              </w:rPr>
              <w:t xml:space="preserve">refer to A5.2.9) </w:t>
            </w:r>
          </w:p>
          <w:p w14:paraId="0928BD6E"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14.  </w:t>
            </w:r>
            <w:r w:rsidRPr="00AC74A6">
              <w:rPr>
                <w:rFonts w:asciiTheme="majorHAnsi" w:hAnsiTheme="majorHAnsi" w:cstheme="majorHAnsi"/>
                <w:color w:val="000000"/>
                <w:sz w:val="14"/>
                <w:szCs w:val="14"/>
                <w:lang w:val="en-HK" w:eastAsia="zh-CN"/>
              </w:rPr>
              <w:t>個人業績續保率</w:t>
            </w:r>
            <w:r w:rsidRPr="00AC74A6">
              <w:rPr>
                <w:rFonts w:asciiTheme="majorHAnsi" w:eastAsia="Times New Roman" w:hAnsiTheme="majorHAnsi" w:cstheme="majorHAnsi"/>
                <w:color w:val="000000"/>
                <w:sz w:val="14"/>
                <w:szCs w:val="14"/>
                <w:lang w:val="en-HK" w:eastAsia="zh-CN"/>
              </w:rPr>
              <w:t xml:space="preserve"> %    WCM020</w:t>
            </w:r>
            <w:proofErr w:type="gramStart"/>
            <w:r w:rsidRPr="00AC74A6">
              <w:rPr>
                <w:rFonts w:asciiTheme="majorHAnsi" w:eastAsia="Times New Roman" w:hAnsiTheme="majorHAnsi" w:cstheme="majorHAnsi"/>
                <w:color w:val="000000"/>
                <w:sz w:val="14"/>
                <w:szCs w:val="14"/>
                <w:lang w:val="en-HK" w:eastAsia="zh-CN"/>
              </w:rPr>
              <w:t>C :</w:t>
            </w:r>
            <w:proofErr w:type="gramEnd"/>
            <w:r w:rsidRPr="00AC74A6">
              <w:rPr>
                <w:rFonts w:asciiTheme="majorHAnsi" w:eastAsia="Times New Roman" w:hAnsiTheme="majorHAnsi" w:cstheme="majorHAnsi"/>
                <w:color w:val="000000"/>
                <w:sz w:val="14"/>
                <w:szCs w:val="14"/>
                <w:lang w:val="en-HK" w:eastAsia="zh-CN"/>
              </w:rPr>
              <w:t xml:space="preserve"> [PERSIST_RATE_19MTH ] x 100 , where</w:t>
            </w:r>
          </w:p>
          <w:p w14:paraId="7AF7D31D"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[PRDN_</w:t>
            </w:r>
            <w:proofErr w:type="gramStart"/>
            <w:r w:rsidRPr="00AC74A6">
              <w:rPr>
                <w:rFonts w:asciiTheme="majorHAnsi" w:eastAsia="Times New Roman" w:hAnsiTheme="majorHAnsi" w:cstheme="majorHAnsi"/>
                <w:color w:val="000000"/>
                <w:sz w:val="14"/>
                <w:szCs w:val="14"/>
                <w:lang w:val="en-HK" w:eastAsia="zh-CN"/>
              </w:rPr>
              <w:t>MONTH]  use</w:t>
            </w:r>
            <w:proofErr w:type="gramEnd"/>
            <w:r w:rsidRPr="00AC74A6">
              <w:rPr>
                <w:rFonts w:asciiTheme="majorHAnsi" w:eastAsia="Times New Roman" w:hAnsiTheme="majorHAnsi" w:cstheme="majorHAnsi"/>
                <w:color w:val="000000"/>
                <w:sz w:val="14"/>
                <w:szCs w:val="14"/>
                <w:lang w:val="en-HK" w:eastAsia="zh-CN"/>
              </w:rPr>
              <w:t xml:space="preserve"> latest month only</w:t>
            </w:r>
          </w:p>
          <w:p w14:paraId="707C9FB3" w14:textId="106AFB8B"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w:t>
            </w:r>
            <w:proofErr w:type="gramStart"/>
            <w:r w:rsidRPr="00AC74A6">
              <w:rPr>
                <w:rFonts w:asciiTheme="majorHAnsi" w:eastAsia="Times New Roman" w:hAnsiTheme="majorHAnsi" w:cstheme="majorHAnsi"/>
                <w:color w:val="000000"/>
                <w:sz w:val="14"/>
                <w:szCs w:val="14"/>
                <w:lang w:val="en-HK" w:eastAsia="zh-CN"/>
              </w:rPr>
              <w:t>PRODUCTION]  use</w:t>
            </w:r>
            <w:proofErr w:type="gramEnd"/>
            <w:r w:rsidRPr="00AC74A6">
              <w:rPr>
                <w:rFonts w:asciiTheme="majorHAnsi" w:eastAsia="Times New Roman" w:hAnsiTheme="majorHAnsi" w:cstheme="majorHAnsi"/>
                <w:color w:val="000000"/>
                <w:sz w:val="14"/>
                <w:szCs w:val="14"/>
                <w:lang w:val="en-HK" w:eastAsia="zh-CN"/>
              </w:rPr>
              <w:t xml:space="preserve"> "AFYC" only</w:t>
            </w:r>
          </w:p>
        </w:tc>
      </w:tr>
      <w:tr w:rsidR="00083F32" w:rsidRPr="00076D6A" w14:paraId="445CAFB4" w14:textId="77777777" w:rsidTr="00182A0B">
        <w:trPr>
          <w:trHeight w:val="300"/>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5554D02E"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A6.1</w:t>
            </w:r>
          </w:p>
        </w:tc>
        <w:tc>
          <w:tcPr>
            <w:tcW w:w="3150" w:type="dxa"/>
            <w:tcBorders>
              <w:top w:val="nil"/>
              <w:left w:val="nil"/>
              <w:bottom w:val="single" w:sz="4" w:space="0" w:color="auto"/>
              <w:right w:val="single" w:sz="4" w:space="0" w:color="auto"/>
            </w:tcBorders>
            <w:shd w:val="clear" w:color="auto" w:fill="auto"/>
            <w:vAlign w:val="center"/>
            <w:hideMark/>
          </w:tcPr>
          <w:p w14:paraId="31C3458F"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Long Service Award</w:t>
            </w:r>
          </w:p>
        </w:tc>
        <w:tc>
          <w:tcPr>
            <w:tcW w:w="4680" w:type="dxa"/>
            <w:tcBorders>
              <w:top w:val="nil"/>
              <w:left w:val="nil"/>
              <w:bottom w:val="single" w:sz="4" w:space="0" w:color="auto"/>
              <w:right w:val="single" w:sz="4" w:space="0" w:color="auto"/>
            </w:tcBorders>
            <w:shd w:val="clear" w:color="auto" w:fill="auto"/>
            <w:vAlign w:val="center"/>
            <w:hideMark/>
          </w:tcPr>
          <w:p w14:paraId="18449744"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Long Service 5,10,15 </w:t>
            </w:r>
            <w:proofErr w:type="spellStart"/>
            <w:r w:rsidRPr="00AC74A6">
              <w:rPr>
                <w:rFonts w:asciiTheme="majorHAnsi" w:eastAsia="Times New Roman" w:hAnsiTheme="majorHAnsi" w:cstheme="majorHAnsi"/>
                <w:color w:val="000000"/>
                <w:sz w:val="14"/>
                <w:szCs w:val="14"/>
                <w:lang w:val="en-HK" w:eastAsia="zh-CN"/>
              </w:rPr>
              <w:t>yr</w:t>
            </w:r>
            <w:proofErr w:type="spellEnd"/>
          </w:p>
          <w:p w14:paraId="32D71648" w14:textId="77777777" w:rsidR="00AC74A6" w:rsidRPr="00AC74A6" w:rsidRDefault="00AC74A6" w:rsidP="00182A0B">
            <w:pPr>
              <w:rPr>
                <w:rFonts w:asciiTheme="majorHAnsi" w:eastAsia="Times New Roman" w:hAnsiTheme="majorHAnsi" w:cstheme="majorHAnsi"/>
                <w:color w:val="000000"/>
                <w:sz w:val="14"/>
                <w:szCs w:val="14"/>
                <w:lang w:val="en-HK" w:eastAsia="zh-CN"/>
              </w:rPr>
            </w:pPr>
          </w:p>
          <w:p w14:paraId="2BCA3BA1" w14:textId="77777777" w:rsidR="00AC74A6" w:rsidRPr="00AC74A6" w:rsidRDefault="00AC74A6"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Report Fields:</w:t>
            </w:r>
          </w:p>
          <w:p w14:paraId="552B5060"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1.  </w:t>
            </w:r>
            <w:r w:rsidRPr="00AC74A6">
              <w:rPr>
                <w:rFonts w:asciiTheme="majorHAnsi" w:hAnsiTheme="majorHAnsi" w:cstheme="majorHAnsi"/>
                <w:color w:val="000000"/>
                <w:sz w:val="14"/>
                <w:szCs w:val="14"/>
                <w:lang w:val="en-HK" w:eastAsia="zh-CN"/>
              </w:rPr>
              <w:t>區域</w:t>
            </w:r>
            <w:r w:rsidRPr="00AC74A6">
              <w:rPr>
                <w:rFonts w:asciiTheme="majorHAnsi" w:eastAsia="Times New Roman" w:hAnsiTheme="majorHAnsi" w:cstheme="majorHAnsi"/>
                <w:color w:val="000000"/>
                <w:sz w:val="14"/>
                <w:szCs w:val="14"/>
                <w:lang w:val="en-HK" w:eastAsia="zh-CN"/>
              </w:rPr>
              <w:t xml:space="preserve">        WCM011</w:t>
            </w:r>
            <w:proofErr w:type="gramStart"/>
            <w:r w:rsidRPr="00AC74A6">
              <w:rPr>
                <w:rFonts w:asciiTheme="majorHAnsi" w:eastAsia="Times New Roman" w:hAnsiTheme="majorHAnsi" w:cstheme="majorHAnsi"/>
                <w:color w:val="000000"/>
                <w:sz w:val="14"/>
                <w:szCs w:val="14"/>
                <w:lang w:val="en-HK" w:eastAsia="zh-CN"/>
              </w:rPr>
              <w:t>B :</w:t>
            </w:r>
            <w:proofErr w:type="gramEnd"/>
            <w:r w:rsidRPr="00AC74A6">
              <w:rPr>
                <w:rFonts w:asciiTheme="majorHAnsi" w:eastAsia="Times New Roman" w:hAnsiTheme="majorHAnsi" w:cstheme="majorHAnsi"/>
                <w:color w:val="000000"/>
                <w:sz w:val="14"/>
                <w:szCs w:val="14"/>
                <w:lang w:val="en-HK" w:eastAsia="zh-CN"/>
              </w:rPr>
              <w:t xml:space="preserve"> [ </w:t>
            </w:r>
            <w:proofErr w:type="spellStart"/>
            <w:r w:rsidRPr="00AC74A6">
              <w:rPr>
                <w:rFonts w:asciiTheme="majorHAnsi" w:eastAsia="Times New Roman" w:hAnsiTheme="majorHAnsi" w:cstheme="majorHAnsi"/>
                <w:color w:val="000000"/>
                <w:sz w:val="14"/>
                <w:szCs w:val="14"/>
                <w:lang w:val="en-HK" w:eastAsia="zh-CN"/>
              </w:rPr>
              <w:t>Region_Name</w:t>
            </w:r>
            <w:proofErr w:type="spellEnd"/>
            <w:r w:rsidRPr="00AC74A6">
              <w:rPr>
                <w:rFonts w:asciiTheme="majorHAnsi" w:eastAsia="Times New Roman" w:hAnsiTheme="majorHAnsi" w:cstheme="majorHAnsi"/>
                <w:color w:val="000000"/>
                <w:sz w:val="14"/>
                <w:szCs w:val="14"/>
                <w:lang w:val="en-HK" w:eastAsia="zh-CN"/>
              </w:rPr>
              <w:t xml:space="preserve"> ]</w:t>
            </w:r>
          </w:p>
          <w:p w14:paraId="79B7564D"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2.  </w:t>
            </w:r>
            <w:r w:rsidRPr="00AC74A6">
              <w:rPr>
                <w:rFonts w:asciiTheme="majorHAnsi" w:hAnsiTheme="majorHAnsi" w:cstheme="majorHAnsi"/>
                <w:color w:val="000000"/>
                <w:sz w:val="14"/>
                <w:szCs w:val="14"/>
                <w:lang w:val="en-HK" w:eastAsia="zh-CN"/>
              </w:rPr>
              <w:t>分區</w:t>
            </w:r>
            <w:r w:rsidRPr="00AC74A6">
              <w:rPr>
                <w:rFonts w:asciiTheme="majorHAnsi" w:eastAsia="Times New Roman" w:hAnsiTheme="majorHAnsi" w:cstheme="majorHAnsi"/>
                <w:color w:val="000000"/>
                <w:sz w:val="14"/>
                <w:szCs w:val="14"/>
                <w:lang w:val="en-HK" w:eastAsia="zh-CN"/>
              </w:rPr>
              <w:t xml:space="preserve">         MI129_</w:t>
            </w:r>
            <w:proofErr w:type="gramStart"/>
            <w:r w:rsidRPr="00AC74A6">
              <w:rPr>
                <w:rFonts w:asciiTheme="majorHAnsi" w:eastAsia="Times New Roman" w:hAnsiTheme="majorHAnsi" w:cstheme="majorHAnsi"/>
                <w:color w:val="000000"/>
                <w:sz w:val="14"/>
                <w:szCs w:val="14"/>
                <w:lang w:val="en-HK" w:eastAsia="zh-CN"/>
              </w:rPr>
              <w:t>data :</w:t>
            </w:r>
            <w:proofErr w:type="gramEnd"/>
            <w:r w:rsidRPr="00AC74A6">
              <w:rPr>
                <w:rFonts w:asciiTheme="majorHAnsi" w:eastAsia="Times New Roman" w:hAnsiTheme="majorHAnsi" w:cstheme="majorHAnsi"/>
                <w:color w:val="000000"/>
                <w:sz w:val="14"/>
                <w:szCs w:val="14"/>
                <w:lang w:val="en-HK" w:eastAsia="zh-CN"/>
              </w:rPr>
              <w:t xml:space="preserve"> [ District ]</w:t>
            </w:r>
          </w:p>
          <w:p w14:paraId="0976C99A"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3.  </w:t>
            </w:r>
            <w:r w:rsidRPr="00AC74A6">
              <w:rPr>
                <w:rFonts w:asciiTheme="majorHAnsi" w:hAnsiTheme="majorHAnsi" w:cstheme="majorHAnsi"/>
                <w:color w:val="000000"/>
                <w:sz w:val="14"/>
                <w:szCs w:val="14"/>
                <w:lang w:val="en-HK" w:eastAsia="zh-CN"/>
              </w:rPr>
              <w:t>營業組別</w:t>
            </w:r>
            <w:r w:rsidRPr="00AC74A6">
              <w:rPr>
                <w:rFonts w:asciiTheme="majorHAnsi" w:eastAsia="Times New Roman" w:hAnsiTheme="majorHAnsi" w:cstheme="majorHAnsi"/>
                <w:color w:val="000000"/>
                <w:sz w:val="14"/>
                <w:szCs w:val="14"/>
                <w:lang w:val="en-HK" w:eastAsia="zh-CN"/>
              </w:rPr>
              <w:t xml:space="preserve">    MI129_</w:t>
            </w:r>
            <w:proofErr w:type="gramStart"/>
            <w:r w:rsidRPr="00AC74A6">
              <w:rPr>
                <w:rFonts w:asciiTheme="majorHAnsi" w:eastAsia="Times New Roman" w:hAnsiTheme="majorHAnsi" w:cstheme="majorHAnsi"/>
                <w:color w:val="000000"/>
                <w:sz w:val="14"/>
                <w:szCs w:val="14"/>
                <w:lang w:val="en-HK" w:eastAsia="zh-CN"/>
              </w:rPr>
              <w:t>data :</w:t>
            </w:r>
            <w:proofErr w:type="gramEnd"/>
            <w:r w:rsidRPr="00AC74A6">
              <w:rPr>
                <w:rFonts w:asciiTheme="majorHAnsi" w:eastAsia="Times New Roman" w:hAnsiTheme="majorHAnsi" w:cstheme="majorHAnsi"/>
                <w:color w:val="000000"/>
                <w:sz w:val="14"/>
                <w:szCs w:val="14"/>
                <w:lang w:val="en-HK" w:eastAsia="zh-CN"/>
              </w:rPr>
              <w:t xml:space="preserve"> [ Unit ]</w:t>
            </w:r>
          </w:p>
          <w:p w14:paraId="2D20D5B7"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4.  </w:t>
            </w:r>
            <w:r w:rsidRPr="00AC74A6">
              <w:rPr>
                <w:rFonts w:asciiTheme="majorHAnsi" w:hAnsiTheme="majorHAnsi" w:cstheme="majorHAnsi"/>
                <w:color w:val="000000"/>
                <w:sz w:val="14"/>
                <w:szCs w:val="14"/>
                <w:lang w:val="en-HK" w:eastAsia="zh-CN"/>
              </w:rPr>
              <w:t>代理人編號</w:t>
            </w:r>
            <w:r w:rsidRPr="00AC74A6">
              <w:rPr>
                <w:rFonts w:asciiTheme="majorHAnsi" w:eastAsia="Times New Roman" w:hAnsiTheme="majorHAnsi" w:cstheme="majorHAnsi"/>
                <w:color w:val="000000"/>
                <w:sz w:val="14"/>
                <w:szCs w:val="14"/>
                <w:lang w:val="en-HK" w:eastAsia="zh-CN"/>
              </w:rPr>
              <w:t xml:space="preserve">    MI129_data</w:t>
            </w:r>
            <w:proofErr w:type="gramStart"/>
            <w:r w:rsidRPr="00AC74A6">
              <w:rPr>
                <w:rFonts w:asciiTheme="majorHAnsi" w:eastAsia="Times New Roman" w:hAnsiTheme="majorHAnsi" w:cstheme="majorHAnsi"/>
                <w:color w:val="000000"/>
                <w:sz w:val="14"/>
                <w:szCs w:val="14"/>
                <w:lang w:val="en-HK" w:eastAsia="zh-CN"/>
              </w:rPr>
              <w:t>:  [</w:t>
            </w:r>
            <w:proofErr w:type="gramEnd"/>
            <w:r w:rsidRPr="00AC74A6">
              <w:rPr>
                <w:rFonts w:asciiTheme="majorHAnsi" w:eastAsia="Times New Roman" w:hAnsiTheme="majorHAnsi" w:cstheme="majorHAnsi"/>
                <w:color w:val="000000"/>
                <w:sz w:val="14"/>
                <w:szCs w:val="14"/>
                <w:lang w:val="en-HK" w:eastAsia="zh-CN"/>
              </w:rPr>
              <w:t xml:space="preserve"> Agent ]</w:t>
            </w:r>
          </w:p>
          <w:p w14:paraId="5FB38CDE"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lastRenderedPageBreak/>
              <w:t xml:space="preserve">5.  </w:t>
            </w:r>
            <w:r w:rsidRPr="00AC74A6">
              <w:rPr>
                <w:rFonts w:asciiTheme="majorHAnsi" w:hAnsiTheme="majorHAnsi" w:cstheme="majorHAnsi"/>
                <w:color w:val="000000"/>
                <w:sz w:val="14"/>
                <w:szCs w:val="14"/>
                <w:lang w:val="en-HK" w:eastAsia="zh-CN"/>
              </w:rPr>
              <w:t>姓名</w:t>
            </w:r>
            <w:r w:rsidRPr="00AC74A6">
              <w:rPr>
                <w:rFonts w:asciiTheme="majorHAnsi" w:eastAsia="Times New Roman" w:hAnsiTheme="majorHAnsi" w:cstheme="majorHAnsi"/>
                <w:color w:val="000000"/>
                <w:sz w:val="14"/>
                <w:szCs w:val="14"/>
                <w:lang w:val="en-HK" w:eastAsia="zh-CN"/>
              </w:rPr>
              <w:t xml:space="preserve">      MI129_</w:t>
            </w:r>
            <w:proofErr w:type="gramStart"/>
            <w:r w:rsidRPr="00AC74A6">
              <w:rPr>
                <w:rFonts w:asciiTheme="majorHAnsi" w:eastAsia="Times New Roman" w:hAnsiTheme="majorHAnsi" w:cstheme="majorHAnsi"/>
                <w:color w:val="000000"/>
                <w:sz w:val="14"/>
                <w:szCs w:val="14"/>
                <w:lang w:val="en-HK" w:eastAsia="zh-CN"/>
              </w:rPr>
              <w:t>data :</w:t>
            </w:r>
            <w:proofErr w:type="gramEnd"/>
            <w:r w:rsidRPr="00AC74A6">
              <w:rPr>
                <w:rFonts w:asciiTheme="majorHAnsi" w:eastAsia="Times New Roman" w:hAnsiTheme="majorHAnsi" w:cstheme="majorHAnsi"/>
                <w:color w:val="000000"/>
                <w:sz w:val="14"/>
                <w:szCs w:val="14"/>
                <w:lang w:val="en-HK" w:eastAsia="zh-CN"/>
              </w:rPr>
              <w:t xml:space="preserve">  [ Agent Name ]</w:t>
            </w:r>
          </w:p>
          <w:p w14:paraId="0630141E"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6.  </w:t>
            </w:r>
            <w:r w:rsidRPr="00AC74A6">
              <w:rPr>
                <w:rFonts w:asciiTheme="majorHAnsi" w:hAnsiTheme="majorHAnsi" w:cstheme="majorHAnsi"/>
                <w:color w:val="000000"/>
                <w:sz w:val="14"/>
                <w:szCs w:val="14"/>
                <w:lang w:val="en-HK" w:eastAsia="zh-CN"/>
              </w:rPr>
              <w:t>職級</w:t>
            </w:r>
            <w:r w:rsidRPr="00AC74A6">
              <w:rPr>
                <w:rFonts w:asciiTheme="majorHAnsi" w:eastAsia="Times New Roman" w:hAnsiTheme="majorHAnsi" w:cstheme="majorHAnsi"/>
                <w:color w:val="000000"/>
                <w:sz w:val="14"/>
                <w:szCs w:val="14"/>
                <w:lang w:val="en-HK" w:eastAsia="zh-CN"/>
              </w:rPr>
              <w:t xml:space="preserve">       MI129_</w:t>
            </w:r>
            <w:proofErr w:type="gramStart"/>
            <w:r w:rsidRPr="00AC74A6">
              <w:rPr>
                <w:rFonts w:asciiTheme="majorHAnsi" w:eastAsia="Times New Roman" w:hAnsiTheme="majorHAnsi" w:cstheme="majorHAnsi"/>
                <w:color w:val="000000"/>
                <w:sz w:val="14"/>
                <w:szCs w:val="14"/>
                <w:lang w:val="en-HK" w:eastAsia="zh-CN"/>
              </w:rPr>
              <w:t>data :</w:t>
            </w:r>
            <w:proofErr w:type="gramEnd"/>
            <w:r w:rsidRPr="00AC74A6">
              <w:rPr>
                <w:rFonts w:asciiTheme="majorHAnsi" w:eastAsia="Times New Roman" w:hAnsiTheme="majorHAnsi" w:cstheme="majorHAnsi"/>
                <w:color w:val="000000"/>
                <w:sz w:val="14"/>
                <w:szCs w:val="14"/>
                <w:lang w:val="en-HK" w:eastAsia="zh-CN"/>
              </w:rPr>
              <w:t xml:space="preserve"> [ Title ]</w:t>
            </w:r>
          </w:p>
          <w:p w14:paraId="7D8072D9"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7.  </w:t>
            </w:r>
            <w:proofErr w:type="gramStart"/>
            <w:r w:rsidRPr="00AC74A6">
              <w:rPr>
                <w:rFonts w:asciiTheme="majorHAnsi" w:hAnsiTheme="majorHAnsi" w:cstheme="majorHAnsi"/>
                <w:color w:val="000000"/>
                <w:sz w:val="14"/>
                <w:szCs w:val="14"/>
                <w:lang w:val="en-HK" w:eastAsia="zh-CN"/>
              </w:rPr>
              <w:t>已批核</w:t>
            </w:r>
            <w:r w:rsidRPr="00AC74A6">
              <w:rPr>
                <w:rFonts w:asciiTheme="majorHAnsi" w:eastAsia="Times New Roman" w:hAnsiTheme="majorHAnsi" w:cstheme="majorHAnsi"/>
                <w:color w:val="000000"/>
                <w:sz w:val="14"/>
                <w:szCs w:val="14"/>
                <w:lang w:val="en-HK" w:eastAsia="zh-CN"/>
              </w:rPr>
              <w:t xml:space="preserve">  FYC</w:t>
            </w:r>
            <w:proofErr w:type="gramEnd"/>
            <w:r w:rsidRPr="00AC74A6">
              <w:rPr>
                <w:rFonts w:asciiTheme="majorHAnsi" w:eastAsia="Times New Roman" w:hAnsiTheme="majorHAnsi" w:cstheme="majorHAnsi"/>
                <w:color w:val="000000"/>
                <w:sz w:val="14"/>
                <w:szCs w:val="14"/>
                <w:lang w:val="en-HK" w:eastAsia="zh-CN"/>
              </w:rPr>
              <w:t xml:space="preserve">       </w:t>
            </w:r>
            <w:proofErr w:type="spellStart"/>
            <w:r w:rsidRPr="00AC74A6">
              <w:rPr>
                <w:rFonts w:asciiTheme="majorHAnsi" w:eastAsia="Times New Roman" w:hAnsiTheme="majorHAnsi" w:cstheme="majorHAnsi"/>
                <w:color w:val="000000"/>
                <w:sz w:val="14"/>
                <w:szCs w:val="14"/>
                <w:lang w:val="en-HK" w:eastAsia="zh-CN"/>
              </w:rPr>
              <w:t>AAP_Policy_Detail</w:t>
            </w:r>
            <w:proofErr w:type="spellEnd"/>
            <w:r w:rsidRPr="00AC74A6">
              <w:rPr>
                <w:rFonts w:asciiTheme="majorHAnsi" w:eastAsia="Times New Roman" w:hAnsiTheme="majorHAnsi" w:cstheme="majorHAnsi"/>
                <w:color w:val="000000"/>
                <w:sz w:val="14"/>
                <w:szCs w:val="14"/>
                <w:lang w:val="en-HK" w:eastAsia="zh-CN"/>
              </w:rPr>
              <w:t xml:space="preserve">_(YYYYMM) :  [ ISS_TTL_FYC ]  </w:t>
            </w:r>
          </w:p>
          <w:p w14:paraId="43C2F8A0"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 Sum up of all months in reporting year based on [PRDN_MONTH]</w:t>
            </w:r>
          </w:p>
          <w:p w14:paraId="29C8ED77"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8.  </w:t>
            </w:r>
            <w:proofErr w:type="gramStart"/>
            <w:r w:rsidRPr="00AC74A6">
              <w:rPr>
                <w:rFonts w:asciiTheme="majorHAnsi" w:hAnsiTheme="majorHAnsi" w:cstheme="majorHAnsi"/>
                <w:color w:val="000000"/>
                <w:sz w:val="14"/>
                <w:szCs w:val="14"/>
                <w:lang w:val="en-HK" w:eastAsia="zh-CN"/>
              </w:rPr>
              <w:t>入職年期</w:t>
            </w:r>
            <w:r w:rsidRPr="00AC74A6">
              <w:rPr>
                <w:rFonts w:asciiTheme="majorHAnsi" w:eastAsia="Times New Roman" w:hAnsiTheme="majorHAnsi" w:cstheme="majorHAnsi"/>
                <w:color w:val="000000"/>
                <w:sz w:val="14"/>
                <w:szCs w:val="14"/>
                <w:lang w:val="en-HK" w:eastAsia="zh-CN"/>
              </w:rPr>
              <w:t xml:space="preserve">  (</w:t>
            </w:r>
            <w:proofErr w:type="gramEnd"/>
            <w:r w:rsidRPr="00AC74A6">
              <w:rPr>
                <w:rFonts w:asciiTheme="majorHAnsi" w:eastAsia="Times New Roman" w:hAnsiTheme="majorHAnsi" w:cstheme="majorHAnsi"/>
                <w:color w:val="000000"/>
                <w:sz w:val="14"/>
                <w:szCs w:val="14"/>
                <w:lang w:val="en-HK" w:eastAsia="zh-CN"/>
              </w:rPr>
              <w:t>refer to A6.1.3)</w:t>
            </w:r>
          </w:p>
          <w:p w14:paraId="1C4AB1D1"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9.   </w:t>
            </w:r>
            <w:r w:rsidRPr="00AC74A6">
              <w:rPr>
                <w:rFonts w:asciiTheme="majorHAnsi" w:hAnsiTheme="majorHAnsi" w:cstheme="majorHAnsi"/>
                <w:color w:val="000000"/>
                <w:sz w:val="14"/>
                <w:szCs w:val="14"/>
                <w:lang w:val="en-HK" w:eastAsia="zh-CN"/>
              </w:rPr>
              <w:t>個人業績續保率</w:t>
            </w:r>
            <w:r w:rsidRPr="00AC74A6">
              <w:rPr>
                <w:rFonts w:asciiTheme="majorHAnsi" w:eastAsia="Times New Roman" w:hAnsiTheme="majorHAnsi" w:cstheme="majorHAnsi"/>
                <w:color w:val="000000"/>
                <w:sz w:val="14"/>
                <w:szCs w:val="14"/>
                <w:lang w:val="en-HK" w:eastAsia="zh-CN"/>
              </w:rPr>
              <w:t xml:space="preserve"> %    WCM020</w:t>
            </w:r>
            <w:proofErr w:type="gramStart"/>
            <w:r w:rsidRPr="00AC74A6">
              <w:rPr>
                <w:rFonts w:asciiTheme="majorHAnsi" w:eastAsia="Times New Roman" w:hAnsiTheme="majorHAnsi" w:cstheme="majorHAnsi"/>
                <w:color w:val="000000"/>
                <w:sz w:val="14"/>
                <w:szCs w:val="14"/>
                <w:lang w:val="en-HK" w:eastAsia="zh-CN"/>
              </w:rPr>
              <w:t>B :</w:t>
            </w:r>
            <w:proofErr w:type="gramEnd"/>
            <w:r w:rsidRPr="00AC74A6">
              <w:rPr>
                <w:rFonts w:asciiTheme="majorHAnsi" w:eastAsia="Times New Roman" w:hAnsiTheme="majorHAnsi" w:cstheme="majorHAnsi"/>
                <w:color w:val="000000"/>
                <w:sz w:val="14"/>
                <w:szCs w:val="14"/>
                <w:lang w:val="en-HK" w:eastAsia="zh-CN"/>
              </w:rPr>
              <w:t xml:space="preserve"> [PERSIST_RATE_19MTH ] x 100 , where</w:t>
            </w:r>
          </w:p>
          <w:p w14:paraId="7894729E"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[PRDN_</w:t>
            </w:r>
            <w:proofErr w:type="gramStart"/>
            <w:r w:rsidRPr="00AC74A6">
              <w:rPr>
                <w:rFonts w:asciiTheme="majorHAnsi" w:eastAsia="Times New Roman" w:hAnsiTheme="majorHAnsi" w:cstheme="majorHAnsi"/>
                <w:color w:val="000000"/>
                <w:sz w:val="14"/>
                <w:szCs w:val="14"/>
                <w:lang w:val="en-HK" w:eastAsia="zh-CN"/>
              </w:rPr>
              <w:t>MONTH]  use</w:t>
            </w:r>
            <w:proofErr w:type="gramEnd"/>
            <w:r w:rsidRPr="00AC74A6">
              <w:rPr>
                <w:rFonts w:asciiTheme="majorHAnsi" w:eastAsia="Times New Roman" w:hAnsiTheme="majorHAnsi" w:cstheme="majorHAnsi"/>
                <w:color w:val="000000"/>
                <w:sz w:val="14"/>
                <w:szCs w:val="14"/>
                <w:lang w:val="en-HK" w:eastAsia="zh-CN"/>
              </w:rPr>
              <w:t xml:space="preserve"> latest month only</w:t>
            </w:r>
          </w:p>
          <w:p w14:paraId="71FE137A"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w:t>
            </w:r>
            <w:proofErr w:type="gramStart"/>
            <w:r w:rsidRPr="00AC74A6">
              <w:rPr>
                <w:rFonts w:asciiTheme="majorHAnsi" w:eastAsia="Times New Roman" w:hAnsiTheme="majorHAnsi" w:cstheme="majorHAnsi"/>
                <w:color w:val="000000"/>
                <w:sz w:val="14"/>
                <w:szCs w:val="14"/>
                <w:lang w:val="en-HK" w:eastAsia="zh-CN"/>
              </w:rPr>
              <w:t>PRODUCTION]  use</w:t>
            </w:r>
            <w:proofErr w:type="gramEnd"/>
            <w:r w:rsidRPr="00AC74A6">
              <w:rPr>
                <w:rFonts w:asciiTheme="majorHAnsi" w:eastAsia="Times New Roman" w:hAnsiTheme="majorHAnsi" w:cstheme="majorHAnsi"/>
                <w:color w:val="000000"/>
                <w:sz w:val="14"/>
                <w:szCs w:val="14"/>
                <w:lang w:val="en-HK" w:eastAsia="zh-CN"/>
              </w:rPr>
              <w:t xml:space="preserve"> "AFYC" only</w:t>
            </w:r>
          </w:p>
          <w:p w14:paraId="3B3E27BB"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[PRODUCTION_CATEGORY] use "Personal" only</w:t>
            </w:r>
          </w:p>
          <w:p w14:paraId="5A8706E0" w14:textId="77777777" w:rsidR="00AC74A6" w:rsidRPr="00AC74A6" w:rsidRDefault="00AC74A6" w:rsidP="00AC74A6">
            <w:pPr>
              <w:rPr>
                <w:rFonts w:asciiTheme="majorHAnsi" w:eastAsia="Times New Roman" w:hAnsiTheme="majorHAnsi" w:cstheme="majorHAnsi"/>
                <w:color w:val="000000"/>
                <w:sz w:val="14"/>
                <w:szCs w:val="14"/>
                <w:lang w:val="en-HK"/>
              </w:rPr>
            </w:pPr>
            <w:r w:rsidRPr="00AC74A6">
              <w:rPr>
                <w:rFonts w:asciiTheme="majorHAnsi" w:eastAsia="Times New Roman" w:hAnsiTheme="majorHAnsi" w:cstheme="majorHAnsi"/>
                <w:color w:val="000000"/>
                <w:sz w:val="14"/>
                <w:szCs w:val="14"/>
                <w:lang w:val="en-HK"/>
              </w:rPr>
              <w:t xml:space="preserve">10. </w:t>
            </w:r>
            <w:r w:rsidRPr="00AC74A6">
              <w:rPr>
                <w:rFonts w:asciiTheme="majorHAnsi" w:hAnsiTheme="majorHAnsi" w:cstheme="majorHAnsi"/>
                <w:color w:val="000000"/>
                <w:sz w:val="14"/>
                <w:szCs w:val="14"/>
                <w:lang w:val="en-HK"/>
              </w:rPr>
              <w:t>與第一名之</w:t>
            </w:r>
            <w:r w:rsidRPr="00AC74A6">
              <w:rPr>
                <w:rFonts w:asciiTheme="majorHAnsi" w:eastAsia="Times New Roman" w:hAnsiTheme="majorHAnsi" w:cstheme="majorHAnsi"/>
                <w:color w:val="000000"/>
                <w:sz w:val="14"/>
                <w:szCs w:val="14"/>
                <w:lang w:val="en-HK"/>
              </w:rPr>
              <w:t xml:space="preserve">FYC </w:t>
            </w:r>
            <w:r w:rsidRPr="00AC74A6">
              <w:rPr>
                <w:rFonts w:asciiTheme="majorHAnsi" w:hAnsiTheme="majorHAnsi" w:cstheme="majorHAnsi"/>
                <w:color w:val="000000"/>
                <w:sz w:val="14"/>
                <w:szCs w:val="14"/>
                <w:lang w:val="en-HK"/>
              </w:rPr>
              <w:t>目標差額</w:t>
            </w:r>
          </w:p>
          <w:p w14:paraId="091FA655"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11.  </w:t>
            </w:r>
            <w:proofErr w:type="gramStart"/>
            <w:r w:rsidRPr="00AC74A6">
              <w:rPr>
                <w:rFonts w:asciiTheme="majorHAnsi" w:hAnsiTheme="majorHAnsi" w:cstheme="majorHAnsi"/>
                <w:color w:val="000000"/>
                <w:sz w:val="14"/>
                <w:szCs w:val="14"/>
                <w:lang w:val="en-HK" w:eastAsia="zh-CN"/>
              </w:rPr>
              <w:t>排名</w:t>
            </w:r>
            <w:r w:rsidRPr="00AC74A6">
              <w:rPr>
                <w:rFonts w:asciiTheme="majorHAnsi" w:eastAsia="Times New Roman" w:hAnsiTheme="majorHAnsi" w:cstheme="majorHAnsi"/>
                <w:color w:val="000000"/>
                <w:sz w:val="14"/>
                <w:szCs w:val="14"/>
                <w:lang w:val="en-HK" w:eastAsia="zh-CN"/>
              </w:rPr>
              <w:t xml:space="preserve">  (</w:t>
            </w:r>
            <w:proofErr w:type="gramEnd"/>
            <w:r w:rsidRPr="00AC74A6">
              <w:rPr>
                <w:rFonts w:asciiTheme="majorHAnsi" w:eastAsia="Times New Roman" w:hAnsiTheme="majorHAnsi" w:cstheme="majorHAnsi"/>
                <w:color w:val="000000"/>
                <w:sz w:val="14"/>
                <w:szCs w:val="14"/>
                <w:lang w:val="en-HK" w:eastAsia="zh-CN"/>
              </w:rPr>
              <w:t xml:space="preserve">refer to A6.1.6) </w:t>
            </w:r>
          </w:p>
          <w:p w14:paraId="1E3CAE06"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12.  </w:t>
            </w:r>
            <w:r w:rsidRPr="00AC74A6">
              <w:rPr>
                <w:rFonts w:asciiTheme="majorHAnsi" w:hAnsiTheme="majorHAnsi" w:cstheme="majorHAnsi"/>
                <w:color w:val="000000"/>
                <w:sz w:val="14"/>
                <w:szCs w:val="14"/>
                <w:lang w:val="en-HK" w:eastAsia="zh-CN"/>
              </w:rPr>
              <w:t>個人業績續保率</w:t>
            </w:r>
            <w:r w:rsidRPr="00AC74A6">
              <w:rPr>
                <w:rFonts w:asciiTheme="majorHAnsi" w:eastAsia="Times New Roman" w:hAnsiTheme="majorHAnsi" w:cstheme="majorHAnsi"/>
                <w:color w:val="000000"/>
                <w:sz w:val="14"/>
                <w:szCs w:val="14"/>
                <w:lang w:val="en-HK" w:eastAsia="zh-CN"/>
              </w:rPr>
              <w:t xml:space="preserve"> %    WCM020</w:t>
            </w:r>
            <w:proofErr w:type="gramStart"/>
            <w:r w:rsidRPr="00AC74A6">
              <w:rPr>
                <w:rFonts w:asciiTheme="majorHAnsi" w:eastAsia="Times New Roman" w:hAnsiTheme="majorHAnsi" w:cstheme="majorHAnsi"/>
                <w:color w:val="000000"/>
                <w:sz w:val="14"/>
                <w:szCs w:val="14"/>
                <w:lang w:val="en-HK" w:eastAsia="zh-CN"/>
              </w:rPr>
              <w:t>C :</w:t>
            </w:r>
            <w:proofErr w:type="gramEnd"/>
            <w:r w:rsidRPr="00AC74A6">
              <w:rPr>
                <w:rFonts w:asciiTheme="majorHAnsi" w:eastAsia="Times New Roman" w:hAnsiTheme="majorHAnsi" w:cstheme="majorHAnsi"/>
                <w:color w:val="000000"/>
                <w:sz w:val="14"/>
                <w:szCs w:val="14"/>
                <w:lang w:val="en-HK" w:eastAsia="zh-CN"/>
              </w:rPr>
              <w:t xml:space="preserve"> [PERSIST_RATE_19MTH ] x 100 , where</w:t>
            </w:r>
          </w:p>
          <w:p w14:paraId="18ECD6ED"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[PRDN_</w:t>
            </w:r>
            <w:proofErr w:type="gramStart"/>
            <w:r w:rsidRPr="00AC74A6">
              <w:rPr>
                <w:rFonts w:asciiTheme="majorHAnsi" w:eastAsia="Times New Roman" w:hAnsiTheme="majorHAnsi" w:cstheme="majorHAnsi"/>
                <w:color w:val="000000"/>
                <w:sz w:val="14"/>
                <w:szCs w:val="14"/>
                <w:lang w:val="en-HK" w:eastAsia="zh-CN"/>
              </w:rPr>
              <w:t>MONTH]  use</w:t>
            </w:r>
            <w:proofErr w:type="gramEnd"/>
            <w:r w:rsidRPr="00AC74A6">
              <w:rPr>
                <w:rFonts w:asciiTheme="majorHAnsi" w:eastAsia="Times New Roman" w:hAnsiTheme="majorHAnsi" w:cstheme="majorHAnsi"/>
                <w:color w:val="000000"/>
                <w:sz w:val="14"/>
                <w:szCs w:val="14"/>
                <w:lang w:val="en-HK" w:eastAsia="zh-CN"/>
              </w:rPr>
              <w:t xml:space="preserve"> latest month only</w:t>
            </w:r>
          </w:p>
          <w:p w14:paraId="50FE0528"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w:t>
            </w:r>
            <w:proofErr w:type="gramStart"/>
            <w:r w:rsidRPr="00AC74A6">
              <w:rPr>
                <w:rFonts w:asciiTheme="majorHAnsi" w:eastAsia="Times New Roman" w:hAnsiTheme="majorHAnsi" w:cstheme="majorHAnsi"/>
                <w:color w:val="000000"/>
                <w:sz w:val="14"/>
                <w:szCs w:val="14"/>
                <w:lang w:val="en-HK" w:eastAsia="zh-CN"/>
              </w:rPr>
              <w:t>PRODUCTION]  use</w:t>
            </w:r>
            <w:proofErr w:type="gramEnd"/>
            <w:r w:rsidRPr="00AC74A6">
              <w:rPr>
                <w:rFonts w:asciiTheme="majorHAnsi" w:eastAsia="Times New Roman" w:hAnsiTheme="majorHAnsi" w:cstheme="majorHAnsi"/>
                <w:color w:val="000000"/>
                <w:sz w:val="14"/>
                <w:szCs w:val="14"/>
                <w:lang w:val="en-HK" w:eastAsia="zh-CN"/>
              </w:rPr>
              <w:t xml:space="preserve"> "AFYC" only</w:t>
            </w:r>
          </w:p>
          <w:p w14:paraId="2B50586A" w14:textId="3C18BF2D"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[PRODUCTION_CATEGORY] use "Personal" only</w:t>
            </w:r>
          </w:p>
        </w:tc>
      </w:tr>
      <w:tr w:rsidR="00083F32" w:rsidRPr="00076D6A" w14:paraId="313F317B" w14:textId="77777777" w:rsidTr="00182A0B">
        <w:trPr>
          <w:trHeight w:val="300"/>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32CD5406"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lastRenderedPageBreak/>
              <w:t>A6.2</w:t>
            </w:r>
          </w:p>
        </w:tc>
        <w:tc>
          <w:tcPr>
            <w:tcW w:w="3150" w:type="dxa"/>
            <w:tcBorders>
              <w:top w:val="nil"/>
              <w:left w:val="nil"/>
              <w:bottom w:val="single" w:sz="4" w:space="0" w:color="auto"/>
              <w:right w:val="single" w:sz="4" w:space="0" w:color="auto"/>
            </w:tcBorders>
            <w:shd w:val="clear" w:color="auto" w:fill="auto"/>
            <w:vAlign w:val="center"/>
            <w:hideMark/>
          </w:tcPr>
          <w:p w14:paraId="0A1D3689"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Long Service Award</w:t>
            </w:r>
          </w:p>
        </w:tc>
        <w:tc>
          <w:tcPr>
            <w:tcW w:w="4680" w:type="dxa"/>
            <w:tcBorders>
              <w:top w:val="nil"/>
              <w:left w:val="nil"/>
              <w:bottom w:val="single" w:sz="4" w:space="0" w:color="auto"/>
              <w:right w:val="single" w:sz="4" w:space="0" w:color="auto"/>
            </w:tcBorders>
            <w:shd w:val="clear" w:color="auto" w:fill="auto"/>
            <w:vAlign w:val="center"/>
            <w:hideMark/>
          </w:tcPr>
          <w:p w14:paraId="4D2809A5"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Long Service 20 </w:t>
            </w:r>
            <w:proofErr w:type="spellStart"/>
            <w:r w:rsidRPr="00AC74A6">
              <w:rPr>
                <w:rFonts w:asciiTheme="majorHAnsi" w:eastAsia="Times New Roman" w:hAnsiTheme="majorHAnsi" w:cstheme="majorHAnsi"/>
                <w:color w:val="000000"/>
                <w:sz w:val="14"/>
                <w:szCs w:val="14"/>
                <w:lang w:val="en-HK" w:eastAsia="zh-CN"/>
              </w:rPr>
              <w:t>yr</w:t>
            </w:r>
            <w:proofErr w:type="spellEnd"/>
          </w:p>
          <w:p w14:paraId="68D09EA2" w14:textId="77777777" w:rsidR="00AC74A6" w:rsidRPr="00AC74A6" w:rsidRDefault="00AC74A6" w:rsidP="00182A0B">
            <w:pPr>
              <w:rPr>
                <w:rFonts w:asciiTheme="majorHAnsi" w:eastAsia="Times New Roman" w:hAnsiTheme="majorHAnsi" w:cstheme="majorHAnsi"/>
                <w:color w:val="000000"/>
                <w:sz w:val="14"/>
                <w:szCs w:val="14"/>
                <w:lang w:val="en-HK" w:eastAsia="zh-CN"/>
              </w:rPr>
            </w:pPr>
          </w:p>
          <w:p w14:paraId="7262590D" w14:textId="77777777" w:rsidR="00AC74A6" w:rsidRPr="00AC74A6" w:rsidRDefault="00AC74A6"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Report Fields:</w:t>
            </w:r>
          </w:p>
          <w:p w14:paraId="2BF06D09"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1.  </w:t>
            </w:r>
            <w:r w:rsidRPr="00AC74A6">
              <w:rPr>
                <w:rFonts w:asciiTheme="majorHAnsi" w:hAnsiTheme="majorHAnsi" w:cstheme="majorHAnsi"/>
                <w:color w:val="000000"/>
                <w:sz w:val="14"/>
                <w:szCs w:val="14"/>
                <w:lang w:val="en-HK" w:eastAsia="zh-CN"/>
              </w:rPr>
              <w:t>區域</w:t>
            </w:r>
            <w:r w:rsidRPr="00AC74A6">
              <w:rPr>
                <w:rFonts w:asciiTheme="majorHAnsi" w:eastAsia="Times New Roman" w:hAnsiTheme="majorHAnsi" w:cstheme="majorHAnsi"/>
                <w:color w:val="000000"/>
                <w:sz w:val="14"/>
                <w:szCs w:val="14"/>
                <w:lang w:val="en-HK" w:eastAsia="zh-CN"/>
              </w:rPr>
              <w:t xml:space="preserve">        WCM011</w:t>
            </w:r>
            <w:proofErr w:type="gramStart"/>
            <w:r w:rsidRPr="00AC74A6">
              <w:rPr>
                <w:rFonts w:asciiTheme="majorHAnsi" w:eastAsia="Times New Roman" w:hAnsiTheme="majorHAnsi" w:cstheme="majorHAnsi"/>
                <w:color w:val="000000"/>
                <w:sz w:val="14"/>
                <w:szCs w:val="14"/>
                <w:lang w:val="en-HK" w:eastAsia="zh-CN"/>
              </w:rPr>
              <w:t>B :</w:t>
            </w:r>
            <w:proofErr w:type="gramEnd"/>
            <w:r w:rsidRPr="00AC74A6">
              <w:rPr>
                <w:rFonts w:asciiTheme="majorHAnsi" w:eastAsia="Times New Roman" w:hAnsiTheme="majorHAnsi" w:cstheme="majorHAnsi"/>
                <w:color w:val="000000"/>
                <w:sz w:val="14"/>
                <w:szCs w:val="14"/>
                <w:lang w:val="en-HK" w:eastAsia="zh-CN"/>
              </w:rPr>
              <w:t xml:space="preserve"> [ </w:t>
            </w:r>
            <w:proofErr w:type="spellStart"/>
            <w:r w:rsidRPr="00AC74A6">
              <w:rPr>
                <w:rFonts w:asciiTheme="majorHAnsi" w:eastAsia="Times New Roman" w:hAnsiTheme="majorHAnsi" w:cstheme="majorHAnsi"/>
                <w:color w:val="000000"/>
                <w:sz w:val="14"/>
                <w:szCs w:val="14"/>
                <w:lang w:val="en-HK" w:eastAsia="zh-CN"/>
              </w:rPr>
              <w:t>Region_Name</w:t>
            </w:r>
            <w:proofErr w:type="spellEnd"/>
            <w:r w:rsidRPr="00AC74A6">
              <w:rPr>
                <w:rFonts w:asciiTheme="majorHAnsi" w:eastAsia="Times New Roman" w:hAnsiTheme="majorHAnsi" w:cstheme="majorHAnsi"/>
                <w:color w:val="000000"/>
                <w:sz w:val="14"/>
                <w:szCs w:val="14"/>
                <w:lang w:val="en-HK" w:eastAsia="zh-CN"/>
              </w:rPr>
              <w:t xml:space="preserve"> ]</w:t>
            </w:r>
          </w:p>
          <w:p w14:paraId="4193CA9C"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2.  </w:t>
            </w:r>
            <w:r w:rsidRPr="00AC74A6">
              <w:rPr>
                <w:rFonts w:asciiTheme="majorHAnsi" w:hAnsiTheme="majorHAnsi" w:cstheme="majorHAnsi"/>
                <w:color w:val="000000"/>
                <w:sz w:val="14"/>
                <w:szCs w:val="14"/>
                <w:lang w:val="en-HK" w:eastAsia="zh-CN"/>
              </w:rPr>
              <w:t>分區</w:t>
            </w:r>
            <w:r w:rsidRPr="00AC74A6">
              <w:rPr>
                <w:rFonts w:asciiTheme="majorHAnsi" w:eastAsia="Times New Roman" w:hAnsiTheme="majorHAnsi" w:cstheme="majorHAnsi"/>
                <w:color w:val="000000"/>
                <w:sz w:val="14"/>
                <w:szCs w:val="14"/>
                <w:lang w:val="en-HK" w:eastAsia="zh-CN"/>
              </w:rPr>
              <w:t xml:space="preserve">         MI129_</w:t>
            </w:r>
            <w:proofErr w:type="gramStart"/>
            <w:r w:rsidRPr="00AC74A6">
              <w:rPr>
                <w:rFonts w:asciiTheme="majorHAnsi" w:eastAsia="Times New Roman" w:hAnsiTheme="majorHAnsi" w:cstheme="majorHAnsi"/>
                <w:color w:val="000000"/>
                <w:sz w:val="14"/>
                <w:szCs w:val="14"/>
                <w:lang w:val="en-HK" w:eastAsia="zh-CN"/>
              </w:rPr>
              <w:t>data :</w:t>
            </w:r>
            <w:proofErr w:type="gramEnd"/>
            <w:r w:rsidRPr="00AC74A6">
              <w:rPr>
                <w:rFonts w:asciiTheme="majorHAnsi" w:eastAsia="Times New Roman" w:hAnsiTheme="majorHAnsi" w:cstheme="majorHAnsi"/>
                <w:color w:val="000000"/>
                <w:sz w:val="14"/>
                <w:szCs w:val="14"/>
                <w:lang w:val="en-HK" w:eastAsia="zh-CN"/>
              </w:rPr>
              <w:t xml:space="preserve"> [ District ]</w:t>
            </w:r>
          </w:p>
          <w:p w14:paraId="5DD0A26E"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3.  </w:t>
            </w:r>
            <w:r w:rsidRPr="00AC74A6">
              <w:rPr>
                <w:rFonts w:asciiTheme="majorHAnsi" w:hAnsiTheme="majorHAnsi" w:cstheme="majorHAnsi"/>
                <w:color w:val="000000"/>
                <w:sz w:val="14"/>
                <w:szCs w:val="14"/>
                <w:lang w:val="en-HK" w:eastAsia="zh-CN"/>
              </w:rPr>
              <w:t>營業組別</w:t>
            </w:r>
            <w:r w:rsidRPr="00AC74A6">
              <w:rPr>
                <w:rFonts w:asciiTheme="majorHAnsi" w:eastAsia="Times New Roman" w:hAnsiTheme="majorHAnsi" w:cstheme="majorHAnsi"/>
                <w:color w:val="000000"/>
                <w:sz w:val="14"/>
                <w:szCs w:val="14"/>
                <w:lang w:val="en-HK" w:eastAsia="zh-CN"/>
              </w:rPr>
              <w:t xml:space="preserve">    MI129_</w:t>
            </w:r>
            <w:proofErr w:type="gramStart"/>
            <w:r w:rsidRPr="00AC74A6">
              <w:rPr>
                <w:rFonts w:asciiTheme="majorHAnsi" w:eastAsia="Times New Roman" w:hAnsiTheme="majorHAnsi" w:cstheme="majorHAnsi"/>
                <w:color w:val="000000"/>
                <w:sz w:val="14"/>
                <w:szCs w:val="14"/>
                <w:lang w:val="en-HK" w:eastAsia="zh-CN"/>
              </w:rPr>
              <w:t>data :</w:t>
            </w:r>
            <w:proofErr w:type="gramEnd"/>
            <w:r w:rsidRPr="00AC74A6">
              <w:rPr>
                <w:rFonts w:asciiTheme="majorHAnsi" w:eastAsia="Times New Roman" w:hAnsiTheme="majorHAnsi" w:cstheme="majorHAnsi"/>
                <w:color w:val="000000"/>
                <w:sz w:val="14"/>
                <w:szCs w:val="14"/>
                <w:lang w:val="en-HK" w:eastAsia="zh-CN"/>
              </w:rPr>
              <w:t xml:space="preserve"> [ Unit ]</w:t>
            </w:r>
          </w:p>
          <w:p w14:paraId="27F4350C"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4.  </w:t>
            </w:r>
            <w:r w:rsidRPr="00AC74A6">
              <w:rPr>
                <w:rFonts w:asciiTheme="majorHAnsi" w:hAnsiTheme="majorHAnsi" w:cstheme="majorHAnsi"/>
                <w:color w:val="000000"/>
                <w:sz w:val="14"/>
                <w:szCs w:val="14"/>
                <w:lang w:val="en-HK" w:eastAsia="zh-CN"/>
              </w:rPr>
              <w:t>代理人編號</w:t>
            </w:r>
            <w:r w:rsidRPr="00AC74A6">
              <w:rPr>
                <w:rFonts w:asciiTheme="majorHAnsi" w:eastAsia="Times New Roman" w:hAnsiTheme="majorHAnsi" w:cstheme="majorHAnsi"/>
                <w:color w:val="000000"/>
                <w:sz w:val="14"/>
                <w:szCs w:val="14"/>
                <w:lang w:val="en-HK" w:eastAsia="zh-CN"/>
              </w:rPr>
              <w:t xml:space="preserve">    MI129_data</w:t>
            </w:r>
            <w:proofErr w:type="gramStart"/>
            <w:r w:rsidRPr="00AC74A6">
              <w:rPr>
                <w:rFonts w:asciiTheme="majorHAnsi" w:eastAsia="Times New Roman" w:hAnsiTheme="majorHAnsi" w:cstheme="majorHAnsi"/>
                <w:color w:val="000000"/>
                <w:sz w:val="14"/>
                <w:szCs w:val="14"/>
                <w:lang w:val="en-HK" w:eastAsia="zh-CN"/>
              </w:rPr>
              <w:t>:  [</w:t>
            </w:r>
            <w:proofErr w:type="gramEnd"/>
            <w:r w:rsidRPr="00AC74A6">
              <w:rPr>
                <w:rFonts w:asciiTheme="majorHAnsi" w:eastAsia="Times New Roman" w:hAnsiTheme="majorHAnsi" w:cstheme="majorHAnsi"/>
                <w:color w:val="000000"/>
                <w:sz w:val="14"/>
                <w:szCs w:val="14"/>
                <w:lang w:val="en-HK" w:eastAsia="zh-CN"/>
              </w:rPr>
              <w:t xml:space="preserve"> Agent ]</w:t>
            </w:r>
          </w:p>
          <w:p w14:paraId="5EA3D417"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5.  </w:t>
            </w:r>
            <w:r w:rsidRPr="00AC74A6">
              <w:rPr>
                <w:rFonts w:asciiTheme="majorHAnsi" w:hAnsiTheme="majorHAnsi" w:cstheme="majorHAnsi"/>
                <w:color w:val="000000"/>
                <w:sz w:val="14"/>
                <w:szCs w:val="14"/>
                <w:lang w:val="en-HK" w:eastAsia="zh-CN"/>
              </w:rPr>
              <w:t>姓名</w:t>
            </w:r>
            <w:r w:rsidRPr="00AC74A6">
              <w:rPr>
                <w:rFonts w:asciiTheme="majorHAnsi" w:eastAsia="Times New Roman" w:hAnsiTheme="majorHAnsi" w:cstheme="majorHAnsi"/>
                <w:color w:val="000000"/>
                <w:sz w:val="14"/>
                <w:szCs w:val="14"/>
                <w:lang w:val="en-HK" w:eastAsia="zh-CN"/>
              </w:rPr>
              <w:t xml:space="preserve">      MI129_</w:t>
            </w:r>
            <w:proofErr w:type="gramStart"/>
            <w:r w:rsidRPr="00AC74A6">
              <w:rPr>
                <w:rFonts w:asciiTheme="majorHAnsi" w:eastAsia="Times New Roman" w:hAnsiTheme="majorHAnsi" w:cstheme="majorHAnsi"/>
                <w:color w:val="000000"/>
                <w:sz w:val="14"/>
                <w:szCs w:val="14"/>
                <w:lang w:val="en-HK" w:eastAsia="zh-CN"/>
              </w:rPr>
              <w:t>data :</w:t>
            </w:r>
            <w:proofErr w:type="gramEnd"/>
            <w:r w:rsidRPr="00AC74A6">
              <w:rPr>
                <w:rFonts w:asciiTheme="majorHAnsi" w:eastAsia="Times New Roman" w:hAnsiTheme="majorHAnsi" w:cstheme="majorHAnsi"/>
                <w:color w:val="000000"/>
                <w:sz w:val="14"/>
                <w:szCs w:val="14"/>
                <w:lang w:val="en-HK" w:eastAsia="zh-CN"/>
              </w:rPr>
              <w:t xml:space="preserve">  [ Agent Name ]</w:t>
            </w:r>
          </w:p>
          <w:p w14:paraId="4E0C622D"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6.  </w:t>
            </w:r>
            <w:r w:rsidRPr="00AC74A6">
              <w:rPr>
                <w:rFonts w:asciiTheme="majorHAnsi" w:hAnsiTheme="majorHAnsi" w:cstheme="majorHAnsi"/>
                <w:color w:val="000000"/>
                <w:sz w:val="14"/>
                <w:szCs w:val="14"/>
                <w:lang w:val="en-HK" w:eastAsia="zh-CN"/>
              </w:rPr>
              <w:t>職級</w:t>
            </w:r>
            <w:r w:rsidRPr="00AC74A6">
              <w:rPr>
                <w:rFonts w:asciiTheme="majorHAnsi" w:eastAsia="Times New Roman" w:hAnsiTheme="majorHAnsi" w:cstheme="majorHAnsi"/>
                <w:color w:val="000000"/>
                <w:sz w:val="14"/>
                <w:szCs w:val="14"/>
                <w:lang w:val="en-HK" w:eastAsia="zh-CN"/>
              </w:rPr>
              <w:t xml:space="preserve">       MI129_</w:t>
            </w:r>
            <w:proofErr w:type="gramStart"/>
            <w:r w:rsidRPr="00AC74A6">
              <w:rPr>
                <w:rFonts w:asciiTheme="majorHAnsi" w:eastAsia="Times New Roman" w:hAnsiTheme="majorHAnsi" w:cstheme="majorHAnsi"/>
                <w:color w:val="000000"/>
                <w:sz w:val="14"/>
                <w:szCs w:val="14"/>
                <w:lang w:val="en-HK" w:eastAsia="zh-CN"/>
              </w:rPr>
              <w:t>data :</w:t>
            </w:r>
            <w:proofErr w:type="gramEnd"/>
            <w:r w:rsidRPr="00AC74A6">
              <w:rPr>
                <w:rFonts w:asciiTheme="majorHAnsi" w:eastAsia="Times New Roman" w:hAnsiTheme="majorHAnsi" w:cstheme="majorHAnsi"/>
                <w:color w:val="000000"/>
                <w:sz w:val="14"/>
                <w:szCs w:val="14"/>
                <w:lang w:val="en-HK" w:eastAsia="zh-CN"/>
              </w:rPr>
              <w:t xml:space="preserve"> [ Title ]</w:t>
            </w:r>
          </w:p>
          <w:p w14:paraId="4C1F40CC"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7.  </w:t>
            </w:r>
            <w:proofErr w:type="gramStart"/>
            <w:r w:rsidRPr="00AC74A6">
              <w:rPr>
                <w:rFonts w:asciiTheme="majorHAnsi" w:hAnsiTheme="majorHAnsi" w:cstheme="majorHAnsi"/>
                <w:color w:val="000000"/>
                <w:sz w:val="14"/>
                <w:szCs w:val="14"/>
                <w:lang w:val="en-HK" w:eastAsia="zh-CN"/>
              </w:rPr>
              <w:t>已批核</w:t>
            </w:r>
            <w:r w:rsidRPr="00AC74A6">
              <w:rPr>
                <w:rFonts w:asciiTheme="majorHAnsi" w:eastAsia="Times New Roman" w:hAnsiTheme="majorHAnsi" w:cstheme="majorHAnsi"/>
                <w:color w:val="000000"/>
                <w:sz w:val="14"/>
                <w:szCs w:val="14"/>
                <w:lang w:val="en-HK" w:eastAsia="zh-CN"/>
              </w:rPr>
              <w:t xml:space="preserve">  FYC</w:t>
            </w:r>
            <w:proofErr w:type="gramEnd"/>
            <w:r w:rsidRPr="00AC74A6">
              <w:rPr>
                <w:rFonts w:asciiTheme="majorHAnsi" w:eastAsia="Times New Roman" w:hAnsiTheme="majorHAnsi" w:cstheme="majorHAnsi"/>
                <w:color w:val="000000"/>
                <w:sz w:val="14"/>
                <w:szCs w:val="14"/>
                <w:lang w:val="en-HK" w:eastAsia="zh-CN"/>
              </w:rPr>
              <w:t xml:space="preserve">       </w:t>
            </w:r>
            <w:proofErr w:type="spellStart"/>
            <w:r w:rsidRPr="00AC74A6">
              <w:rPr>
                <w:rFonts w:asciiTheme="majorHAnsi" w:eastAsia="Times New Roman" w:hAnsiTheme="majorHAnsi" w:cstheme="majorHAnsi"/>
                <w:color w:val="000000"/>
                <w:sz w:val="14"/>
                <w:szCs w:val="14"/>
                <w:lang w:val="en-HK" w:eastAsia="zh-CN"/>
              </w:rPr>
              <w:t>AAP_Policy_Detail</w:t>
            </w:r>
            <w:proofErr w:type="spellEnd"/>
            <w:r w:rsidRPr="00AC74A6">
              <w:rPr>
                <w:rFonts w:asciiTheme="majorHAnsi" w:eastAsia="Times New Roman" w:hAnsiTheme="majorHAnsi" w:cstheme="majorHAnsi"/>
                <w:color w:val="000000"/>
                <w:sz w:val="14"/>
                <w:szCs w:val="14"/>
                <w:lang w:val="en-HK" w:eastAsia="zh-CN"/>
              </w:rPr>
              <w:t xml:space="preserve">_(YYYYMM) :  [ ISS_TTL_FYC ]  </w:t>
            </w:r>
          </w:p>
          <w:p w14:paraId="6605B3E4"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 Sum up of all months in reporting year based on [PRDN_MONTH]</w:t>
            </w:r>
          </w:p>
          <w:p w14:paraId="03D30D3F"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8.  </w:t>
            </w:r>
            <w:r w:rsidRPr="00AC74A6">
              <w:rPr>
                <w:rFonts w:asciiTheme="majorHAnsi" w:hAnsiTheme="majorHAnsi" w:cstheme="majorHAnsi"/>
                <w:color w:val="000000"/>
                <w:sz w:val="14"/>
                <w:szCs w:val="14"/>
                <w:lang w:val="en-HK" w:eastAsia="zh-CN"/>
              </w:rPr>
              <w:t>入職年期</w:t>
            </w:r>
            <w:proofErr w:type="gramStart"/>
            <w:r w:rsidRPr="00AC74A6">
              <w:rPr>
                <w:rFonts w:asciiTheme="majorHAnsi" w:eastAsia="Times New Roman" w:hAnsiTheme="majorHAnsi" w:cstheme="majorHAnsi"/>
                <w:color w:val="000000"/>
                <w:sz w:val="14"/>
                <w:szCs w:val="14"/>
                <w:lang w:val="en-HK" w:eastAsia="zh-CN"/>
              </w:rPr>
              <w:t xml:space="preserve">   (</w:t>
            </w:r>
            <w:proofErr w:type="gramEnd"/>
            <w:r w:rsidRPr="00AC74A6">
              <w:rPr>
                <w:rFonts w:asciiTheme="majorHAnsi" w:eastAsia="Times New Roman" w:hAnsiTheme="majorHAnsi" w:cstheme="majorHAnsi"/>
                <w:color w:val="000000"/>
                <w:sz w:val="14"/>
                <w:szCs w:val="14"/>
                <w:lang w:val="en-HK" w:eastAsia="zh-CN"/>
              </w:rPr>
              <w:t>refer to A6.2.3)</w:t>
            </w:r>
          </w:p>
          <w:p w14:paraId="52AFCE14"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9.   </w:t>
            </w:r>
            <w:r w:rsidRPr="00AC74A6">
              <w:rPr>
                <w:rFonts w:asciiTheme="majorHAnsi" w:hAnsiTheme="majorHAnsi" w:cstheme="majorHAnsi"/>
                <w:color w:val="000000"/>
                <w:sz w:val="14"/>
                <w:szCs w:val="14"/>
                <w:lang w:val="en-HK" w:eastAsia="zh-CN"/>
              </w:rPr>
              <w:t>個人業績續保率</w:t>
            </w:r>
            <w:r w:rsidRPr="00AC74A6">
              <w:rPr>
                <w:rFonts w:asciiTheme="majorHAnsi" w:eastAsia="Times New Roman" w:hAnsiTheme="majorHAnsi" w:cstheme="majorHAnsi"/>
                <w:color w:val="000000"/>
                <w:sz w:val="14"/>
                <w:szCs w:val="14"/>
                <w:lang w:val="en-HK" w:eastAsia="zh-CN"/>
              </w:rPr>
              <w:t xml:space="preserve"> %    WCM020</w:t>
            </w:r>
            <w:proofErr w:type="gramStart"/>
            <w:r w:rsidRPr="00AC74A6">
              <w:rPr>
                <w:rFonts w:asciiTheme="majorHAnsi" w:eastAsia="Times New Roman" w:hAnsiTheme="majorHAnsi" w:cstheme="majorHAnsi"/>
                <w:color w:val="000000"/>
                <w:sz w:val="14"/>
                <w:szCs w:val="14"/>
                <w:lang w:val="en-HK" w:eastAsia="zh-CN"/>
              </w:rPr>
              <w:t>B :</w:t>
            </w:r>
            <w:proofErr w:type="gramEnd"/>
            <w:r w:rsidRPr="00AC74A6">
              <w:rPr>
                <w:rFonts w:asciiTheme="majorHAnsi" w:eastAsia="Times New Roman" w:hAnsiTheme="majorHAnsi" w:cstheme="majorHAnsi"/>
                <w:color w:val="000000"/>
                <w:sz w:val="14"/>
                <w:szCs w:val="14"/>
                <w:lang w:val="en-HK" w:eastAsia="zh-CN"/>
              </w:rPr>
              <w:t xml:space="preserve"> [PERSIST_RATE_19MTH ] x 100 , where</w:t>
            </w:r>
          </w:p>
          <w:p w14:paraId="3D81A4D7"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[PRDN_</w:t>
            </w:r>
            <w:proofErr w:type="gramStart"/>
            <w:r w:rsidRPr="00AC74A6">
              <w:rPr>
                <w:rFonts w:asciiTheme="majorHAnsi" w:eastAsia="Times New Roman" w:hAnsiTheme="majorHAnsi" w:cstheme="majorHAnsi"/>
                <w:color w:val="000000"/>
                <w:sz w:val="14"/>
                <w:szCs w:val="14"/>
                <w:lang w:val="en-HK" w:eastAsia="zh-CN"/>
              </w:rPr>
              <w:t>MONTH]  use</w:t>
            </w:r>
            <w:proofErr w:type="gramEnd"/>
            <w:r w:rsidRPr="00AC74A6">
              <w:rPr>
                <w:rFonts w:asciiTheme="majorHAnsi" w:eastAsia="Times New Roman" w:hAnsiTheme="majorHAnsi" w:cstheme="majorHAnsi"/>
                <w:color w:val="000000"/>
                <w:sz w:val="14"/>
                <w:szCs w:val="14"/>
                <w:lang w:val="en-HK" w:eastAsia="zh-CN"/>
              </w:rPr>
              <w:t xml:space="preserve"> latest month only</w:t>
            </w:r>
          </w:p>
          <w:p w14:paraId="319DA233"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w:t>
            </w:r>
            <w:proofErr w:type="gramStart"/>
            <w:r w:rsidRPr="00AC74A6">
              <w:rPr>
                <w:rFonts w:asciiTheme="majorHAnsi" w:eastAsia="Times New Roman" w:hAnsiTheme="majorHAnsi" w:cstheme="majorHAnsi"/>
                <w:color w:val="000000"/>
                <w:sz w:val="14"/>
                <w:szCs w:val="14"/>
                <w:lang w:val="en-HK" w:eastAsia="zh-CN"/>
              </w:rPr>
              <w:t>PRODUCTION]  use</w:t>
            </w:r>
            <w:proofErr w:type="gramEnd"/>
            <w:r w:rsidRPr="00AC74A6">
              <w:rPr>
                <w:rFonts w:asciiTheme="majorHAnsi" w:eastAsia="Times New Roman" w:hAnsiTheme="majorHAnsi" w:cstheme="majorHAnsi"/>
                <w:color w:val="000000"/>
                <w:sz w:val="14"/>
                <w:szCs w:val="14"/>
                <w:lang w:val="en-HK" w:eastAsia="zh-CN"/>
              </w:rPr>
              <w:t xml:space="preserve"> "AFYC" only</w:t>
            </w:r>
          </w:p>
          <w:p w14:paraId="07644D0E"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[PRODUCTION_CATEGORY] use "Personal" only</w:t>
            </w:r>
          </w:p>
          <w:p w14:paraId="2DECD35A"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10. </w:t>
            </w:r>
            <w:r w:rsidRPr="00AC74A6">
              <w:rPr>
                <w:rFonts w:asciiTheme="majorHAnsi" w:hAnsiTheme="majorHAnsi" w:cstheme="majorHAnsi"/>
                <w:color w:val="000000"/>
                <w:sz w:val="14"/>
                <w:szCs w:val="14"/>
                <w:lang w:val="en-HK" w:eastAsia="zh-CN"/>
              </w:rPr>
              <w:t>達標</w:t>
            </w:r>
            <w:proofErr w:type="gramStart"/>
            <w:r w:rsidRPr="00AC74A6">
              <w:rPr>
                <w:rFonts w:asciiTheme="majorHAnsi" w:eastAsia="Times New Roman" w:hAnsiTheme="majorHAnsi" w:cstheme="majorHAnsi"/>
                <w:color w:val="000000"/>
                <w:sz w:val="14"/>
                <w:szCs w:val="14"/>
                <w:lang w:val="en-HK" w:eastAsia="zh-CN"/>
              </w:rPr>
              <w:t xml:space="preserve">   (</w:t>
            </w:r>
            <w:proofErr w:type="gramEnd"/>
            <w:r w:rsidRPr="00AC74A6">
              <w:rPr>
                <w:rFonts w:asciiTheme="majorHAnsi" w:eastAsia="Times New Roman" w:hAnsiTheme="majorHAnsi" w:cstheme="majorHAnsi"/>
                <w:color w:val="000000"/>
                <w:sz w:val="14"/>
                <w:szCs w:val="14"/>
                <w:lang w:val="en-HK" w:eastAsia="zh-CN"/>
              </w:rPr>
              <w:t>refer to A6.2.5)</w:t>
            </w:r>
          </w:p>
          <w:p w14:paraId="7174DF30"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11.  </w:t>
            </w:r>
            <w:r w:rsidRPr="00AC74A6">
              <w:rPr>
                <w:rFonts w:asciiTheme="majorHAnsi" w:hAnsiTheme="majorHAnsi" w:cstheme="majorHAnsi"/>
                <w:color w:val="000000"/>
                <w:sz w:val="14"/>
                <w:szCs w:val="14"/>
                <w:lang w:val="en-HK" w:eastAsia="zh-CN"/>
              </w:rPr>
              <w:t>個人業績續保率</w:t>
            </w:r>
            <w:r w:rsidRPr="00AC74A6">
              <w:rPr>
                <w:rFonts w:asciiTheme="majorHAnsi" w:eastAsia="Times New Roman" w:hAnsiTheme="majorHAnsi" w:cstheme="majorHAnsi"/>
                <w:color w:val="000000"/>
                <w:sz w:val="14"/>
                <w:szCs w:val="14"/>
                <w:lang w:val="en-HK" w:eastAsia="zh-CN"/>
              </w:rPr>
              <w:t xml:space="preserve"> %    WCM020</w:t>
            </w:r>
            <w:proofErr w:type="gramStart"/>
            <w:r w:rsidRPr="00AC74A6">
              <w:rPr>
                <w:rFonts w:asciiTheme="majorHAnsi" w:eastAsia="Times New Roman" w:hAnsiTheme="majorHAnsi" w:cstheme="majorHAnsi"/>
                <w:color w:val="000000"/>
                <w:sz w:val="14"/>
                <w:szCs w:val="14"/>
                <w:lang w:val="en-HK" w:eastAsia="zh-CN"/>
              </w:rPr>
              <w:t>C :</w:t>
            </w:r>
            <w:proofErr w:type="gramEnd"/>
            <w:r w:rsidRPr="00AC74A6">
              <w:rPr>
                <w:rFonts w:asciiTheme="majorHAnsi" w:eastAsia="Times New Roman" w:hAnsiTheme="majorHAnsi" w:cstheme="majorHAnsi"/>
                <w:color w:val="000000"/>
                <w:sz w:val="14"/>
                <w:szCs w:val="14"/>
                <w:lang w:val="en-HK" w:eastAsia="zh-CN"/>
              </w:rPr>
              <w:t xml:space="preserve"> [PERSIST_RATE_19MTH ] x 100 , where</w:t>
            </w:r>
          </w:p>
          <w:p w14:paraId="2BA316D2"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[PRDN_</w:t>
            </w:r>
            <w:proofErr w:type="gramStart"/>
            <w:r w:rsidRPr="00AC74A6">
              <w:rPr>
                <w:rFonts w:asciiTheme="majorHAnsi" w:eastAsia="Times New Roman" w:hAnsiTheme="majorHAnsi" w:cstheme="majorHAnsi"/>
                <w:color w:val="000000"/>
                <w:sz w:val="14"/>
                <w:szCs w:val="14"/>
                <w:lang w:val="en-HK" w:eastAsia="zh-CN"/>
              </w:rPr>
              <w:t>MONTH]  use</w:t>
            </w:r>
            <w:proofErr w:type="gramEnd"/>
            <w:r w:rsidRPr="00AC74A6">
              <w:rPr>
                <w:rFonts w:asciiTheme="majorHAnsi" w:eastAsia="Times New Roman" w:hAnsiTheme="majorHAnsi" w:cstheme="majorHAnsi"/>
                <w:color w:val="000000"/>
                <w:sz w:val="14"/>
                <w:szCs w:val="14"/>
                <w:lang w:val="en-HK" w:eastAsia="zh-CN"/>
              </w:rPr>
              <w:t xml:space="preserve"> latest month only</w:t>
            </w:r>
          </w:p>
          <w:p w14:paraId="2AAF3CCC"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w:t>
            </w:r>
            <w:proofErr w:type="gramStart"/>
            <w:r w:rsidRPr="00AC74A6">
              <w:rPr>
                <w:rFonts w:asciiTheme="majorHAnsi" w:eastAsia="Times New Roman" w:hAnsiTheme="majorHAnsi" w:cstheme="majorHAnsi"/>
                <w:color w:val="000000"/>
                <w:sz w:val="14"/>
                <w:szCs w:val="14"/>
                <w:lang w:val="en-HK" w:eastAsia="zh-CN"/>
              </w:rPr>
              <w:t>PRODUCTION]  use</w:t>
            </w:r>
            <w:proofErr w:type="gramEnd"/>
            <w:r w:rsidRPr="00AC74A6">
              <w:rPr>
                <w:rFonts w:asciiTheme="majorHAnsi" w:eastAsia="Times New Roman" w:hAnsiTheme="majorHAnsi" w:cstheme="majorHAnsi"/>
                <w:color w:val="000000"/>
                <w:sz w:val="14"/>
                <w:szCs w:val="14"/>
                <w:lang w:val="en-HK" w:eastAsia="zh-CN"/>
              </w:rPr>
              <w:t xml:space="preserve"> "AFYC" only</w:t>
            </w:r>
          </w:p>
          <w:p w14:paraId="667DBFEE" w14:textId="77777777" w:rsidR="00AC74A6" w:rsidRPr="00AC74A6" w:rsidRDefault="00AC74A6" w:rsidP="00AC74A6">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 xml:space="preserve">      [PRODUCTION_CATEGORY] use "Personal" only</w:t>
            </w:r>
          </w:p>
          <w:p w14:paraId="1DC1DCC5" w14:textId="124B1BFF" w:rsidR="00AC74A6" w:rsidRPr="00AC74A6" w:rsidRDefault="00AC74A6" w:rsidP="00AC74A6">
            <w:pPr>
              <w:rPr>
                <w:rFonts w:asciiTheme="majorHAnsi" w:eastAsia="Times New Roman" w:hAnsiTheme="majorHAnsi" w:cstheme="majorHAnsi"/>
                <w:color w:val="000000"/>
                <w:sz w:val="14"/>
                <w:szCs w:val="14"/>
                <w:lang w:val="en-HK" w:eastAsia="zh-CN"/>
              </w:rPr>
            </w:pPr>
          </w:p>
        </w:tc>
      </w:tr>
      <w:tr w:rsidR="00083F32" w:rsidRPr="00076D6A" w14:paraId="37F4A115" w14:textId="77777777" w:rsidTr="00182A0B">
        <w:trPr>
          <w:trHeight w:val="31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605A1333"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A6.3</w:t>
            </w:r>
          </w:p>
        </w:tc>
        <w:tc>
          <w:tcPr>
            <w:tcW w:w="3150" w:type="dxa"/>
            <w:tcBorders>
              <w:top w:val="nil"/>
              <w:left w:val="nil"/>
              <w:bottom w:val="single" w:sz="4" w:space="0" w:color="auto"/>
              <w:right w:val="single" w:sz="4" w:space="0" w:color="auto"/>
            </w:tcBorders>
            <w:shd w:val="clear" w:color="auto" w:fill="auto"/>
            <w:vAlign w:val="center"/>
            <w:hideMark/>
          </w:tcPr>
          <w:p w14:paraId="7A9F6B5B"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Long Service Award</w:t>
            </w:r>
          </w:p>
        </w:tc>
        <w:tc>
          <w:tcPr>
            <w:tcW w:w="4680" w:type="dxa"/>
            <w:tcBorders>
              <w:top w:val="nil"/>
              <w:left w:val="nil"/>
              <w:bottom w:val="single" w:sz="4" w:space="0" w:color="auto"/>
              <w:right w:val="single" w:sz="4" w:space="0" w:color="auto"/>
            </w:tcBorders>
            <w:shd w:val="clear" w:color="auto" w:fill="auto"/>
            <w:vAlign w:val="center"/>
            <w:hideMark/>
          </w:tcPr>
          <w:p w14:paraId="1B192D8F" w14:textId="77777777" w:rsidR="00AC74A6" w:rsidRPr="00AC74A6" w:rsidRDefault="00083F32" w:rsidP="00AC74A6">
            <w:pPr>
              <w:rPr>
                <w:rFonts w:asciiTheme="majorHAnsi" w:eastAsia="SimSun" w:hAnsiTheme="majorHAnsi" w:cstheme="majorHAnsi"/>
                <w:color w:val="000000"/>
                <w:sz w:val="14"/>
                <w:szCs w:val="14"/>
                <w:lang w:val="en-HK" w:eastAsia="zh-CN"/>
              </w:rPr>
            </w:pPr>
            <w:r w:rsidRPr="00AC74A6">
              <w:rPr>
                <w:rFonts w:asciiTheme="majorHAnsi" w:hAnsiTheme="majorHAnsi" w:cstheme="majorHAnsi"/>
                <w:color w:val="000000"/>
                <w:sz w:val="14"/>
                <w:szCs w:val="14"/>
                <w:lang w:val="en-HK" w:eastAsia="zh-CN"/>
              </w:rPr>
              <w:t>忠誠王</w:t>
            </w:r>
          </w:p>
          <w:p w14:paraId="24280B96" w14:textId="2FF58704"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br/>
              <w:t>Report Fields:</w:t>
            </w:r>
          </w:p>
          <w:p w14:paraId="2F5143BF"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1.  </w:t>
            </w:r>
            <w:r w:rsidRPr="00AC74A6">
              <w:rPr>
                <w:rFonts w:asciiTheme="majorHAnsi" w:eastAsia="SimSun" w:hAnsiTheme="majorHAnsi" w:cstheme="majorHAnsi"/>
                <w:color w:val="000000"/>
                <w:sz w:val="14"/>
                <w:szCs w:val="14"/>
                <w:lang w:val="en-HK" w:eastAsia="zh-CN"/>
              </w:rPr>
              <w:t>區域</w:t>
            </w:r>
            <w:r w:rsidRPr="00AC74A6">
              <w:rPr>
                <w:rFonts w:asciiTheme="majorHAnsi" w:eastAsia="SimSun" w:hAnsiTheme="majorHAnsi" w:cstheme="majorHAnsi"/>
                <w:color w:val="000000"/>
                <w:sz w:val="14"/>
                <w:szCs w:val="14"/>
                <w:lang w:val="en-HK" w:eastAsia="zh-CN"/>
              </w:rPr>
              <w:t xml:space="preserve">      </w:t>
            </w:r>
          </w:p>
          <w:p w14:paraId="5BA0D073"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2.  </w:t>
            </w:r>
            <w:r w:rsidRPr="00AC74A6">
              <w:rPr>
                <w:rFonts w:asciiTheme="majorHAnsi" w:eastAsia="SimSun" w:hAnsiTheme="majorHAnsi" w:cstheme="majorHAnsi"/>
                <w:color w:val="000000"/>
                <w:sz w:val="14"/>
                <w:szCs w:val="14"/>
                <w:lang w:val="en-HK" w:eastAsia="zh-CN"/>
              </w:rPr>
              <w:t>分區</w:t>
            </w:r>
            <w:r w:rsidRPr="00AC74A6">
              <w:rPr>
                <w:rFonts w:asciiTheme="majorHAnsi" w:eastAsia="SimSun" w:hAnsiTheme="majorHAnsi" w:cstheme="majorHAnsi"/>
                <w:color w:val="000000"/>
                <w:sz w:val="14"/>
                <w:szCs w:val="14"/>
                <w:lang w:val="en-HK" w:eastAsia="zh-CN"/>
              </w:rPr>
              <w:t xml:space="preserve">      </w:t>
            </w:r>
          </w:p>
          <w:p w14:paraId="4369B25B"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3.  </w:t>
            </w:r>
            <w:r w:rsidRPr="00AC74A6">
              <w:rPr>
                <w:rFonts w:asciiTheme="majorHAnsi" w:eastAsia="SimSun" w:hAnsiTheme="majorHAnsi" w:cstheme="majorHAnsi"/>
                <w:color w:val="000000"/>
                <w:sz w:val="14"/>
                <w:szCs w:val="14"/>
                <w:lang w:val="en-HK" w:eastAsia="zh-CN"/>
              </w:rPr>
              <w:t>營業組別</w:t>
            </w:r>
            <w:r w:rsidRPr="00AC74A6">
              <w:rPr>
                <w:rFonts w:asciiTheme="majorHAnsi" w:eastAsia="SimSun" w:hAnsiTheme="majorHAnsi" w:cstheme="majorHAnsi"/>
                <w:color w:val="000000"/>
                <w:sz w:val="14"/>
                <w:szCs w:val="14"/>
                <w:lang w:val="en-HK" w:eastAsia="zh-CN"/>
              </w:rPr>
              <w:t xml:space="preserve">  </w:t>
            </w:r>
          </w:p>
          <w:p w14:paraId="48EC1A16"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4.  </w:t>
            </w:r>
            <w:r w:rsidRPr="00AC74A6">
              <w:rPr>
                <w:rFonts w:asciiTheme="majorHAnsi" w:eastAsia="SimSun" w:hAnsiTheme="majorHAnsi" w:cstheme="majorHAnsi"/>
                <w:color w:val="000000"/>
                <w:sz w:val="14"/>
                <w:szCs w:val="14"/>
                <w:lang w:val="en-HK" w:eastAsia="zh-CN"/>
              </w:rPr>
              <w:t>代理人編號</w:t>
            </w:r>
          </w:p>
          <w:p w14:paraId="24B18D58"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5.  </w:t>
            </w:r>
            <w:r w:rsidRPr="00AC74A6">
              <w:rPr>
                <w:rFonts w:asciiTheme="majorHAnsi" w:eastAsia="SimSun" w:hAnsiTheme="majorHAnsi" w:cstheme="majorHAnsi"/>
                <w:color w:val="000000"/>
                <w:sz w:val="14"/>
                <w:szCs w:val="14"/>
                <w:lang w:val="en-HK" w:eastAsia="zh-CN"/>
              </w:rPr>
              <w:t>姓名</w:t>
            </w:r>
          </w:p>
          <w:p w14:paraId="4A882A28"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6.  </w:t>
            </w:r>
            <w:r w:rsidRPr="00AC74A6">
              <w:rPr>
                <w:rFonts w:asciiTheme="majorHAnsi" w:eastAsia="SimSun" w:hAnsiTheme="majorHAnsi" w:cstheme="majorHAnsi"/>
                <w:color w:val="000000"/>
                <w:sz w:val="14"/>
                <w:szCs w:val="14"/>
                <w:lang w:val="en-HK" w:eastAsia="zh-CN"/>
              </w:rPr>
              <w:t>職級</w:t>
            </w:r>
            <w:r w:rsidRPr="00AC74A6">
              <w:rPr>
                <w:rFonts w:asciiTheme="majorHAnsi" w:eastAsia="SimSun" w:hAnsiTheme="majorHAnsi" w:cstheme="majorHAnsi"/>
                <w:color w:val="000000"/>
                <w:sz w:val="14"/>
                <w:szCs w:val="14"/>
                <w:lang w:val="en-HK" w:eastAsia="zh-CN"/>
              </w:rPr>
              <w:t xml:space="preserve"> </w:t>
            </w:r>
          </w:p>
          <w:p w14:paraId="64C61B6B" w14:textId="77777777" w:rsidR="00AC74A6" w:rsidRPr="00AC74A6" w:rsidRDefault="00AC74A6" w:rsidP="00AC74A6">
            <w:pPr>
              <w:rPr>
                <w:rFonts w:asciiTheme="majorHAnsi" w:eastAsia="SimSun" w:hAnsiTheme="majorHAnsi" w:cstheme="majorHAnsi"/>
                <w:color w:val="000000"/>
                <w:sz w:val="14"/>
                <w:szCs w:val="14"/>
                <w:lang w:val="en-HK" w:eastAsia="zh-CN"/>
              </w:rPr>
            </w:pPr>
            <w:r w:rsidRPr="00AC74A6">
              <w:rPr>
                <w:rFonts w:asciiTheme="majorHAnsi" w:eastAsia="SimSun" w:hAnsiTheme="majorHAnsi" w:cstheme="majorHAnsi"/>
                <w:color w:val="000000"/>
                <w:sz w:val="14"/>
                <w:szCs w:val="14"/>
                <w:lang w:val="en-HK" w:eastAsia="zh-CN"/>
              </w:rPr>
              <w:t xml:space="preserve">7.  </w:t>
            </w:r>
            <w:proofErr w:type="gramStart"/>
            <w:r w:rsidRPr="00AC74A6">
              <w:rPr>
                <w:rFonts w:asciiTheme="majorHAnsi" w:eastAsia="SimSun" w:hAnsiTheme="majorHAnsi" w:cstheme="majorHAnsi"/>
                <w:color w:val="000000"/>
                <w:sz w:val="14"/>
                <w:szCs w:val="14"/>
                <w:lang w:val="en-HK" w:eastAsia="zh-CN"/>
              </w:rPr>
              <w:t>已批核</w:t>
            </w:r>
            <w:r w:rsidRPr="00AC74A6">
              <w:rPr>
                <w:rFonts w:asciiTheme="majorHAnsi" w:eastAsia="SimSun" w:hAnsiTheme="majorHAnsi" w:cstheme="majorHAnsi"/>
                <w:color w:val="000000"/>
                <w:sz w:val="14"/>
                <w:szCs w:val="14"/>
                <w:lang w:val="en-HK" w:eastAsia="zh-CN"/>
              </w:rPr>
              <w:t xml:space="preserve">  FYC</w:t>
            </w:r>
            <w:proofErr w:type="gramEnd"/>
            <w:r w:rsidRPr="00AC74A6">
              <w:rPr>
                <w:rFonts w:asciiTheme="majorHAnsi" w:eastAsia="SimSun" w:hAnsiTheme="majorHAnsi" w:cstheme="majorHAnsi"/>
                <w:color w:val="000000"/>
                <w:sz w:val="14"/>
                <w:szCs w:val="14"/>
                <w:lang w:val="en-HK" w:eastAsia="zh-CN"/>
              </w:rPr>
              <w:t xml:space="preserve"> </w:t>
            </w:r>
          </w:p>
          <w:p w14:paraId="1F16BE60" w14:textId="77777777"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8.  </w:t>
            </w:r>
            <w:r w:rsidRPr="00AC74A6">
              <w:rPr>
                <w:rFonts w:asciiTheme="majorHAnsi" w:eastAsia="SimSun" w:hAnsiTheme="majorHAnsi" w:cstheme="majorHAnsi"/>
                <w:color w:val="000000"/>
                <w:sz w:val="14"/>
                <w:szCs w:val="14"/>
                <w:lang w:val="en-HK"/>
              </w:rPr>
              <w:t>入職年期</w:t>
            </w:r>
            <w:r w:rsidRPr="00AC74A6">
              <w:rPr>
                <w:rFonts w:asciiTheme="majorHAnsi" w:eastAsia="SimSun" w:hAnsiTheme="majorHAnsi" w:cstheme="majorHAnsi"/>
                <w:color w:val="000000"/>
                <w:sz w:val="14"/>
                <w:szCs w:val="14"/>
                <w:lang w:val="en-HK"/>
              </w:rPr>
              <w:t xml:space="preserve">  </w:t>
            </w:r>
          </w:p>
          <w:p w14:paraId="46922EEF" w14:textId="77777777"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9.   </w:t>
            </w:r>
            <w:r w:rsidRPr="00AC74A6">
              <w:rPr>
                <w:rFonts w:asciiTheme="majorHAnsi" w:eastAsia="SimSun" w:hAnsiTheme="majorHAnsi" w:cstheme="majorHAnsi"/>
                <w:color w:val="000000"/>
                <w:sz w:val="14"/>
                <w:szCs w:val="14"/>
                <w:lang w:val="en-HK"/>
              </w:rPr>
              <w:t>個人業績續保率</w:t>
            </w:r>
            <w:r w:rsidRPr="00AC74A6">
              <w:rPr>
                <w:rFonts w:asciiTheme="majorHAnsi" w:eastAsia="SimSun" w:hAnsiTheme="majorHAnsi" w:cstheme="majorHAnsi"/>
                <w:color w:val="000000"/>
                <w:sz w:val="14"/>
                <w:szCs w:val="14"/>
                <w:lang w:val="en-HK"/>
              </w:rPr>
              <w:t xml:space="preserve"> % </w:t>
            </w:r>
          </w:p>
          <w:p w14:paraId="711F5A4B" w14:textId="77777777" w:rsidR="00AC74A6"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10. </w:t>
            </w:r>
            <w:r w:rsidRPr="00AC74A6">
              <w:rPr>
                <w:rFonts w:asciiTheme="majorHAnsi" w:eastAsia="SimSun" w:hAnsiTheme="majorHAnsi" w:cstheme="majorHAnsi"/>
                <w:color w:val="000000"/>
                <w:sz w:val="14"/>
                <w:szCs w:val="14"/>
                <w:lang w:val="en-HK"/>
              </w:rPr>
              <w:t>達標</w:t>
            </w:r>
          </w:p>
          <w:p w14:paraId="50E68E79" w14:textId="5AD7D66C" w:rsidR="00083F32" w:rsidRPr="00AC74A6" w:rsidRDefault="00AC74A6" w:rsidP="00AC74A6">
            <w:pPr>
              <w:rPr>
                <w:rFonts w:asciiTheme="majorHAnsi" w:eastAsia="SimSun" w:hAnsiTheme="majorHAnsi" w:cstheme="majorHAnsi"/>
                <w:color w:val="000000"/>
                <w:sz w:val="14"/>
                <w:szCs w:val="14"/>
                <w:lang w:val="en-HK"/>
              </w:rPr>
            </w:pPr>
            <w:r w:rsidRPr="00AC74A6">
              <w:rPr>
                <w:rFonts w:asciiTheme="majorHAnsi" w:eastAsia="SimSun" w:hAnsiTheme="majorHAnsi" w:cstheme="majorHAnsi"/>
                <w:color w:val="000000"/>
                <w:sz w:val="14"/>
                <w:szCs w:val="14"/>
                <w:lang w:val="en-HK"/>
              </w:rPr>
              <w:t xml:space="preserve">11.   </w:t>
            </w:r>
            <w:r w:rsidRPr="00AC74A6">
              <w:rPr>
                <w:rFonts w:asciiTheme="majorHAnsi" w:eastAsia="SimSun" w:hAnsiTheme="majorHAnsi" w:cstheme="majorHAnsi"/>
                <w:color w:val="000000"/>
                <w:sz w:val="14"/>
                <w:szCs w:val="14"/>
                <w:lang w:val="en-HK"/>
              </w:rPr>
              <w:t>個人業績續保率</w:t>
            </w:r>
            <w:r w:rsidRPr="00AC74A6">
              <w:rPr>
                <w:rFonts w:asciiTheme="majorHAnsi" w:eastAsia="SimSun" w:hAnsiTheme="majorHAnsi" w:cstheme="majorHAnsi"/>
                <w:color w:val="000000"/>
                <w:sz w:val="14"/>
                <w:szCs w:val="14"/>
                <w:lang w:val="en-HK"/>
              </w:rPr>
              <w:t xml:space="preserve"> % (LIMRA 25)</w:t>
            </w:r>
          </w:p>
        </w:tc>
      </w:tr>
      <w:tr w:rsidR="00083F32" w:rsidRPr="00076D6A" w14:paraId="3D540985" w14:textId="77777777" w:rsidTr="00182A0B">
        <w:trPr>
          <w:trHeight w:val="61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3ED47666"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B2</w:t>
            </w:r>
          </w:p>
        </w:tc>
        <w:tc>
          <w:tcPr>
            <w:tcW w:w="3150" w:type="dxa"/>
            <w:tcBorders>
              <w:top w:val="nil"/>
              <w:left w:val="nil"/>
              <w:bottom w:val="single" w:sz="4" w:space="0" w:color="auto"/>
              <w:right w:val="single" w:sz="4" w:space="0" w:color="auto"/>
            </w:tcBorders>
            <w:shd w:val="clear" w:color="auto" w:fill="auto"/>
            <w:vAlign w:val="center"/>
            <w:hideMark/>
          </w:tcPr>
          <w:p w14:paraId="77CF03BD"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Most MDRT Region</w:t>
            </w:r>
          </w:p>
        </w:tc>
        <w:tc>
          <w:tcPr>
            <w:tcW w:w="4680" w:type="dxa"/>
            <w:tcBorders>
              <w:top w:val="nil"/>
              <w:left w:val="nil"/>
              <w:bottom w:val="single" w:sz="4" w:space="0" w:color="auto"/>
              <w:right w:val="single" w:sz="4" w:space="0" w:color="auto"/>
            </w:tcBorders>
            <w:shd w:val="clear" w:color="auto" w:fill="auto"/>
            <w:vAlign w:val="center"/>
            <w:hideMark/>
          </w:tcPr>
          <w:p w14:paraId="190F4223" w14:textId="77777777" w:rsidR="00083F32" w:rsidRDefault="00083F32" w:rsidP="00182A0B">
            <w:pPr>
              <w:rPr>
                <w:rFonts w:asciiTheme="majorHAnsi" w:hAnsiTheme="majorHAnsi" w:cstheme="majorHAnsi"/>
                <w:color w:val="000000"/>
                <w:sz w:val="14"/>
                <w:szCs w:val="14"/>
                <w:lang w:val="en-HK"/>
              </w:rPr>
            </w:pPr>
            <w:r w:rsidRPr="00AC74A6">
              <w:rPr>
                <w:rFonts w:asciiTheme="majorHAnsi" w:hAnsiTheme="majorHAnsi" w:cstheme="majorHAnsi"/>
                <w:color w:val="000000"/>
                <w:sz w:val="14"/>
                <w:szCs w:val="14"/>
                <w:lang w:val="en-HK"/>
              </w:rPr>
              <w:t>百萬金鑽區域大獎</w:t>
            </w:r>
            <w:r w:rsidRPr="00AC74A6">
              <w:rPr>
                <w:rFonts w:asciiTheme="majorHAnsi" w:eastAsia="Times New Roman" w:hAnsiTheme="majorHAnsi" w:cstheme="majorHAnsi"/>
                <w:color w:val="000000"/>
                <w:sz w:val="14"/>
                <w:szCs w:val="14"/>
                <w:lang w:val="en-HK"/>
              </w:rPr>
              <w:t xml:space="preserve"> </w:t>
            </w:r>
            <w:r w:rsidRPr="00AC74A6">
              <w:rPr>
                <w:rFonts w:asciiTheme="majorHAnsi" w:hAnsiTheme="majorHAnsi" w:cstheme="majorHAnsi"/>
                <w:color w:val="000000"/>
                <w:sz w:val="14"/>
                <w:szCs w:val="14"/>
                <w:lang w:val="en-HK"/>
              </w:rPr>
              <w:t>及</w:t>
            </w:r>
            <w:r w:rsidRPr="00AC74A6">
              <w:rPr>
                <w:rFonts w:asciiTheme="majorHAnsi" w:eastAsia="Times New Roman" w:hAnsiTheme="majorHAnsi" w:cstheme="majorHAnsi"/>
                <w:color w:val="000000"/>
                <w:sz w:val="14"/>
                <w:szCs w:val="14"/>
                <w:lang w:val="en-HK"/>
              </w:rPr>
              <w:t xml:space="preserve"> </w:t>
            </w:r>
            <w:r w:rsidRPr="00AC74A6">
              <w:rPr>
                <w:rFonts w:asciiTheme="majorHAnsi" w:hAnsiTheme="majorHAnsi" w:cstheme="majorHAnsi"/>
                <w:color w:val="000000"/>
                <w:sz w:val="14"/>
                <w:szCs w:val="14"/>
                <w:lang w:val="en-HK"/>
              </w:rPr>
              <w:t>百萬金鑽區域會</w:t>
            </w:r>
          </w:p>
          <w:p w14:paraId="4D10F93E" w14:textId="77777777" w:rsidR="00A22CC4" w:rsidRDefault="00A22CC4" w:rsidP="00182A0B">
            <w:pPr>
              <w:rPr>
                <w:rFonts w:asciiTheme="majorHAnsi" w:hAnsiTheme="majorHAnsi" w:cstheme="majorHAnsi"/>
                <w:color w:val="000000"/>
                <w:sz w:val="14"/>
                <w:szCs w:val="14"/>
                <w:lang w:val="en-HK"/>
              </w:rPr>
            </w:pPr>
          </w:p>
          <w:p w14:paraId="450044E8" w14:textId="5A58A135" w:rsidR="00A22CC4" w:rsidRPr="00A22CC4" w:rsidRDefault="00A22CC4" w:rsidP="00A22CC4">
            <w:pPr>
              <w:rPr>
                <w:rFonts w:asciiTheme="majorHAnsi" w:eastAsia="Times New Roman" w:hAnsiTheme="majorHAnsi" w:cstheme="majorHAnsi"/>
                <w:color w:val="000000"/>
                <w:sz w:val="14"/>
                <w:szCs w:val="14"/>
                <w:lang w:val="en-HK"/>
              </w:rPr>
            </w:pPr>
            <w:r>
              <w:rPr>
                <w:rFonts w:asciiTheme="majorHAnsi" w:eastAsia="Times New Roman" w:hAnsiTheme="majorHAnsi" w:cstheme="majorHAnsi"/>
                <w:color w:val="000000"/>
                <w:sz w:val="14"/>
                <w:szCs w:val="14"/>
                <w:lang w:val="en-HK"/>
              </w:rPr>
              <w:t>Report fields:</w:t>
            </w:r>
          </w:p>
          <w:p w14:paraId="36604C20" w14:textId="77777777" w:rsidR="00A22CC4" w:rsidRPr="00A22CC4" w:rsidRDefault="00A22CC4" w:rsidP="00A22CC4">
            <w:pPr>
              <w:rPr>
                <w:rFonts w:asciiTheme="majorHAnsi" w:eastAsia="Times New Roman" w:hAnsiTheme="majorHAnsi" w:cstheme="majorHAnsi"/>
                <w:color w:val="000000"/>
                <w:sz w:val="14"/>
                <w:szCs w:val="14"/>
                <w:lang w:val="en-HK"/>
              </w:rPr>
            </w:pPr>
            <w:r w:rsidRPr="00A22CC4">
              <w:rPr>
                <w:rFonts w:asciiTheme="majorHAnsi" w:eastAsia="Times New Roman" w:hAnsiTheme="majorHAnsi" w:cstheme="majorHAnsi" w:hint="eastAsia"/>
                <w:color w:val="000000"/>
                <w:sz w:val="14"/>
                <w:szCs w:val="14"/>
                <w:lang w:val="en-HK"/>
              </w:rPr>
              <w:t xml:space="preserve">1.  </w:t>
            </w:r>
            <w:r w:rsidRPr="00A22CC4">
              <w:rPr>
                <w:rFonts w:ascii="新細明體" w:hAnsi="新細明體" w:cs="新細明體" w:hint="eastAsia"/>
                <w:color w:val="000000"/>
                <w:sz w:val="14"/>
                <w:szCs w:val="14"/>
                <w:lang w:val="en-HK"/>
              </w:rPr>
              <w:t>區域</w:t>
            </w:r>
            <w:r w:rsidRPr="00A22CC4">
              <w:rPr>
                <w:rFonts w:asciiTheme="majorHAnsi" w:eastAsia="Times New Roman" w:hAnsiTheme="majorHAnsi" w:cstheme="majorHAnsi" w:hint="eastAsia"/>
                <w:color w:val="000000"/>
                <w:sz w:val="14"/>
                <w:szCs w:val="14"/>
                <w:lang w:val="en-HK"/>
              </w:rPr>
              <w:t xml:space="preserve">        WCM011</w:t>
            </w:r>
            <w:proofErr w:type="gramStart"/>
            <w:r w:rsidRPr="00A22CC4">
              <w:rPr>
                <w:rFonts w:asciiTheme="majorHAnsi" w:eastAsia="Times New Roman" w:hAnsiTheme="majorHAnsi" w:cstheme="majorHAnsi" w:hint="eastAsia"/>
                <w:color w:val="000000"/>
                <w:sz w:val="14"/>
                <w:szCs w:val="14"/>
                <w:lang w:val="en-HK"/>
              </w:rPr>
              <w:t>B :</w:t>
            </w:r>
            <w:proofErr w:type="gramEnd"/>
            <w:r w:rsidRPr="00A22CC4">
              <w:rPr>
                <w:rFonts w:asciiTheme="majorHAnsi" w:eastAsia="Times New Roman" w:hAnsiTheme="majorHAnsi" w:cstheme="majorHAnsi" w:hint="eastAsia"/>
                <w:color w:val="000000"/>
                <w:sz w:val="14"/>
                <w:szCs w:val="14"/>
                <w:lang w:val="en-HK"/>
              </w:rPr>
              <w:t xml:space="preserve"> [ </w:t>
            </w:r>
            <w:proofErr w:type="spellStart"/>
            <w:r w:rsidRPr="00A22CC4">
              <w:rPr>
                <w:rFonts w:asciiTheme="majorHAnsi" w:eastAsia="Times New Roman" w:hAnsiTheme="majorHAnsi" w:cstheme="majorHAnsi" w:hint="eastAsia"/>
                <w:color w:val="000000"/>
                <w:sz w:val="14"/>
                <w:szCs w:val="14"/>
                <w:lang w:val="en-HK"/>
              </w:rPr>
              <w:t>Region_Name</w:t>
            </w:r>
            <w:proofErr w:type="spellEnd"/>
            <w:r w:rsidRPr="00A22CC4">
              <w:rPr>
                <w:rFonts w:asciiTheme="majorHAnsi" w:eastAsia="Times New Roman" w:hAnsiTheme="majorHAnsi" w:cstheme="majorHAnsi" w:hint="eastAsia"/>
                <w:color w:val="000000"/>
                <w:sz w:val="14"/>
                <w:szCs w:val="14"/>
                <w:lang w:val="en-HK"/>
              </w:rPr>
              <w:t xml:space="preserve"> ]</w:t>
            </w:r>
          </w:p>
          <w:p w14:paraId="27554B48" w14:textId="77777777" w:rsidR="00A22CC4" w:rsidRPr="00A22CC4" w:rsidRDefault="00A22CC4" w:rsidP="00A22CC4">
            <w:pPr>
              <w:rPr>
                <w:rFonts w:asciiTheme="majorHAnsi" w:eastAsia="Times New Roman" w:hAnsiTheme="majorHAnsi" w:cstheme="majorHAnsi"/>
                <w:color w:val="000000"/>
                <w:sz w:val="14"/>
                <w:szCs w:val="14"/>
                <w:lang w:val="en-HK"/>
              </w:rPr>
            </w:pPr>
            <w:r w:rsidRPr="00A22CC4">
              <w:rPr>
                <w:rFonts w:asciiTheme="majorHAnsi" w:eastAsia="Times New Roman" w:hAnsiTheme="majorHAnsi" w:cstheme="majorHAnsi" w:hint="eastAsia"/>
                <w:color w:val="000000"/>
                <w:sz w:val="14"/>
                <w:szCs w:val="14"/>
                <w:lang w:val="en-HK"/>
              </w:rPr>
              <w:t xml:space="preserve">2.  </w:t>
            </w:r>
            <w:r w:rsidRPr="00A22CC4">
              <w:rPr>
                <w:rFonts w:ascii="新細明體" w:hAnsi="新細明體" w:cs="新細明體" w:hint="eastAsia"/>
                <w:color w:val="000000"/>
                <w:sz w:val="14"/>
                <w:szCs w:val="14"/>
                <w:lang w:val="en-HK"/>
              </w:rPr>
              <w:t>分區</w:t>
            </w:r>
            <w:r w:rsidRPr="00A22CC4">
              <w:rPr>
                <w:rFonts w:asciiTheme="majorHAnsi" w:eastAsia="Times New Roman" w:hAnsiTheme="majorHAnsi" w:cstheme="majorHAnsi" w:hint="eastAsia"/>
                <w:color w:val="000000"/>
                <w:sz w:val="14"/>
                <w:szCs w:val="14"/>
                <w:lang w:val="en-HK"/>
              </w:rPr>
              <w:t xml:space="preserve">         WCM011</w:t>
            </w:r>
            <w:proofErr w:type="gramStart"/>
            <w:r w:rsidRPr="00A22CC4">
              <w:rPr>
                <w:rFonts w:asciiTheme="majorHAnsi" w:eastAsia="Times New Roman" w:hAnsiTheme="majorHAnsi" w:cstheme="majorHAnsi" w:hint="eastAsia"/>
                <w:color w:val="000000"/>
                <w:sz w:val="14"/>
                <w:szCs w:val="14"/>
                <w:lang w:val="en-HK"/>
              </w:rPr>
              <w:t>B :</w:t>
            </w:r>
            <w:proofErr w:type="gramEnd"/>
            <w:r w:rsidRPr="00A22CC4">
              <w:rPr>
                <w:rFonts w:asciiTheme="majorHAnsi" w:eastAsia="Times New Roman" w:hAnsiTheme="majorHAnsi" w:cstheme="majorHAnsi" w:hint="eastAsia"/>
                <w:color w:val="000000"/>
                <w:sz w:val="14"/>
                <w:szCs w:val="14"/>
                <w:lang w:val="en-HK"/>
              </w:rPr>
              <w:t xml:space="preserve"> [ District ]</w:t>
            </w:r>
          </w:p>
          <w:p w14:paraId="0E35D2F7" w14:textId="77777777" w:rsidR="00A22CC4" w:rsidRPr="00A22CC4" w:rsidRDefault="00A22CC4" w:rsidP="00A22CC4">
            <w:pPr>
              <w:rPr>
                <w:rFonts w:asciiTheme="majorHAnsi" w:eastAsia="Times New Roman" w:hAnsiTheme="majorHAnsi" w:cstheme="majorHAnsi"/>
                <w:color w:val="000000"/>
                <w:sz w:val="14"/>
                <w:szCs w:val="14"/>
                <w:lang w:val="en-HK"/>
              </w:rPr>
            </w:pPr>
            <w:r w:rsidRPr="00A22CC4">
              <w:rPr>
                <w:rFonts w:asciiTheme="majorHAnsi" w:eastAsia="Times New Roman" w:hAnsiTheme="majorHAnsi" w:cstheme="majorHAnsi" w:hint="eastAsia"/>
                <w:color w:val="000000"/>
                <w:sz w:val="14"/>
                <w:szCs w:val="14"/>
                <w:lang w:val="en-HK"/>
              </w:rPr>
              <w:t xml:space="preserve">3.  </w:t>
            </w:r>
            <w:r w:rsidRPr="00A22CC4">
              <w:rPr>
                <w:rFonts w:ascii="新細明體" w:hAnsi="新細明體" w:cs="新細明體" w:hint="eastAsia"/>
                <w:color w:val="000000"/>
                <w:sz w:val="14"/>
                <w:szCs w:val="14"/>
                <w:lang w:val="en-HK"/>
              </w:rPr>
              <w:t>營業組別</w:t>
            </w:r>
            <w:r w:rsidRPr="00A22CC4">
              <w:rPr>
                <w:rFonts w:asciiTheme="majorHAnsi" w:eastAsia="Times New Roman" w:hAnsiTheme="majorHAnsi" w:cstheme="majorHAnsi" w:hint="eastAsia"/>
                <w:color w:val="000000"/>
                <w:sz w:val="14"/>
                <w:szCs w:val="14"/>
                <w:lang w:val="en-HK"/>
              </w:rPr>
              <w:t xml:space="preserve">    WCM011</w:t>
            </w:r>
            <w:proofErr w:type="gramStart"/>
            <w:r w:rsidRPr="00A22CC4">
              <w:rPr>
                <w:rFonts w:asciiTheme="majorHAnsi" w:eastAsia="Times New Roman" w:hAnsiTheme="majorHAnsi" w:cstheme="majorHAnsi" w:hint="eastAsia"/>
                <w:color w:val="000000"/>
                <w:sz w:val="14"/>
                <w:szCs w:val="14"/>
                <w:lang w:val="en-HK"/>
              </w:rPr>
              <w:t>B :</w:t>
            </w:r>
            <w:proofErr w:type="gramEnd"/>
            <w:r w:rsidRPr="00A22CC4">
              <w:rPr>
                <w:rFonts w:asciiTheme="majorHAnsi" w:eastAsia="Times New Roman" w:hAnsiTheme="majorHAnsi" w:cstheme="majorHAnsi" w:hint="eastAsia"/>
                <w:color w:val="000000"/>
                <w:sz w:val="14"/>
                <w:szCs w:val="14"/>
                <w:lang w:val="en-HK"/>
              </w:rPr>
              <w:t xml:space="preserve"> [ Unit ]</w:t>
            </w:r>
          </w:p>
          <w:p w14:paraId="41EAFDFC" w14:textId="77777777" w:rsidR="00A22CC4" w:rsidRPr="00A22CC4" w:rsidRDefault="00A22CC4" w:rsidP="00A22CC4">
            <w:pPr>
              <w:rPr>
                <w:rFonts w:asciiTheme="majorHAnsi" w:eastAsia="Times New Roman" w:hAnsiTheme="majorHAnsi" w:cstheme="majorHAnsi"/>
                <w:color w:val="000000"/>
                <w:sz w:val="14"/>
                <w:szCs w:val="14"/>
                <w:lang w:val="en-HK"/>
              </w:rPr>
            </w:pPr>
            <w:r w:rsidRPr="00A22CC4">
              <w:rPr>
                <w:rFonts w:asciiTheme="majorHAnsi" w:eastAsia="Times New Roman" w:hAnsiTheme="majorHAnsi" w:cstheme="majorHAnsi" w:hint="eastAsia"/>
                <w:color w:val="000000"/>
                <w:sz w:val="14"/>
                <w:szCs w:val="14"/>
                <w:lang w:val="en-HK"/>
              </w:rPr>
              <w:t xml:space="preserve">4.  </w:t>
            </w:r>
            <w:r w:rsidRPr="00A22CC4">
              <w:rPr>
                <w:rFonts w:ascii="新細明體" w:hAnsi="新細明體" w:cs="新細明體" w:hint="eastAsia"/>
                <w:color w:val="000000"/>
                <w:sz w:val="14"/>
                <w:szCs w:val="14"/>
                <w:lang w:val="en-HK"/>
              </w:rPr>
              <w:t>代理人編號</w:t>
            </w:r>
            <w:r w:rsidRPr="00A22CC4">
              <w:rPr>
                <w:rFonts w:asciiTheme="majorHAnsi" w:eastAsia="Times New Roman" w:hAnsiTheme="majorHAnsi" w:cstheme="majorHAnsi" w:hint="eastAsia"/>
                <w:color w:val="000000"/>
                <w:sz w:val="14"/>
                <w:szCs w:val="14"/>
                <w:lang w:val="en-HK"/>
              </w:rPr>
              <w:t xml:space="preserve">    WCM011B</w:t>
            </w:r>
            <w:proofErr w:type="gramStart"/>
            <w:r w:rsidRPr="00A22CC4">
              <w:rPr>
                <w:rFonts w:asciiTheme="majorHAnsi" w:eastAsia="Times New Roman" w:hAnsiTheme="majorHAnsi" w:cstheme="majorHAnsi" w:hint="eastAsia"/>
                <w:color w:val="000000"/>
                <w:sz w:val="14"/>
                <w:szCs w:val="14"/>
                <w:lang w:val="en-HK"/>
              </w:rPr>
              <w:t>:  [</w:t>
            </w:r>
            <w:proofErr w:type="gramEnd"/>
            <w:r w:rsidRPr="00A22CC4">
              <w:rPr>
                <w:rFonts w:asciiTheme="majorHAnsi" w:eastAsia="Times New Roman" w:hAnsiTheme="majorHAnsi" w:cstheme="majorHAnsi" w:hint="eastAsia"/>
                <w:color w:val="000000"/>
                <w:sz w:val="14"/>
                <w:szCs w:val="14"/>
                <w:lang w:val="en-HK"/>
              </w:rPr>
              <w:t xml:space="preserve"> </w:t>
            </w:r>
            <w:proofErr w:type="spellStart"/>
            <w:r w:rsidRPr="00A22CC4">
              <w:rPr>
                <w:rFonts w:asciiTheme="majorHAnsi" w:eastAsia="Times New Roman" w:hAnsiTheme="majorHAnsi" w:cstheme="majorHAnsi" w:hint="eastAsia"/>
                <w:color w:val="000000"/>
                <w:sz w:val="14"/>
                <w:szCs w:val="14"/>
                <w:lang w:val="en-HK"/>
              </w:rPr>
              <w:t>Producer_Code</w:t>
            </w:r>
            <w:proofErr w:type="spellEnd"/>
            <w:r w:rsidRPr="00A22CC4">
              <w:rPr>
                <w:rFonts w:asciiTheme="majorHAnsi" w:eastAsia="Times New Roman" w:hAnsiTheme="majorHAnsi" w:cstheme="majorHAnsi" w:hint="eastAsia"/>
                <w:color w:val="000000"/>
                <w:sz w:val="14"/>
                <w:szCs w:val="14"/>
                <w:lang w:val="en-HK"/>
              </w:rPr>
              <w:t xml:space="preserve"> ]</w:t>
            </w:r>
          </w:p>
          <w:p w14:paraId="6F1E857C" w14:textId="77777777" w:rsidR="00A22CC4" w:rsidRPr="00A22CC4" w:rsidRDefault="00A22CC4" w:rsidP="00A22CC4">
            <w:pPr>
              <w:rPr>
                <w:rFonts w:asciiTheme="majorHAnsi" w:eastAsia="Times New Roman" w:hAnsiTheme="majorHAnsi" w:cstheme="majorHAnsi"/>
                <w:color w:val="000000"/>
                <w:sz w:val="14"/>
                <w:szCs w:val="14"/>
                <w:lang w:val="en-HK"/>
              </w:rPr>
            </w:pPr>
            <w:r w:rsidRPr="00A22CC4">
              <w:rPr>
                <w:rFonts w:asciiTheme="majorHAnsi" w:eastAsia="Times New Roman" w:hAnsiTheme="majorHAnsi" w:cstheme="majorHAnsi" w:hint="eastAsia"/>
                <w:color w:val="000000"/>
                <w:sz w:val="14"/>
                <w:szCs w:val="14"/>
                <w:lang w:val="en-HK"/>
              </w:rPr>
              <w:t xml:space="preserve">5.  </w:t>
            </w:r>
            <w:r w:rsidRPr="00A22CC4">
              <w:rPr>
                <w:rFonts w:ascii="新細明體" w:hAnsi="新細明體" w:cs="新細明體" w:hint="eastAsia"/>
                <w:color w:val="000000"/>
                <w:sz w:val="14"/>
                <w:szCs w:val="14"/>
                <w:lang w:val="en-HK"/>
              </w:rPr>
              <w:t>姓名</w:t>
            </w:r>
            <w:r w:rsidRPr="00A22CC4">
              <w:rPr>
                <w:rFonts w:asciiTheme="majorHAnsi" w:eastAsia="Times New Roman" w:hAnsiTheme="majorHAnsi" w:cstheme="majorHAnsi" w:hint="eastAsia"/>
                <w:color w:val="000000"/>
                <w:sz w:val="14"/>
                <w:szCs w:val="14"/>
                <w:lang w:val="en-HK"/>
              </w:rPr>
              <w:t xml:space="preserve">       MI129_</w:t>
            </w:r>
            <w:proofErr w:type="gramStart"/>
            <w:r w:rsidRPr="00A22CC4">
              <w:rPr>
                <w:rFonts w:asciiTheme="majorHAnsi" w:eastAsia="Times New Roman" w:hAnsiTheme="majorHAnsi" w:cstheme="majorHAnsi" w:hint="eastAsia"/>
                <w:color w:val="000000"/>
                <w:sz w:val="14"/>
                <w:szCs w:val="14"/>
                <w:lang w:val="en-HK"/>
              </w:rPr>
              <w:t>data :</w:t>
            </w:r>
            <w:proofErr w:type="gramEnd"/>
            <w:r w:rsidRPr="00A22CC4">
              <w:rPr>
                <w:rFonts w:asciiTheme="majorHAnsi" w:eastAsia="Times New Roman" w:hAnsiTheme="majorHAnsi" w:cstheme="majorHAnsi" w:hint="eastAsia"/>
                <w:color w:val="000000"/>
                <w:sz w:val="14"/>
                <w:szCs w:val="14"/>
                <w:lang w:val="en-HK"/>
              </w:rPr>
              <w:t xml:space="preserve">  [ Agent Name ]  for non-dummy agent code</w:t>
            </w:r>
          </w:p>
          <w:p w14:paraId="00F3D731" w14:textId="77777777" w:rsidR="00A22CC4" w:rsidRPr="00A22CC4" w:rsidRDefault="00A22CC4" w:rsidP="00A22CC4">
            <w:pPr>
              <w:rPr>
                <w:rFonts w:asciiTheme="majorHAnsi" w:eastAsia="Times New Roman" w:hAnsiTheme="majorHAnsi" w:cstheme="majorHAnsi"/>
                <w:color w:val="000000"/>
                <w:sz w:val="14"/>
                <w:szCs w:val="14"/>
                <w:lang w:val="en-HK"/>
              </w:rPr>
            </w:pPr>
            <w:r w:rsidRPr="00A22CC4">
              <w:rPr>
                <w:rFonts w:asciiTheme="majorHAnsi" w:eastAsia="Times New Roman" w:hAnsiTheme="majorHAnsi" w:cstheme="majorHAnsi"/>
                <w:color w:val="000000"/>
                <w:sz w:val="14"/>
                <w:szCs w:val="14"/>
                <w:lang w:val="en-HK"/>
              </w:rPr>
              <w:t xml:space="preserve">                    WCM011</w:t>
            </w:r>
            <w:proofErr w:type="gramStart"/>
            <w:r w:rsidRPr="00A22CC4">
              <w:rPr>
                <w:rFonts w:asciiTheme="majorHAnsi" w:eastAsia="Times New Roman" w:hAnsiTheme="majorHAnsi" w:cstheme="majorHAnsi"/>
                <w:color w:val="000000"/>
                <w:sz w:val="14"/>
                <w:szCs w:val="14"/>
                <w:lang w:val="en-HK"/>
              </w:rPr>
              <w:t>B :</w:t>
            </w:r>
            <w:proofErr w:type="gramEnd"/>
            <w:r w:rsidRPr="00A22CC4">
              <w:rPr>
                <w:rFonts w:asciiTheme="majorHAnsi" w:eastAsia="Times New Roman" w:hAnsiTheme="majorHAnsi" w:cstheme="majorHAnsi"/>
                <w:color w:val="000000"/>
                <w:sz w:val="14"/>
                <w:szCs w:val="14"/>
                <w:lang w:val="en-HK"/>
              </w:rPr>
              <w:t xml:space="preserve">  [</w:t>
            </w:r>
            <w:proofErr w:type="spellStart"/>
            <w:r w:rsidRPr="00A22CC4">
              <w:rPr>
                <w:rFonts w:asciiTheme="majorHAnsi" w:eastAsia="Times New Roman" w:hAnsiTheme="majorHAnsi" w:cstheme="majorHAnsi"/>
                <w:color w:val="000000"/>
                <w:sz w:val="14"/>
                <w:szCs w:val="14"/>
                <w:lang w:val="en-HK"/>
              </w:rPr>
              <w:t>Region_Name</w:t>
            </w:r>
            <w:proofErr w:type="spellEnd"/>
            <w:r w:rsidRPr="00A22CC4">
              <w:rPr>
                <w:rFonts w:asciiTheme="majorHAnsi" w:eastAsia="Times New Roman" w:hAnsiTheme="majorHAnsi" w:cstheme="majorHAnsi"/>
                <w:color w:val="000000"/>
                <w:sz w:val="14"/>
                <w:szCs w:val="14"/>
                <w:lang w:val="en-HK"/>
              </w:rPr>
              <w:t xml:space="preserve">] for Dummy agent code                 </w:t>
            </w:r>
          </w:p>
          <w:p w14:paraId="25933111" w14:textId="77777777" w:rsidR="00A22CC4" w:rsidRPr="00A22CC4" w:rsidRDefault="00A22CC4" w:rsidP="00A22CC4">
            <w:pPr>
              <w:rPr>
                <w:rFonts w:asciiTheme="majorHAnsi" w:eastAsia="Times New Roman" w:hAnsiTheme="majorHAnsi" w:cstheme="majorHAnsi"/>
                <w:color w:val="000000"/>
                <w:sz w:val="14"/>
                <w:szCs w:val="14"/>
                <w:lang w:val="en-HK"/>
              </w:rPr>
            </w:pPr>
            <w:r w:rsidRPr="00A22CC4">
              <w:rPr>
                <w:rFonts w:asciiTheme="majorHAnsi" w:eastAsia="Times New Roman" w:hAnsiTheme="majorHAnsi" w:cstheme="majorHAnsi" w:hint="eastAsia"/>
                <w:color w:val="000000"/>
                <w:sz w:val="14"/>
                <w:szCs w:val="14"/>
                <w:lang w:val="en-HK"/>
              </w:rPr>
              <w:t xml:space="preserve">6.   </w:t>
            </w:r>
            <w:r w:rsidRPr="00A22CC4">
              <w:rPr>
                <w:rFonts w:ascii="新細明體" w:hAnsi="新細明體" w:cs="新細明體" w:hint="eastAsia"/>
                <w:color w:val="000000"/>
                <w:sz w:val="14"/>
                <w:szCs w:val="14"/>
                <w:lang w:val="en-HK"/>
              </w:rPr>
              <w:t>職級</w:t>
            </w:r>
            <w:r w:rsidRPr="00A22CC4">
              <w:rPr>
                <w:rFonts w:asciiTheme="majorHAnsi" w:eastAsia="Times New Roman" w:hAnsiTheme="majorHAnsi" w:cstheme="majorHAnsi" w:hint="eastAsia"/>
                <w:color w:val="000000"/>
                <w:sz w:val="14"/>
                <w:szCs w:val="14"/>
                <w:lang w:val="en-HK"/>
              </w:rPr>
              <w:t xml:space="preserve">      WCM011</w:t>
            </w:r>
            <w:proofErr w:type="gramStart"/>
            <w:r w:rsidRPr="00A22CC4">
              <w:rPr>
                <w:rFonts w:asciiTheme="majorHAnsi" w:eastAsia="Times New Roman" w:hAnsiTheme="majorHAnsi" w:cstheme="majorHAnsi" w:hint="eastAsia"/>
                <w:color w:val="000000"/>
                <w:sz w:val="14"/>
                <w:szCs w:val="14"/>
                <w:lang w:val="en-HK"/>
              </w:rPr>
              <w:t>B :</w:t>
            </w:r>
            <w:proofErr w:type="gramEnd"/>
            <w:r w:rsidRPr="00A22CC4">
              <w:rPr>
                <w:rFonts w:asciiTheme="majorHAnsi" w:eastAsia="Times New Roman" w:hAnsiTheme="majorHAnsi" w:cstheme="majorHAnsi" w:hint="eastAsia"/>
                <w:color w:val="000000"/>
                <w:sz w:val="14"/>
                <w:szCs w:val="14"/>
                <w:lang w:val="en-HK"/>
              </w:rPr>
              <w:t xml:space="preserve"> [</w:t>
            </w:r>
            <w:proofErr w:type="spellStart"/>
            <w:r w:rsidRPr="00A22CC4">
              <w:rPr>
                <w:rFonts w:asciiTheme="majorHAnsi" w:eastAsia="Times New Roman" w:hAnsiTheme="majorHAnsi" w:cstheme="majorHAnsi" w:hint="eastAsia"/>
                <w:color w:val="000000"/>
                <w:sz w:val="14"/>
                <w:szCs w:val="14"/>
                <w:lang w:val="en-HK"/>
              </w:rPr>
              <w:t>Producer_Title</w:t>
            </w:r>
            <w:proofErr w:type="spellEnd"/>
            <w:r w:rsidRPr="00A22CC4">
              <w:rPr>
                <w:rFonts w:asciiTheme="majorHAnsi" w:eastAsia="Times New Roman" w:hAnsiTheme="majorHAnsi" w:cstheme="majorHAnsi" w:hint="eastAsia"/>
                <w:color w:val="000000"/>
                <w:sz w:val="14"/>
                <w:szCs w:val="14"/>
                <w:lang w:val="en-HK"/>
              </w:rPr>
              <w:t>]</w:t>
            </w:r>
          </w:p>
          <w:p w14:paraId="1ACE30D8" w14:textId="77777777" w:rsidR="00A22CC4" w:rsidRPr="00A22CC4" w:rsidRDefault="00A22CC4" w:rsidP="00A22CC4">
            <w:pPr>
              <w:rPr>
                <w:rFonts w:asciiTheme="majorHAnsi" w:eastAsia="Times New Roman" w:hAnsiTheme="majorHAnsi" w:cstheme="majorHAnsi"/>
                <w:color w:val="000000"/>
                <w:sz w:val="14"/>
                <w:szCs w:val="14"/>
                <w:lang w:val="en-HK"/>
              </w:rPr>
            </w:pPr>
            <w:r w:rsidRPr="00A22CC4">
              <w:rPr>
                <w:rFonts w:asciiTheme="majorHAnsi" w:eastAsia="Times New Roman" w:hAnsiTheme="majorHAnsi" w:cstheme="majorHAnsi" w:hint="eastAsia"/>
                <w:color w:val="000000"/>
                <w:sz w:val="14"/>
                <w:szCs w:val="14"/>
                <w:lang w:val="en-HK"/>
              </w:rPr>
              <w:t xml:space="preserve">7.   </w:t>
            </w:r>
            <w:r w:rsidRPr="00A22CC4">
              <w:rPr>
                <w:rFonts w:ascii="新細明體" w:hAnsi="新細明體" w:cs="新細明體" w:hint="eastAsia"/>
                <w:color w:val="000000"/>
                <w:sz w:val="14"/>
                <w:szCs w:val="14"/>
                <w:lang w:val="en-HK"/>
              </w:rPr>
              <w:t>下線業績續保率</w:t>
            </w:r>
            <w:r w:rsidRPr="00A22CC4">
              <w:rPr>
                <w:rFonts w:asciiTheme="majorHAnsi" w:eastAsia="Times New Roman" w:hAnsiTheme="majorHAnsi" w:cstheme="majorHAnsi" w:hint="eastAsia"/>
                <w:color w:val="000000"/>
                <w:sz w:val="14"/>
                <w:szCs w:val="14"/>
                <w:lang w:val="en-HK"/>
              </w:rPr>
              <w:t xml:space="preserve"> %    WCM020</w:t>
            </w:r>
            <w:proofErr w:type="gramStart"/>
            <w:r w:rsidRPr="00A22CC4">
              <w:rPr>
                <w:rFonts w:asciiTheme="majorHAnsi" w:eastAsia="Times New Roman" w:hAnsiTheme="majorHAnsi" w:cstheme="majorHAnsi" w:hint="eastAsia"/>
                <w:color w:val="000000"/>
                <w:sz w:val="14"/>
                <w:szCs w:val="14"/>
                <w:lang w:val="en-HK"/>
              </w:rPr>
              <w:t>B :</w:t>
            </w:r>
            <w:proofErr w:type="gramEnd"/>
            <w:r w:rsidRPr="00A22CC4">
              <w:rPr>
                <w:rFonts w:asciiTheme="majorHAnsi" w:eastAsia="Times New Roman" w:hAnsiTheme="majorHAnsi" w:cstheme="majorHAnsi" w:hint="eastAsia"/>
                <w:color w:val="000000"/>
                <w:sz w:val="14"/>
                <w:szCs w:val="14"/>
                <w:lang w:val="en-HK"/>
              </w:rPr>
              <w:t xml:space="preserve"> [PERSIST_RATE_19MTH ] x 100 , where</w:t>
            </w:r>
          </w:p>
          <w:p w14:paraId="7334A160" w14:textId="77777777" w:rsidR="00A22CC4" w:rsidRPr="00A22CC4" w:rsidRDefault="00A22CC4" w:rsidP="00A22CC4">
            <w:pPr>
              <w:rPr>
                <w:rFonts w:asciiTheme="majorHAnsi" w:eastAsia="Times New Roman" w:hAnsiTheme="majorHAnsi" w:cstheme="majorHAnsi"/>
                <w:color w:val="000000"/>
                <w:sz w:val="14"/>
                <w:szCs w:val="14"/>
                <w:lang w:val="en-HK"/>
              </w:rPr>
            </w:pPr>
            <w:r w:rsidRPr="00A22CC4">
              <w:rPr>
                <w:rFonts w:asciiTheme="majorHAnsi" w:eastAsia="Times New Roman" w:hAnsiTheme="majorHAnsi" w:cstheme="majorHAnsi"/>
                <w:color w:val="000000"/>
                <w:sz w:val="14"/>
                <w:szCs w:val="14"/>
                <w:lang w:val="en-HK"/>
              </w:rPr>
              <w:t xml:space="preserve">      [PRDN_</w:t>
            </w:r>
            <w:proofErr w:type="gramStart"/>
            <w:r w:rsidRPr="00A22CC4">
              <w:rPr>
                <w:rFonts w:asciiTheme="majorHAnsi" w:eastAsia="Times New Roman" w:hAnsiTheme="majorHAnsi" w:cstheme="majorHAnsi"/>
                <w:color w:val="000000"/>
                <w:sz w:val="14"/>
                <w:szCs w:val="14"/>
                <w:lang w:val="en-HK"/>
              </w:rPr>
              <w:t>MONTH]  use</w:t>
            </w:r>
            <w:proofErr w:type="gramEnd"/>
            <w:r w:rsidRPr="00A22CC4">
              <w:rPr>
                <w:rFonts w:asciiTheme="majorHAnsi" w:eastAsia="Times New Roman" w:hAnsiTheme="majorHAnsi" w:cstheme="majorHAnsi"/>
                <w:color w:val="000000"/>
                <w:sz w:val="14"/>
                <w:szCs w:val="14"/>
                <w:lang w:val="en-HK"/>
              </w:rPr>
              <w:t xml:space="preserve"> latest month only</w:t>
            </w:r>
          </w:p>
          <w:p w14:paraId="451FCC55" w14:textId="77777777" w:rsidR="00A22CC4" w:rsidRPr="00A22CC4" w:rsidRDefault="00A22CC4" w:rsidP="00A22CC4">
            <w:pPr>
              <w:rPr>
                <w:rFonts w:asciiTheme="majorHAnsi" w:eastAsia="Times New Roman" w:hAnsiTheme="majorHAnsi" w:cstheme="majorHAnsi"/>
                <w:color w:val="000000"/>
                <w:sz w:val="14"/>
                <w:szCs w:val="14"/>
                <w:lang w:val="en-HK"/>
              </w:rPr>
            </w:pPr>
            <w:r w:rsidRPr="00A22CC4">
              <w:rPr>
                <w:rFonts w:asciiTheme="majorHAnsi" w:eastAsia="Times New Roman" w:hAnsiTheme="majorHAnsi" w:cstheme="majorHAnsi"/>
                <w:color w:val="000000"/>
                <w:sz w:val="14"/>
                <w:szCs w:val="14"/>
                <w:lang w:val="en-HK"/>
              </w:rPr>
              <w:t xml:space="preserve">      [</w:t>
            </w:r>
            <w:proofErr w:type="gramStart"/>
            <w:r w:rsidRPr="00A22CC4">
              <w:rPr>
                <w:rFonts w:asciiTheme="majorHAnsi" w:eastAsia="Times New Roman" w:hAnsiTheme="majorHAnsi" w:cstheme="majorHAnsi"/>
                <w:color w:val="000000"/>
                <w:sz w:val="14"/>
                <w:szCs w:val="14"/>
                <w:lang w:val="en-HK"/>
              </w:rPr>
              <w:t>PRODUCTION]  use</w:t>
            </w:r>
            <w:proofErr w:type="gramEnd"/>
            <w:r w:rsidRPr="00A22CC4">
              <w:rPr>
                <w:rFonts w:asciiTheme="majorHAnsi" w:eastAsia="Times New Roman" w:hAnsiTheme="majorHAnsi" w:cstheme="majorHAnsi"/>
                <w:color w:val="000000"/>
                <w:sz w:val="14"/>
                <w:szCs w:val="14"/>
                <w:lang w:val="en-HK"/>
              </w:rPr>
              <w:t xml:space="preserve"> "AFYC" only</w:t>
            </w:r>
          </w:p>
          <w:p w14:paraId="6FEEC30D" w14:textId="77777777" w:rsidR="00A22CC4" w:rsidRPr="00A22CC4" w:rsidRDefault="00A22CC4" w:rsidP="00A22CC4">
            <w:pPr>
              <w:rPr>
                <w:rFonts w:asciiTheme="majorHAnsi" w:eastAsia="Times New Roman" w:hAnsiTheme="majorHAnsi" w:cstheme="majorHAnsi"/>
                <w:color w:val="000000"/>
                <w:sz w:val="14"/>
                <w:szCs w:val="14"/>
                <w:lang w:val="en-HK"/>
              </w:rPr>
            </w:pPr>
            <w:r w:rsidRPr="00A22CC4">
              <w:rPr>
                <w:rFonts w:asciiTheme="majorHAnsi" w:eastAsia="Times New Roman" w:hAnsiTheme="majorHAnsi" w:cstheme="majorHAnsi"/>
                <w:color w:val="000000"/>
                <w:sz w:val="14"/>
                <w:szCs w:val="14"/>
                <w:lang w:val="en-HK"/>
              </w:rPr>
              <w:t xml:space="preserve">      [PRODUCTION_CATEGORY] use "Downline" only</w:t>
            </w:r>
          </w:p>
          <w:p w14:paraId="35BDB253" w14:textId="77777777" w:rsidR="00A22CC4" w:rsidRPr="00A22CC4" w:rsidRDefault="00A22CC4" w:rsidP="00A22CC4">
            <w:pPr>
              <w:rPr>
                <w:rFonts w:asciiTheme="majorHAnsi" w:eastAsia="Times New Roman" w:hAnsiTheme="majorHAnsi" w:cstheme="majorHAnsi"/>
                <w:color w:val="000000"/>
                <w:sz w:val="14"/>
                <w:szCs w:val="14"/>
                <w:lang w:val="en-HK"/>
              </w:rPr>
            </w:pPr>
            <w:r w:rsidRPr="00A22CC4">
              <w:rPr>
                <w:rFonts w:asciiTheme="majorHAnsi" w:eastAsia="Times New Roman" w:hAnsiTheme="majorHAnsi" w:cstheme="majorHAnsi" w:hint="eastAsia"/>
                <w:color w:val="000000"/>
                <w:sz w:val="14"/>
                <w:szCs w:val="14"/>
                <w:lang w:val="en-HK"/>
              </w:rPr>
              <w:t xml:space="preserve">8.  </w:t>
            </w:r>
            <w:r w:rsidRPr="00A22CC4">
              <w:rPr>
                <w:rFonts w:ascii="新細明體" w:hAnsi="新細明體" w:cs="新細明體" w:hint="eastAsia"/>
                <w:color w:val="000000"/>
                <w:sz w:val="14"/>
                <w:szCs w:val="14"/>
                <w:lang w:val="en-HK"/>
              </w:rPr>
              <w:t>區域總人數</w:t>
            </w:r>
            <w:r w:rsidRPr="00A22CC4">
              <w:rPr>
                <w:rFonts w:asciiTheme="majorHAnsi" w:eastAsia="Times New Roman" w:hAnsiTheme="majorHAnsi" w:cstheme="majorHAnsi" w:hint="eastAsia"/>
                <w:color w:val="000000"/>
                <w:sz w:val="14"/>
                <w:szCs w:val="14"/>
                <w:lang w:val="en-HK"/>
              </w:rPr>
              <w:t xml:space="preserve">    </w:t>
            </w:r>
          </w:p>
          <w:p w14:paraId="496EE382" w14:textId="77777777" w:rsidR="00A22CC4" w:rsidRPr="00A22CC4" w:rsidRDefault="00A22CC4" w:rsidP="00A22CC4">
            <w:pPr>
              <w:rPr>
                <w:rFonts w:asciiTheme="majorHAnsi" w:eastAsia="Times New Roman" w:hAnsiTheme="majorHAnsi" w:cstheme="majorHAnsi"/>
                <w:color w:val="000000"/>
                <w:sz w:val="14"/>
                <w:szCs w:val="14"/>
                <w:lang w:val="en-HK"/>
              </w:rPr>
            </w:pPr>
            <w:r w:rsidRPr="00A22CC4">
              <w:rPr>
                <w:rFonts w:asciiTheme="majorHAnsi" w:eastAsia="Times New Roman" w:hAnsiTheme="majorHAnsi" w:cstheme="majorHAnsi"/>
                <w:color w:val="000000"/>
                <w:sz w:val="14"/>
                <w:szCs w:val="14"/>
                <w:lang w:val="en-HK"/>
              </w:rPr>
              <w:t xml:space="preserve">      ~   Count of Agent/Manager with [</w:t>
            </w:r>
            <w:proofErr w:type="spellStart"/>
            <w:r w:rsidRPr="00A22CC4">
              <w:rPr>
                <w:rFonts w:asciiTheme="majorHAnsi" w:eastAsia="Times New Roman" w:hAnsiTheme="majorHAnsi" w:cstheme="majorHAnsi"/>
                <w:color w:val="000000"/>
                <w:sz w:val="14"/>
                <w:szCs w:val="14"/>
                <w:lang w:val="en-HK"/>
              </w:rPr>
              <w:t>Agent_Status</w:t>
            </w:r>
            <w:proofErr w:type="spellEnd"/>
            <w:r w:rsidRPr="00A22CC4">
              <w:rPr>
                <w:rFonts w:asciiTheme="majorHAnsi" w:eastAsia="Times New Roman" w:hAnsiTheme="majorHAnsi" w:cstheme="majorHAnsi"/>
                <w:color w:val="000000"/>
                <w:sz w:val="14"/>
                <w:szCs w:val="14"/>
                <w:lang w:val="en-HK"/>
              </w:rPr>
              <w:t>] = "</w:t>
            </w:r>
            <w:proofErr w:type="spellStart"/>
            <w:r w:rsidRPr="00A22CC4">
              <w:rPr>
                <w:rFonts w:asciiTheme="majorHAnsi" w:eastAsia="Times New Roman" w:hAnsiTheme="majorHAnsi" w:cstheme="majorHAnsi"/>
                <w:color w:val="000000"/>
                <w:sz w:val="14"/>
                <w:szCs w:val="14"/>
                <w:lang w:val="en-HK"/>
              </w:rPr>
              <w:t>Inforce</w:t>
            </w:r>
            <w:proofErr w:type="spellEnd"/>
            <w:r w:rsidRPr="00A22CC4">
              <w:rPr>
                <w:rFonts w:asciiTheme="majorHAnsi" w:eastAsia="Times New Roman" w:hAnsiTheme="majorHAnsi" w:cstheme="majorHAnsi"/>
                <w:color w:val="000000"/>
                <w:sz w:val="14"/>
                <w:szCs w:val="14"/>
                <w:lang w:val="en-HK"/>
              </w:rPr>
              <w:t>" in MI129_Data but exclude agent code 219983</w:t>
            </w:r>
          </w:p>
          <w:p w14:paraId="3E1AC566" w14:textId="77777777" w:rsidR="00A22CC4" w:rsidRPr="00A22CC4" w:rsidRDefault="00A22CC4" w:rsidP="00A22CC4">
            <w:pPr>
              <w:rPr>
                <w:rFonts w:asciiTheme="majorHAnsi" w:eastAsia="Times New Roman" w:hAnsiTheme="majorHAnsi" w:cstheme="majorHAnsi"/>
                <w:color w:val="000000"/>
                <w:sz w:val="14"/>
                <w:szCs w:val="14"/>
                <w:lang w:val="en-HK"/>
              </w:rPr>
            </w:pPr>
            <w:r w:rsidRPr="00A22CC4">
              <w:rPr>
                <w:rFonts w:asciiTheme="majorHAnsi" w:eastAsia="Times New Roman" w:hAnsiTheme="majorHAnsi" w:cstheme="majorHAnsi"/>
                <w:color w:val="000000"/>
                <w:sz w:val="14"/>
                <w:szCs w:val="14"/>
                <w:lang w:val="en-HK"/>
              </w:rPr>
              <w:t xml:space="preserve">      ~   also exclude those </w:t>
            </w:r>
          </w:p>
          <w:p w14:paraId="2413A55C" w14:textId="77777777" w:rsidR="00A22CC4" w:rsidRPr="00A22CC4" w:rsidRDefault="00A22CC4" w:rsidP="00A22CC4">
            <w:pPr>
              <w:rPr>
                <w:rFonts w:asciiTheme="majorHAnsi" w:eastAsia="Times New Roman" w:hAnsiTheme="majorHAnsi" w:cstheme="majorHAnsi"/>
                <w:color w:val="000000"/>
                <w:sz w:val="14"/>
                <w:szCs w:val="14"/>
                <w:lang w:val="en-HK"/>
              </w:rPr>
            </w:pPr>
            <w:r w:rsidRPr="00A22CC4">
              <w:rPr>
                <w:rFonts w:asciiTheme="majorHAnsi" w:eastAsia="Times New Roman" w:hAnsiTheme="majorHAnsi" w:cstheme="majorHAnsi"/>
                <w:color w:val="000000"/>
                <w:sz w:val="14"/>
                <w:szCs w:val="14"/>
                <w:lang w:val="en-HK"/>
              </w:rPr>
              <w:t xml:space="preserve">                a.  with [</w:t>
            </w:r>
            <w:proofErr w:type="spellStart"/>
            <w:r w:rsidRPr="00A22CC4">
              <w:rPr>
                <w:rFonts w:asciiTheme="majorHAnsi" w:eastAsia="Times New Roman" w:hAnsiTheme="majorHAnsi" w:cstheme="majorHAnsi"/>
                <w:color w:val="000000"/>
                <w:sz w:val="14"/>
                <w:szCs w:val="14"/>
                <w:lang w:val="en-HK"/>
              </w:rPr>
              <w:t>Agent_Role</w:t>
            </w:r>
            <w:proofErr w:type="spellEnd"/>
            <w:r w:rsidRPr="00A22CC4">
              <w:rPr>
                <w:rFonts w:asciiTheme="majorHAnsi" w:eastAsia="Times New Roman" w:hAnsiTheme="majorHAnsi" w:cstheme="majorHAnsi"/>
                <w:color w:val="000000"/>
                <w:sz w:val="14"/>
                <w:szCs w:val="14"/>
                <w:lang w:val="en-HK"/>
              </w:rPr>
              <w:t>] = "Internship" / "Secretary" / "HKFI CPD" and</w:t>
            </w:r>
          </w:p>
          <w:p w14:paraId="20BB82F4" w14:textId="77777777" w:rsidR="00A22CC4" w:rsidRPr="00A22CC4" w:rsidRDefault="00A22CC4" w:rsidP="00A22CC4">
            <w:pPr>
              <w:rPr>
                <w:rFonts w:asciiTheme="majorHAnsi" w:eastAsia="Times New Roman" w:hAnsiTheme="majorHAnsi" w:cstheme="majorHAnsi"/>
                <w:color w:val="000000"/>
                <w:sz w:val="14"/>
                <w:szCs w:val="14"/>
                <w:lang w:val="en-HK"/>
              </w:rPr>
            </w:pPr>
            <w:r w:rsidRPr="00A22CC4">
              <w:rPr>
                <w:rFonts w:asciiTheme="majorHAnsi" w:eastAsia="Times New Roman" w:hAnsiTheme="majorHAnsi" w:cstheme="majorHAnsi"/>
                <w:color w:val="000000"/>
                <w:sz w:val="14"/>
                <w:szCs w:val="14"/>
                <w:lang w:val="en-HK"/>
              </w:rPr>
              <w:t xml:space="preserve">                 [</w:t>
            </w:r>
            <w:proofErr w:type="spellStart"/>
            <w:r w:rsidRPr="00A22CC4">
              <w:rPr>
                <w:rFonts w:asciiTheme="majorHAnsi" w:eastAsia="Times New Roman" w:hAnsiTheme="majorHAnsi" w:cstheme="majorHAnsi"/>
                <w:color w:val="000000"/>
                <w:sz w:val="14"/>
                <w:szCs w:val="14"/>
                <w:lang w:val="en-HK"/>
              </w:rPr>
              <w:t>Role_Expiry_Period</w:t>
            </w:r>
            <w:proofErr w:type="spellEnd"/>
            <w:r w:rsidRPr="00A22CC4">
              <w:rPr>
                <w:rFonts w:asciiTheme="majorHAnsi" w:eastAsia="Times New Roman" w:hAnsiTheme="majorHAnsi" w:cstheme="majorHAnsi"/>
                <w:color w:val="000000"/>
                <w:sz w:val="14"/>
                <w:szCs w:val="14"/>
                <w:lang w:val="en-HK"/>
              </w:rPr>
              <w:t>] = "01-01-2099</w:t>
            </w:r>
            <w:proofErr w:type="gramStart"/>
            <w:r w:rsidRPr="00A22CC4">
              <w:rPr>
                <w:rFonts w:asciiTheme="majorHAnsi" w:eastAsia="Times New Roman" w:hAnsiTheme="majorHAnsi" w:cstheme="majorHAnsi"/>
                <w:color w:val="000000"/>
                <w:sz w:val="14"/>
                <w:szCs w:val="14"/>
                <w:lang w:val="en-HK"/>
              </w:rPr>
              <w:t>"  (</w:t>
            </w:r>
            <w:proofErr w:type="gramEnd"/>
            <w:r w:rsidRPr="00A22CC4">
              <w:rPr>
                <w:rFonts w:asciiTheme="majorHAnsi" w:eastAsia="Times New Roman" w:hAnsiTheme="majorHAnsi" w:cstheme="majorHAnsi"/>
                <w:color w:val="000000"/>
                <w:sz w:val="14"/>
                <w:szCs w:val="14"/>
                <w:lang w:val="en-HK"/>
              </w:rPr>
              <w:t>refer to WCM011B)</w:t>
            </w:r>
          </w:p>
          <w:p w14:paraId="549B9DE3" w14:textId="77777777" w:rsidR="00A22CC4" w:rsidRPr="00A22CC4" w:rsidRDefault="00A22CC4" w:rsidP="00A22CC4">
            <w:pPr>
              <w:rPr>
                <w:rFonts w:asciiTheme="majorHAnsi" w:eastAsia="Times New Roman" w:hAnsiTheme="majorHAnsi" w:cstheme="majorHAnsi"/>
                <w:color w:val="000000"/>
                <w:sz w:val="14"/>
                <w:szCs w:val="14"/>
                <w:lang w:val="en-HK"/>
              </w:rPr>
            </w:pPr>
            <w:r w:rsidRPr="00A22CC4">
              <w:rPr>
                <w:rFonts w:asciiTheme="majorHAnsi" w:eastAsia="Times New Roman" w:hAnsiTheme="majorHAnsi" w:cstheme="majorHAnsi"/>
                <w:color w:val="000000"/>
                <w:sz w:val="14"/>
                <w:szCs w:val="14"/>
                <w:lang w:val="en-HK"/>
              </w:rPr>
              <w:t xml:space="preserve">                b.  those whose [</w:t>
            </w:r>
            <w:proofErr w:type="spellStart"/>
            <w:r w:rsidRPr="00A22CC4">
              <w:rPr>
                <w:rFonts w:asciiTheme="majorHAnsi" w:eastAsia="Times New Roman" w:hAnsiTheme="majorHAnsi" w:cstheme="majorHAnsi"/>
                <w:color w:val="000000"/>
                <w:sz w:val="14"/>
                <w:szCs w:val="14"/>
                <w:lang w:val="en-HK"/>
              </w:rPr>
              <w:t>Contract_Effective_Date</w:t>
            </w:r>
            <w:proofErr w:type="spellEnd"/>
            <w:r w:rsidRPr="00A22CC4">
              <w:rPr>
                <w:rFonts w:asciiTheme="majorHAnsi" w:eastAsia="Times New Roman" w:hAnsiTheme="majorHAnsi" w:cstheme="majorHAnsi"/>
                <w:color w:val="000000"/>
                <w:sz w:val="14"/>
                <w:szCs w:val="14"/>
                <w:lang w:val="en-HK"/>
              </w:rPr>
              <w:t>] (refer to WCM011B) fall in the same month of the report's as-of-date</w:t>
            </w:r>
          </w:p>
          <w:p w14:paraId="7104DFBC" w14:textId="77777777" w:rsidR="00A22CC4" w:rsidRPr="00A22CC4" w:rsidRDefault="00A22CC4" w:rsidP="00A22CC4">
            <w:pPr>
              <w:rPr>
                <w:rFonts w:asciiTheme="majorHAnsi" w:eastAsia="Times New Roman" w:hAnsiTheme="majorHAnsi" w:cstheme="majorHAnsi"/>
                <w:color w:val="000000"/>
                <w:sz w:val="14"/>
                <w:szCs w:val="14"/>
                <w:lang w:val="en-HK"/>
              </w:rPr>
            </w:pPr>
            <w:r w:rsidRPr="00A22CC4">
              <w:rPr>
                <w:rFonts w:asciiTheme="majorHAnsi" w:eastAsia="Times New Roman" w:hAnsiTheme="majorHAnsi" w:cstheme="majorHAnsi"/>
                <w:color w:val="000000"/>
                <w:sz w:val="14"/>
                <w:szCs w:val="14"/>
                <w:lang w:val="en-HK"/>
              </w:rPr>
              <w:t xml:space="preserve">     ~   Then grouping based </w:t>
            </w:r>
            <w:proofErr w:type="gramStart"/>
            <w:r w:rsidRPr="00A22CC4">
              <w:rPr>
                <w:rFonts w:asciiTheme="majorHAnsi" w:eastAsia="Times New Roman" w:hAnsiTheme="majorHAnsi" w:cstheme="majorHAnsi"/>
                <w:color w:val="000000"/>
                <w:sz w:val="14"/>
                <w:szCs w:val="14"/>
                <w:lang w:val="en-HK"/>
              </w:rPr>
              <w:t>on  [</w:t>
            </w:r>
            <w:proofErr w:type="spellStart"/>
            <w:proofErr w:type="gramEnd"/>
            <w:r w:rsidRPr="00A22CC4">
              <w:rPr>
                <w:rFonts w:asciiTheme="majorHAnsi" w:eastAsia="Times New Roman" w:hAnsiTheme="majorHAnsi" w:cstheme="majorHAnsi"/>
                <w:color w:val="000000"/>
                <w:sz w:val="14"/>
                <w:szCs w:val="14"/>
                <w:lang w:val="en-HK"/>
              </w:rPr>
              <w:t>Region_Code</w:t>
            </w:r>
            <w:proofErr w:type="spellEnd"/>
            <w:r w:rsidRPr="00A22CC4">
              <w:rPr>
                <w:rFonts w:asciiTheme="majorHAnsi" w:eastAsia="Times New Roman" w:hAnsiTheme="majorHAnsi" w:cstheme="majorHAnsi"/>
                <w:color w:val="000000"/>
                <w:sz w:val="14"/>
                <w:szCs w:val="14"/>
                <w:lang w:val="en-HK"/>
              </w:rPr>
              <w:t xml:space="preserve">] in WCM011B  as of 31-Mar of the reporting year.  </w:t>
            </w:r>
          </w:p>
          <w:p w14:paraId="63081A11" w14:textId="77777777" w:rsidR="00A22CC4" w:rsidRPr="00A22CC4" w:rsidRDefault="00A22CC4" w:rsidP="00A22CC4">
            <w:pPr>
              <w:rPr>
                <w:rFonts w:asciiTheme="majorHAnsi" w:eastAsia="Times New Roman" w:hAnsiTheme="majorHAnsi" w:cstheme="majorHAnsi"/>
                <w:color w:val="000000"/>
                <w:sz w:val="14"/>
                <w:szCs w:val="14"/>
                <w:lang w:val="en-HK"/>
              </w:rPr>
            </w:pPr>
            <w:r w:rsidRPr="00A22CC4">
              <w:rPr>
                <w:rFonts w:asciiTheme="majorHAnsi" w:eastAsia="Times New Roman" w:hAnsiTheme="majorHAnsi" w:cstheme="majorHAnsi"/>
                <w:color w:val="000000"/>
                <w:sz w:val="14"/>
                <w:szCs w:val="14"/>
                <w:lang w:val="en-HK"/>
              </w:rPr>
              <w:lastRenderedPageBreak/>
              <w:t xml:space="preserve">     ~For Agent/Manager whose [</w:t>
            </w:r>
            <w:proofErr w:type="spellStart"/>
            <w:r w:rsidRPr="00A22CC4">
              <w:rPr>
                <w:rFonts w:asciiTheme="majorHAnsi" w:eastAsia="Times New Roman" w:hAnsiTheme="majorHAnsi" w:cstheme="majorHAnsi"/>
                <w:color w:val="000000"/>
                <w:sz w:val="14"/>
                <w:szCs w:val="14"/>
                <w:lang w:val="en-HK"/>
              </w:rPr>
              <w:t>Contracdt_Effective_Date</w:t>
            </w:r>
            <w:proofErr w:type="spellEnd"/>
            <w:r w:rsidRPr="00A22CC4">
              <w:rPr>
                <w:rFonts w:asciiTheme="majorHAnsi" w:eastAsia="Times New Roman" w:hAnsiTheme="majorHAnsi" w:cstheme="majorHAnsi"/>
                <w:color w:val="000000"/>
                <w:sz w:val="14"/>
                <w:szCs w:val="14"/>
                <w:lang w:val="en-HK"/>
              </w:rPr>
              <w:t>] &gt; 31-Mar-reporting year, use [</w:t>
            </w:r>
            <w:proofErr w:type="spellStart"/>
            <w:r w:rsidRPr="00A22CC4">
              <w:rPr>
                <w:rFonts w:asciiTheme="majorHAnsi" w:eastAsia="Times New Roman" w:hAnsiTheme="majorHAnsi" w:cstheme="majorHAnsi"/>
                <w:color w:val="000000"/>
                <w:sz w:val="14"/>
                <w:szCs w:val="14"/>
                <w:lang w:val="en-HK"/>
              </w:rPr>
              <w:t>Region_Code</w:t>
            </w:r>
            <w:proofErr w:type="spellEnd"/>
            <w:r w:rsidRPr="00A22CC4">
              <w:rPr>
                <w:rFonts w:asciiTheme="majorHAnsi" w:eastAsia="Times New Roman" w:hAnsiTheme="majorHAnsi" w:cstheme="majorHAnsi"/>
                <w:color w:val="000000"/>
                <w:sz w:val="14"/>
                <w:szCs w:val="14"/>
                <w:lang w:val="en-HK"/>
              </w:rPr>
              <w:t>] in current WCM011B (aligned with the report's as of date), then take the maximum of 45 and calculated figure for each region</w:t>
            </w:r>
          </w:p>
          <w:p w14:paraId="5BCF5DF3" w14:textId="48DCF83C" w:rsidR="00A22CC4" w:rsidRPr="00AC74A6" w:rsidRDefault="00A22CC4" w:rsidP="00A22CC4">
            <w:pPr>
              <w:rPr>
                <w:rFonts w:asciiTheme="majorHAnsi" w:eastAsia="Times New Roman" w:hAnsiTheme="majorHAnsi" w:cstheme="majorHAnsi"/>
                <w:color w:val="000000"/>
                <w:sz w:val="14"/>
                <w:szCs w:val="14"/>
                <w:lang w:val="en-HK"/>
              </w:rPr>
            </w:pPr>
            <w:r w:rsidRPr="00A22CC4">
              <w:rPr>
                <w:rFonts w:asciiTheme="majorHAnsi" w:eastAsia="Times New Roman" w:hAnsiTheme="majorHAnsi" w:cstheme="majorHAnsi"/>
                <w:color w:val="000000"/>
                <w:sz w:val="14"/>
                <w:szCs w:val="14"/>
                <w:lang w:val="en-HK"/>
              </w:rPr>
              <w:t xml:space="preserve">          (note:  should provide </w:t>
            </w:r>
            <w:proofErr w:type="spellStart"/>
            <w:r w:rsidRPr="00A22CC4">
              <w:rPr>
                <w:rFonts w:asciiTheme="majorHAnsi" w:eastAsia="Times New Roman" w:hAnsiTheme="majorHAnsi" w:cstheme="majorHAnsi"/>
                <w:color w:val="000000"/>
                <w:sz w:val="14"/>
                <w:szCs w:val="14"/>
                <w:lang w:val="en-HK"/>
              </w:rPr>
              <w:t>flexiblity</w:t>
            </w:r>
            <w:proofErr w:type="spellEnd"/>
            <w:r w:rsidRPr="00A22CC4">
              <w:rPr>
                <w:rFonts w:asciiTheme="majorHAnsi" w:eastAsia="Times New Roman" w:hAnsiTheme="majorHAnsi" w:cstheme="majorHAnsi"/>
                <w:color w:val="000000"/>
                <w:sz w:val="14"/>
                <w:szCs w:val="14"/>
                <w:lang w:val="en-HK"/>
              </w:rPr>
              <w:t xml:space="preserve"> to </w:t>
            </w:r>
            <w:proofErr w:type="gramStart"/>
            <w:r w:rsidRPr="00A22CC4">
              <w:rPr>
                <w:rFonts w:asciiTheme="majorHAnsi" w:eastAsia="Times New Roman" w:hAnsiTheme="majorHAnsi" w:cstheme="majorHAnsi"/>
                <w:color w:val="000000"/>
                <w:sz w:val="14"/>
                <w:szCs w:val="14"/>
                <w:lang w:val="en-HK"/>
              </w:rPr>
              <w:t>handle  splitting</w:t>
            </w:r>
            <w:proofErr w:type="gramEnd"/>
            <w:r w:rsidRPr="00A22CC4">
              <w:rPr>
                <w:rFonts w:asciiTheme="majorHAnsi" w:eastAsia="Times New Roman" w:hAnsiTheme="majorHAnsi" w:cstheme="majorHAnsi"/>
                <w:color w:val="000000"/>
                <w:sz w:val="14"/>
                <w:szCs w:val="14"/>
                <w:lang w:val="en-HK"/>
              </w:rPr>
              <w:t xml:space="preserve">/combining regions upon </w:t>
            </w:r>
            <w:proofErr w:type="spellStart"/>
            <w:r w:rsidRPr="00A22CC4">
              <w:rPr>
                <w:rFonts w:asciiTheme="majorHAnsi" w:eastAsia="Times New Roman" w:hAnsiTheme="majorHAnsi" w:cstheme="majorHAnsi"/>
                <w:color w:val="000000"/>
                <w:sz w:val="14"/>
                <w:szCs w:val="14"/>
                <w:lang w:val="en-HK"/>
              </w:rPr>
              <w:t>occurance</w:t>
            </w:r>
            <w:proofErr w:type="spellEnd"/>
            <w:r w:rsidRPr="00A22CC4">
              <w:rPr>
                <w:rFonts w:asciiTheme="majorHAnsi" w:eastAsia="Times New Roman" w:hAnsiTheme="majorHAnsi" w:cstheme="majorHAnsi"/>
                <w:color w:val="000000"/>
                <w:sz w:val="14"/>
                <w:szCs w:val="14"/>
                <w:lang w:val="en-HK"/>
              </w:rPr>
              <w:t xml:space="preserve">)    </w:t>
            </w:r>
          </w:p>
        </w:tc>
      </w:tr>
      <w:tr w:rsidR="00083F32" w:rsidRPr="00076D6A" w14:paraId="47D1B47A" w14:textId="77777777" w:rsidTr="00182A0B">
        <w:trPr>
          <w:trHeight w:val="615"/>
        </w:trPr>
        <w:tc>
          <w:tcPr>
            <w:tcW w:w="953" w:type="dxa"/>
            <w:tcBorders>
              <w:top w:val="nil"/>
              <w:left w:val="single" w:sz="4" w:space="0" w:color="auto"/>
              <w:bottom w:val="single" w:sz="4" w:space="0" w:color="auto"/>
              <w:right w:val="single" w:sz="4" w:space="0" w:color="auto"/>
            </w:tcBorders>
            <w:shd w:val="clear" w:color="auto" w:fill="auto"/>
            <w:vAlign w:val="center"/>
            <w:hideMark/>
          </w:tcPr>
          <w:p w14:paraId="5BFE0FC7" w14:textId="77777777" w:rsidR="00083F32" w:rsidRPr="00AC74A6" w:rsidRDefault="00083F32" w:rsidP="00182A0B">
            <w:pPr>
              <w:jc w:val="cente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lastRenderedPageBreak/>
              <w:t>B4</w:t>
            </w:r>
          </w:p>
        </w:tc>
        <w:tc>
          <w:tcPr>
            <w:tcW w:w="3150" w:type="dxa"/>
            <w:tcBorders>
              <w:top w:val="nil"/>
              <w:left w:val="nil"/>
              <w:bottom w:val="single" w:sz="4" w:space="0" w:color="auto"/>
              <w:right w:val="single" w:sz="4" w:space="0" w:color="auto"/>
            </w:tcBorders>
            <w:shd w:val="clear" w:color="auto" w:fill="auto"/>
            <w:vAlign w:val="center"/>
            <w:hideMark/>
          </w:tcPr>
          <w:p w14:paraId="3CB024AD" w14:textId="77777777" w:rsidR="00083F32" w:rsidRPr="00AC74A6" w:rsidRDefault="00083F32" w:rsidP="00182A0B">
            <w:pPr>
              <w:rPr>
                <w:rFonts w:asciiTheme="majorHAnsi" w:eastAsia="Times New Roman" w:hAnsiTheme="majorHAnsi" w:cstheme="majorHAnsi"/>
                <w:color w:val="000000"/>
                <w:sz w:val="14"/>
                <w:szCs w:val="14"/>
                <w:lang w:val="en-HK" w:eastAsia="zh-CN"/>
              </w:rPr>
            </w:pPr>
            <w:r w:rsidRPr="00AC74A6">
              <w:rPr>
                <w:rFonts w:asciiTheme="majorHAnsi" w:eastAsia="Times New Roman" w:hAnsiTheme="majorHAnsi" w:cstheme="majorHAnsi"/>
                <w:color w:val="000000"/>
                <w:sz w:val="14"/>
                <w:szCs w:val="14"/>
                <w:lang w:val="en-HK" w:eastAsia="zh-CN"/>
              </w:rPr>
              <w:t>Most MDRT Leader</w:t>
            </w:r>
          </w:p>
        </w:tc>
        <w:tc>
          <w:tcPr>
            <w:tcW w:w="4680" w:type="dxa"/>
            <w:tcBorders>
              <w:top w:val="nil"/>
              <w:left w:val="nil"/>
              <w:bottom w:val="single" w:sz="4" w:space="0" w:color="auto"/>
              <w:right w:val="single" w:sz="4" w:space="0" w:color="auto"/>
            </w:tcBorders>
            <w:shd w:val="clear" w:color="auto" w:fill="auto"/>
            <w:vAlign w:val="center"/>
            <w:hideMark/>
          </w:tcPr>
          <w:p w14:paraId="554BBF5E" w14:textId="77777777" w:rsidR="00083F32" w:rsidRDefault="00083F32" w:rsidP="00182A0B">
            <w:pPr>
              <w:rPr>
                <w:rFonts w:asciiTheme="majorHAnsi" w:hAnsiTheme="majorHAnsi" w:cstheme="majorHAnsi"/>
                <w:color w:val="000000"/>
                <w:sz w:val="14"/>
                <w:szCs w:val="14"/>
                <w:lang w:val="en-HK"/>
              </w:rPr>
            </w:pPr>
            <w:r w:rsidRPr="00AC74A6">
              <w:rPr>
                <w:rFonts w:asciiTheme="majorHAnsi" w:hAnsiTheme="majorHAnsi" w:cstheme="majorHAnsi"/>
                <w:color w:val="000000"/>
                <w:sz w:val="14"/>
                <w:szCs w:val="14"/>
                <w:lang w:val="en-HK"/>
              </w:rPr>
              <w:t>百萬金鑽領袖大獎</w:t>
            </w:r>
            <w:r w:rsidRPr="00AC74A6">
              <w:rPr>
                <w:rFonts w:asciiTheme="majorHAnsi" w:eastAsia="Times New Roman" w:hAnsiTheme="majorHAnsi" w:cstheme="majorHAnsi"/>
                <w:color w:val="000000"/>
                <w:sz w:val="14"/>
                <w:szCs w:val="14"/>
                <w:lang w:val="en-HK"/>
              </w:rPr>
              <w:t xml:space="preserve"> </w:t>
            </w:r>
            <w:r w:rsidRPr="00AC74A6">
              <w:rPr>
                <w:rFonts w:asciiTheme="majorHAnsi" w:hAnsiTheme="majorHAnsi" w:cstheme="majorHAnsi"/>
                <w:color w:val="000000"/>
                <w:sz w:val="14"/>
                <w:szCs w:val="14"/>
                <w:lang w:val="en-HK"/>
              </w:rPr>
              <w:t>及</w:t>
            </w:r>
            <w:r w:rsidRPr="00AC74A6">
              <w:rPr>
                <w:rFonts w:asciiTheme="majorHAnsi" w:eastAsia="Times New Roman" w:hAnsiTheme="majorHAnsi" w:cstheme="majorHAnsi"/>
                <w:color w:val="000000"/>
                <w:sz w:val="14"/>
                <w:szCs w:val="14"/>
                <w:lang w:val="en-HK"/>
              </w:rPr>
              <w:t xml:space="preserve"> </w:t>
            </w:r>
            <w:r w:rsidRPr="00AC74A6">
              <w:rPr>
                <w:rFonts w:asciiTheme="majorHAnsi" w:hAnsiTheme="majorHAnsi" w:cstheme="majorHAnsi"/>
                <w:color w:val="000000"/>
                <w:sz w:val="14"/>
                <w:szCs w:val="14"/>
                <w:lang w:val="en-HK"/>
              </w:rPr>
              <w:t>百萬金鑽領袖會</w:t>
            </w:r>
          </w:p>
          <w:p w14:paraId="58B8082B" w14:textId="77777777" w:rsidR="005A112E" w:rsidRDefault="005A112E" w:rsidP="00182A0B">
            <w:pPr>
              <w:rPr>
                <w:rFonts w:asciiTheme="majorHAnsi" w:hAnsiTheme="majorHAnsi" w:cstheme="majorHAnsi"/>
                <w:color w:val="000000"/>
                <w:sz w:val="14"/>
                <w:szCs w:val="14"/>
                <w:lang w:val="en-HK"/>
              </w:rPr>
            </w:pPr>
          </w:p>
          <w:p w14:paraId="6882FA61" w14:textId="68D23504" w:rsidR="005A112E" w:rsidRPr="005A112E" w:rsidRDefault="005A112E" w:rsidP="005A112E">
            <w:pPr>
              <w:rPr>
                <w:rFonts w:asciiTheme="majorHAnsi" w:eastAsia="Times New Roman" w:hAnsiTheme="majorHAnsi" w:cstheme="majorHAnsi"/>
                <w:color w:val="000000"/>
                <w:sz w:val="14"/>
                <w:szCs w:val="14"/>
                <w:lang w:val="en-HK"/>
              </w:rPr>
            </w:pPr>
            <w:r>
              <w:rPr>
                <w:rFonts w:asciiTheme="majorHAnsi" w:eastAsia="Times New Roman" w:hAnsiTheme="majorHAnsi" w:cstheme="majorHAnsi"/>
                <w:color w:val="000000"/>
                <w:sz w:val="14"/>
                <w:szCs w:val="14"/>
                <w:lang w:val="en-HK"/>
              </w:rPr>
              <w:t>Report fields:</w:t>
            </w:r>
          </w:p>
          <w:p w14:paraId="03CC529A" w14:textId="77777777" w:rsidR="005A112E" w:rsidRPr="005A112E" w:rsidRDefault="005A112E" w:rsidP="005A112E">
            <w:pPr>
              <w:rPr>
                <w:rFonts w:asciiTheme="majorHAnsi" w:eastAsia="Times New Roman" w:hAnsiTheme="majorHAnsi" w:cstheme="majorHAnsi"/>
                <w:color w:val="000000"/>
                <w:sz w:val="14"/>
                <w:szCs w:val="14"/>
                <w:lang w:val="en-HK"/>
              </w:rPr>
            </w:pPr>
            <w:r w:rsidRPr="005A112E">
              <w:rPr>
                <w:rFonts w:asciiTheme="majorHAnsi" w:eastAsia="Times New Roman" w:hAnsiTheme="majorHAnsi" w:cstheme="majorHAnsi" w:hint="eastAsia"/>
                <w:color w:val="000000"/>
                <w:sz w:val="14"/>
                <w:szCs w:val="14"/>
                <w:lang w:val="en-HK"/>
              </w:rPr>
              <w:t xml:space="preserve">1.  </w:t>
            </w:r>
            <w:r w:rsidRPr="005A112E">
              <w:rPr>
                <w:rFonts w:ascii="新細明體" w:hAnsi="新細明體" w:cs="新細明體" w:hint="eastAsia"/>
                <w:color w:val="000000"/>
                <w:sz w:val="14"/>
                <w:szCs w:val="14"/>
                <w:lang w:val="en-HK"/>
              </w:rPr>
              <w:t>區域</w:t>
            </w:r>
            <w:r w:rsidRPr="005A112E">
              <w:rPr>
                <w:rFonts w:asciiTheme="majorHAnsi" w:eastAsia="Times New Roman" w:hAnsiTheme="majorHAnsi" w:cstheme="majorHAnsi" w:hint="eastAsia"/>
                <w:color w:val="000000"/>
                <w:sz w:val="14"/>
                <w:szCs w:val="14"/>
                <w:lang w:val="en-HK"/>
              </w:rPr>
              <w:t xml:space="preserve">        WCM011</w:t>
            </w:r>
            <w:proofErr w:type="gramStart"/>
            <w:r w:rsidRPr="005A112E">
              <w:rPr>
                <w:rFonts w:asciiTheme="majorHAnsi" w:eastAsia="Times New Roman" w:hAnsiTheme="majorHAnsi" w:cstheme="majorHAnsi" w:hint="eastAsia"/>
                <w:color w:val="000000"/>
                <w:sz w:val="14"/>
                <w:szCs w:val="14"/>
                <w:lang w:val="en-HK"/>
              </w:rPr>
              <w:t>B :</w:t>
            </w:r>
            <w:proofErr w:type="gramEnd"/>
            <w:r w:rsidRPr="005A112E">
              <w:rPr>
                <w:rFonts w:asciiTheme="majorHAnsi" w:eastAsia="Times New Roman" w:hAnsiTheme="majorHAnsi" w:cstheme="majorHAnsi" w:hint="eastAsia"/>
                <w:color w:val="000000"/>
                <w:sz w:val="14"/>
                <w:szCs w:val="14"/>
                <w:lang w:val="en-HK"/>
              </w:rPr>
              <w:t xml:space="preserve"> [ </w:t>
            </w:r>
            <w:proofErr w:type="spellStart"/>
            <w:r w:rsidRPr="005A112E">
              <w:rPr>
                <w:rFonts w:asciiTheme="majorHAnsi" w:eastAsia="Times New Roman" w:hAnsiTheme="majorHAnsi" w:cstheme="majorHAnsi" w:hint="eastAsia"/>
                <w:color w:val="000000"/>
                <w:sz w:val="14"/>
                <w:szCs w:val="14"/>
                <w:lang w:val="en-HK"/>
              </w:rPr>
              <w:t>Region_Name</w:t>
            </w:r>
            <w:proofErr w:type="spellEnd"/>
            <w:r w:rsidRPr="005A112E">
              <w:rPr>
                <w:rFonts w:asciiTheme="majorHAnsi" w:eastAsia="Times New Roman" w:hAnsiTheme="majorHAnsi" w:cstheme="majorHAnsi" w:hint="eastAsia"/>
                <w:color w:val="000000"/>
                <w:sz w:val="14"/>
                <w:szCs w:val="14"/>
                <w:lang w:val="en-HK"/>
              </w:rPr>
              <w:t xml:space="preserve"> ]</w:t>
            </w:r>
          </w:p>
          <w:p w14:paraId="50899EFB" w14:textId="77777777" w:rsidR="005A112E" w:rsidRPr="005A112E" w:rsidRDefault="005A112E" w:rsidP="005A112E">
            <w:pPr>
              <w:rPr>
                <w:rFonts w:asciiTheme="majorHAnsi" w:eastAsia="Times New Roman" w:hAnsiTheme="majorHAnsi" w:cstheme="majorHAnsi"/>
                <w:color w:val="000000"/>
                <w:sz w:val="14"/>
                <w:szCs w:val="14"/>
                <w:lang w:val="en-HK"/>
              </w:rPr>
            </w:pPr>
            <w:r w:rsidRPr="005A112E">
              <w:rPr>
                <w:rFonts w:asciiTheme="majorHAnsi" w:eastAsia="Times New Roman" w:hAnsiTheme="majorHAnsi" w:cstheme="majorHAnsi" w:hint="eastAsia"/>
                <w:color w:val="000000"/>
                <w:sz w:val="14"/>
                <w:szCs w:val="14"/>
                <w:lang w:val="en-HK"/>
              </w:rPr>
              <w:t xml:space="preserve">2.  </w:t>
            </w:r>
            <w:r w:rsidRPr="005A112E">
              <w:rPr>
                <w:rFonts w:ascii="新細明體" w:hAnsi="新細明體" w:cs="新細明體" w:hint="eastAsia"/>
                <w:color w:val="000000"/>
                <w:sz w:val="14"/>
                <w:szCs w:val="14"/>
                <w:lang w:val="en-HK"/>
              </w:rPr>
              <w:t>分區</w:t>
            </w:r>
            <w:r w:rsidRPr="005A112E">
              <w:rPr>
                <w:rFonts w:asciiTheme="majorHAnsi" w:eastAsia="Times New Roman" w:hAnsiTheme="majorHAnsi" w:cstheme="majorHAnsi" w:hint="eastAsia"/>
                <w:color w:val="000000"/>
                <w:sz w:val="14"/>
                <w:szCs w:val="14"/>
                <w:lang w:val="en-HK"/>
              </w:rPr>
              <w:t xml:space="preserve">         MI129_</w:t>
            </w:r>
            <w:proofErr w:type="gramStart"/>
            <w:r w:rsidRPr="005A112E">
              <w:rPr>
                <w:rFonts w:asciiTheme="majorHAnsi" w:eastAsia="Times New Roman" w:hAnsiTheme="majorHAnsi" w:cstheme="majorHAnsi" w:hint="eastAsia"/>
                <w:color w:val="000000"/>
                <w:sz w:val="14"/>
                <w:szCs w:val="14"/>
                <w:lang w:val="en-HK"/>
              </w:rPr>
              <w:t>data :</w:t>
            </w:r>
            <w:proofErr w:type="gramEnd"/>
            <w:r w:rsidRPr="005A112E">
              <w:rPr>
                <w:rFonts w:asciiTheme="majorHAnsi" w:eastAsia="Times New Roman" w:hAnsiTheme="majorHAnsi" w:cstheme="majorHAnsi" w:hint="eastAsia"/>
                <w:color w:val="000000"/>
                <w:sz w:val="14"/>
                <w:szCs w:val="14"/>
                <w:lang w:val="en-HK"/>
              </w:rPr>
              <w:t xml:space="preserve"> [ District ]</w:t>
            </w:r>
          </w:p>
          <w:p w14:paraId="4AA4F67F" w14:textId="77777777" w:rsidR="005A112E" w:rsidRPr="005A112E" w:rsidRDefault="005A112E" w:rsidP="005A112E">
            <w:pPr>
              <w:rPr>
                <w:rFonts w:asciiTheme="majorHAnsi" w:eastAsia="Times New Roman" w:hAnsiTheme="majorHAnsi" w:cstheme="majorHAnsi"/>
                <w:color w:val="000000"/>
                <w:sz w:val="14"/>
                <w:szCs w:val="14"/>
                <w:lang w:val="en-HK"/>
              </w:rPr>
            </w:pPr>
            <w:r w:rsidRPr="005A112E">
              <w:rPr>
                <w:rFonts w:asciiTheme="majorHAnsi" w:eastAsia="Times New Roman" w:hAnsiTheme="majorHAnsi" w:cstheme="majorHAnsi" w:hint="eastAsia"/>
                <w:color w:val="000000"/>
                <w:sz w:val="14"/>
                <w:szCs w:val="14"/>
                <w:lang w:val="en-HK"/>
              </w:rPr>
              <w:t xml:space="preserve">3.  </w:t>
            </w:r>
            <w:r w:rsidRPr="005A112E">
              <w:rPr>
                <w:rFonts w:ascii="新細明體" w:hAnsi="新細明體" w:cs="新細明體" w:hint="eastAsia"/>
                <w:color w:val="000000"/>
                <w:sz w:val="14"/>
                <w:szCs w:val="14"/>
                <w:lang w:val="en-HK"/>
              </w:rPr>
              <w:t>營業組別</w:t>
            </w:r>
            <w:r w:rsidRPr="005A112E">
              <w:rPr>
                <w:rFonts w:asciiTheme="majorHAnsi" w:eastAsia="Times New Roman" w:hAnsiTheme="majorHAnsi" w:cstheme="majorHAnsi" w:hint="eastAsia"/>
                <w:color w:val="000000"/>
                <w:sz w:val="14"/>
                <w:szCs w:val="14"/>
                <w:lang w:val="en-HK"/>
              </w:rPr>
              <w:t xml:space="preserve">    MI129_</w:t>
            </w:r>
            <w:proofErr w:type="gramStart"/>
            <w:r w:rsidRPr="005A112E">
              <w:rPr>
                <w:rFonts w:asciiTheme="majorHAnsi" w:eastAsia="Times New Roman" w:hAnsiTheme="majorHAnsi" w:cstheme="majorHAnsi" w:hint="eastAsia"/>
                <w:color w:val="000000"/>
                <w:sz w:val="14"/>
                <w:szCs w:val="14"/>
                <w:lang w:val="en-HK"/>
              </w:rPr>
              <w:t>data :</w:t>
            </w:r>
            <w:proofErr w:type="gramEnd"/>
            <w:r w:rsidRPr="005A112E">
              <w:rPr>
                <w:rFonts w:asciiTheme="majorHAnsi" w:eastAsia="Times New Roman" w:hAnsiTheme="majorHAnsi" w:cstheme="majorHAnsi" w:hint="eastAsia"/>
                <w:color w:val="000000"/>
                <w:sz w:val="14"/>
                <w:szCs w:val="14"/>
                <w:lang w:val="en-HK"/>
              </w:rPr>
              <w:t xml:space="preserve"> [ Unit ]</w:t>
            </w:r>
          </w:p>
          <w:p w14:paraId="359154E2" w14:textId="77777777" w:rsidR="005A112E" w:rsidRPr="005A112E" w:rsidRDefault="005A112E" w:rsidP="005A112E">
            <w:pPr>
              <w:rPr>
                <w:rFonts w:asciiTheme="majorHAnsi" w:eastAsia="Times New Roman" w:hAnsiTheme="majorHAnsi" w:cstheme="majorHAnsi"/>
                <w:color w:val="000000"/>
                <w:sz w:val="14"/>
                <w:szCs w:val="14"/>
                <w:lang w:val="en-HK"/>
              </w:rPr>
            </w:pPr>
            <w:r w:rsidRPr="005A112E">
              <w:rPr>
                <w:rFonts w:asciiTheme="majorHAnsi" w:eastAsia="Times New Roman" w:hAnsiTheme="majorHAnsi" w:cstheme="majorHAnsi" w:hint="eastAsia"/>
                <w:color w:val="000000"/>
                <w:sz w:val="14"/>
                <w:szCs w:val="14"/>
                <w:lang w:val="en-HK"/>
              </w:rPr>
              <w:t xml:space="preserve">4.  </w:t>
            </w:r>
            <w:r w:rsidRPr="005A112E">
              <w:rPr>
                <w:rFonts w:ascii="新細明體" w:hAnsi="新細明體" w:cs="新細明體" w:hint="eastAsia"/>
                <w:color w:val="000000"/>
                <w:sz w:val="14"/>
                <w:szCs w:val="14"/>
                <w:lang w:val="en-HK"/>
              </w:rPr>
              <w:t>代理人編號</w:t>
            </w:r>
            <w:r w:rsidRPr="005A112E">
              <w:rPr>
                <w:rFonts w:asciiTheme="majorHAnsi" w:eastAsia="Times New Roman" w:hAnsiTheme="majorHAnsi" w:cstheme="majorHAnsi" w:hint="eastAsia"/>
                <w:color w:val="000000"/>
                <w:sz w:val="14"/>
                <w:szCs w:val="14"/>
                <w:lang w:val="en-HK"/>
              </w:rPr>
              <w:t xml:space="preserve">    MI129_data</w:t>
            </w:r>
            <w:proofErr w:type="gramStart"/>
            <w:r w:rsidRPr="005A112E">
              <w:rPr>
                <w:rFonts w:asciiTheme="majorHAnsi" w:eastAsia="Times New Roman" w:hAnsiTheme="majorHAnsi" w:cstheme="majorHAnsi" w:hint="eastAsia"/>
                <w:color w:val="000000"/>
                <w:sz w:val="14"/>
                <w:szCs w:val="14"/>
                <w:lang w:val="en-HK"/>
              </w:rPr>
              <w:t>:  [</w:t>
            </w:r>
            <w:proofErr w:type="gramEnd"/>
            <w:r w:rsidRPr="005A112E">
              <w:rPr>
                <w:rFonts w:asciiTheme="majorHAnsi" w:eastAsia="Times New Roman" w:hAnsiTheme="majorHAnsi" w:cstheme="majorHAnsi" w:hint="eastAsia"/>
                <w:color w:val="000000"/>
                <w:sz w:val="14"/>
                <w:szCs w:val="14"/>
                <w:lang w:val="en-HK"/>
              </w:rPr>
              <w:t xml:space="preserve"> Agent ]</w:t>
            </w:r>
          </w:p>
          <w:p w14:paraId="2372276A" w14:textId="77777777" w:rsidR="005A112E" w:rsidRPr="005A112E" w:rsidRDefault="005A112E" w:rsidP="005A112E">
            <w:pPr>
              <w:rPr>
                <w:rFonts w:asciiTheme="majorHAnsi" w:eastAsia="Times New Roman" w:hAnsiTheme="majorHAnsi" w:cstheme="majorHAnsi"/>
                <w:color w:val="000000"/>
                <w:sz w:val="14"/>
                <w:szCs w:val="14"/>
                <w:lang w:val="en-HK"/>
              </w:rPr>
            </w:pPr>
            <w:r w:rsidRPr="005A112E">
              <w:rPr>
                <w:rFonts w:asciiTheme="majorHAnsi" w:eastAsia="Times New Roman" w:hAnsiTheme="majorHAnsi" w:cstheme="majorHAnsi" w:hint="eastAsia"/>
                <w:color w:val="000000"/>
                <w:sz w:val="14"/>
                <w:szCs w:val="14"/>
                <w:lang w:val="en-HK"/>
              </w:rPr>
              <w:t xml:space="preserve">5.  </w:t>
            </w:r>
            <w:r w:rsidRPr="005A112E">
              <w:rPr>
                <w:rFonts w:ascii="新細明體" w:hAnsi="新細明體" w:cs="新細明體" w:hint="eastAsia"/>
                <w:color w:val="000000"/>
                <w:sz w:val="14"/>
                <w:szCs w:val="14"/>
                <w:lang w:val="en-HK"/>
              </w:rPr>
              <w:t>姓名</w:t>
            </w:r>
            <w:r w:rsidRPr="005A112E">
              <w:rPr>
                <w:rFonts w:asciiTheme="majorHAnsi" w:eastAsia="Times New Roman" w:hAnsiTheme="majorHAnsi" w:cstheme="majorHAnsi" w:hint="eastAsia"/>
                <w:color w:val="000000"/>
                <w:sz w:val="14"/>
                <w:szCs w:val="14"/>
                <w:lang w:val="en-HK"/>
              </w:rPr>
              <w:t xml:space="preserve">       MI129_</w:t>
            </w:r>
            <w:proofErr w:type="gramStart"/>
            <w:r w:rsidRPr="005A112E">
              <w:rPr>
                <w:rFonts w:asciiTheme="majorHAnsi" w:eastAsia="Times New Roman" w:hAnsiTheme="majorHAnsi" w:cstheme="majorHAnsi" w:hint="eastAsia"/>
                <w:color w:val="000000"/>
                <w:sz w:val="14"/>
                <w:szCs w:val="14"/>
                <w:lang w:val="en-HK"/>
              </w:rPr>
              <w:t>data :</w:t>
            </w:r>
            <w:proofErr w:type="gramEnd"/>
            <w:r w:rsidRPr="005A112E">
              <w:rPr>
                <w:rFonts w:asciiTheme="majorHAnsi" w:eastAsia="Times New Roman" w:hAnsiTheme="majorHAnsi" w:cstheme="majorHAnsi" w:hint="eastAsia"/>
                <w:color w:val="000000"/>
                <w:sz w:val="14"/>
                <w:szCs w:val="14"/>
                <w:lang w:val="en-HK"/>
              </w:rPr>
              <w:t xml:space="preserve">  [ Agent Name ] </w:t>
            </w:r>
          </w:p>
          <w:p w14:paraId="6D5EC1A8" w14:textId="77777777" w:rsidR="005A112E" w:rsidRPr="005A112E" w:rsidRDefault="005A112E" w:rsidP="005A112E">
            <w:pPr>
              <w:rPr>
                <w:rFonts w:asciiTheme="majorHAnsi" w:eastAsia="Times New Roman" w:hAnsiTheme="majorHAnsi" w:cstheme="majorHAnsi"/>
                <w:color w:val="000000"/>
                <w:sz w:val="14"/>
                <w:szCs w:val="14"/>
                <w:lang w:val="en-HK"/>
              </w:rPr>
            </w:pPr>
            <w:r w:rsidRPr="005A112E">
              <w:rPr>
                <w:rFonts w:asciiTheme="majorHAnsi" w:eastAsia="Times New Roman" w:hAnsiTheme="majorHAnsi" w:cstheme="majorHAnsi" w:hint="eastAsia"/>
                <w:color w:val="000000"/>
                <w:sz w:val="14"/>
                <w:szCs w:val="14"/>
                <w:lang w:val="en-HK"/>
              </w:rPr>
              <w:t xml:space="preserve">6.   </w:t>
            </w:r>
            <w:r w:rsidRPr="005A112E">
              <w:rPr>
                <w:rFonts w:ascii="新細明體" w:hAnsi="新細明體" w:cs="新細明體" w:hint="eastAsia"/>
                <w:color w:val="000000"/>
                <w:sz w:val="14"/>
                <w:szCs w:val="14"/>
                <w:lang w:val="en-HK"/>
              </w:rPr>
              <w:t>職級</w:t>
            </w:r>
            <w:r w:rsidRPr="005A112E">
              <w:rPr>
                <w:rFonts w:asciiTheme="majorHAnsi" w:eastAsia="Times New Roman" w:hAnsiTheme="majorHAnsi" w:cstheme="majorHAnsi" w:hint="eastAsia"/>
                <w:color w:val="000000"/>
                <w:sz w:val="14"/>
                <w:szCs w:val="14"/>
                <w:lang w:val="en-HK"/>
              </w:rPr>
              <w:t xml:space="preserve">       WCM011</w:t>
            </w:r>
            <w:proofErr w:type="gramStart"/>
            <w:r w:rsidRPr="005A112E">
              <w:rPr>
                <w:rFonts w:asciiTheme="majorHAnsi" w:eastAsia="Times New Roman" w:hAnsiTheme="majorHAnsi" w:cstheme="majorHAnsi" w:hint="eastAsia"/>
                <w:color w:val="000000"/>
                <w:sz w:val="14"/>
                <w:szCs w:val="14"/>
                <w:lang w:val="en-HK"/>
              </w:rPr>
              <w:t>B :</w:t>
            </w:r>
            <w:proofErr w:type="gramEnd"/>
            <w:r w:rsidRPr="005A112E">
              <w:rPr>
                <w:rFonts w:asciiTheme="majorHAnsi" w:eastAsia="Times New Roman" w:hAnsiTheme="majorHAnsi" w:cstheme="majorHAnsi" w:hint="eastAsia"/>
                <w:color w:val="000000"/>
                <w:sz w:val="14"/>
                <w:szCs w:val="14"/>
                <w:lang w:val="en-HK"/>
              </w:rPr>
              <w:t xml:space="preserve"> [</w:t>
            </w:r>
            <w:proofErr w:type="spellStart"/>
            <w:r w:rsidRPr="005A112E">
              <w:rPr>
                <w:rFonts w:asciiTheme="majorHAnsi" w:eastAsia="Times New Roman" w:hAnsiTheme="majorHAnsi" w:cstheme="majorHAnsi" w:hint="eastAsia"/>
                <w:color w:val="000000"/>
                <w:sz w:val="14"/>
                <w:szCs w:val="14"/>
                <w:lang w:val="en-HK"/>
              </w:rPr>
              <w:t>Producer_Title</w:t>
            </w:r>
            <w:proofErr w:type="spellEnd"/>
            <w:r w:rsidRPr="005A112E">
              <w:rPr>
                <w:rFonts w:asciiTheme="majorHAnsi" w:eastAsia="Times New Roman" w:hAnsiTheme="majorHAnsi" w:cstheme="majorHAnsi" w:hint="eastAsia"/>
                <w:color w:val="000000"/>
                <w:sz w:val="14"/>
                <w:szCs w:val="14"/>
                <w:lang w:val="en-HK"/>
              </w:rPr>
              <w:t>]</w:t>
            </w:r>
          </w:p>
          <w:p w14:paraId="6738340D" w14:textId="77777777" w:rsidR="005A112E" w:rsidRPr="005A112E" w:rsidRDefault="005A112E" w:rsidP="005A112E">
            <w:pPr>
              <w:rPr>
                <w:rFonts w:asciiTheme="majorHAnsi" w:eastAsia="Times New Roman" w:hAnsiTheme="majorHAnsi" w:cstheme="majorHAnsi"/>
                <w:color w:val="000000"/>
                <w:sz w:val="14"/>
                <w:szCs w:val="14"/>
                <w:lang w:val="en-HK"/>
              </w:rPr>
            </w:pPr>
            <w:r w:rsidRPr="005A112E">
              <w:rPr>
                <w:rFonts w:asciiTheme="majorHAnsi" w:eastAsia="Times New Roman" w:hAnsiTheme="majorHAnsi" w:cstheme="majorHAnsi" w:hint="eastAsia"/>
                <w:color w:val="000000"/>
                <w:sz w:val="14"/>
                <w:szCs w:val="14"/>
                <w:lang w:val="en-HK"/>
              </w:rPr>
              <w:t xml:space="preserve">7.   </w:t>
            </w:r>
            <w:r w:rsidRPr="005A112E">
              <w:rPr>
                <w:rFonts w:ascii="新細明體" w:hAnsi="新細明體" w:cs="新細明體" w:hint="eastAsia"/>
                <w:color w:val="000000"/>
                <w:sz w:val="14"/>
                <w:szCs w:val="14"/>
                <w:lang w:val="en-HK"/>
              </w:rPr>
              <w:t>下線業績續保率</w:t>
            </w:r>
            <w:r w:rsidRPr="005A112E">
              <w:rPr>
                <w:rFonts w:asciiTheme="majorHAnsi" w:eastAsia="Times New Roman" w:hAnsiTheme="majorHAnsi" w:cstheme="majorHAnsi" w:hint="eastAsia"/>
                <w:color w:val="000000"/>
                <w:sz w:val="14"/>
                <w:szCs w:val="14"/>
                <w:lang w:val="en-HK"/>
              </w:rPr>
              <w:t xml:space="preserve"> %    WCM020</w:t>
            </w:r>
            <w:proofErr w:type="gramStart"/>
            <w:r w:rsidRPr="005A112E">
              <w:rPr>
                <w:rFonts w:asciiTheme="majorHAnsi" w:eastAsia="Times New Roman" w:hAnsiTheme="majorHAnsi" w:cstheme="majorHAnsi" w:hint="eastAsia"/>
                <w:color w:val="000000"/>
                <w:sz w:val="14"/>
                <w:szCs w:val="14"/>
                <w:lang w:val="en-HK"/>
              </w:rPr>
              <w:t>B :</w:t>
            </w:r>
            <w:proofErr w:type="gramEnd"/>
            <w:r w:rsidRPr="005A112E">
              <w:rPr>
                <w:rFonts w:asciiTheme="majorHAnsi" w:eastAsia="Times New Roman" w:hAnsiTheme="majorHAnsi" w:cstheme="majorHAnsi" w:hint="eastAsia"/>
                <w:color w:val="000000"/>
                <w:sz w:val="14"/>
                <w:szCs w:val="14"/>
                <w:lang w:val="en-HK"/>
              </w:rPr>
              <w:t xml:space="preserve"> [PERSIST_RATE_19MTH ] x 100 , where</w:t>
            </w:r>
          </w:p>
          <w:p w14:paraId="7231D7D2" w14:textId="77777777" w:rsidR="005A112E" w:rsidRPr="005A112E" w:rsidRDefault="005A112E" w:rsidP="005A112E">
            <w:pPr>
              <w:rPr>
                <w:rFonts w:asciiTheme="majorHAnsi" w:eastAsia="Times New Roman" w:hAnsiTheme="majorHAnsi" w:cstheme="majorHAnsi"/>
                <w:color w:val="000000"/>
                <w:sz w:val="14"/>
                <w:szCs w:val="14"/>
                <w:lang w:val="en-HK"/>
              </w:rPr>
            </w:pPr>
            <w:r w:rsidRPr="005A112E">
              <w:rPr>
                <w:rFonts w:asciiTheme="majorHAnsi" w:eastAsia="Times New Roman" w:hAnsiTheme="majorHAnsi" w:cstheme="majorHAnsi"/>
                <w:color w:val="000000"/>
                <w:sz w:val="14"/>
                <w:szCs w:val="14"/>
                <w:lang w:val="en-HK"/>
              </w:rPr>
              <w:t xml:space="preserve">      [PRDN_</w:t>
            </w:r>
            <w:proofErr w:type="gramStart"/>
            <w:r w:rsidRPr="005A112E">
              <w:rPr>
                <w:rFonts w:asciiTheme="majorHAnsi" w:eastAsia="Times New Roman" w:hAnsiTheme="majorHAnsi" w:cstheme="majorHAnsi"/>
                <w:color w:val="000000"/>
                <w:sz w:val="14"/>
                <w:szCs w:val="14"/>
                <w:lang w:val="en-HK"/>
              </w:rPr>
              <w:t>MONTH]  use</w:t>
            </w:r>
            <w:proofErr w:type="gramEnd"/>
            <w:r w:rsidRPr="005A112E">
              <w:rPr>
                <w:rFonts w:asciiTheme="majorHAnsi" w:eastAsia="Times New Roman" w:hAnsiTheme="majorHAnsi" w:cstheme="majorHAnsi"/>
                <w:color w:val="000000"/>
                <w:sz w:val="14"/>
                <w:szCs w:val="14"/>
                <w:lang w:val="en-HK"/>
              </w:rPr>
              <w:t xml:space="preserve"> latest month only</w:t>
            </w:r>
          </w:p>
          <w:p w14:paraId="7D319237" w14:textId="77777777" w:rsidR="005A112E" w:rsidRPr="005A112E" w:rsidRDefault="005A112E" w:rsidP="005A112E">
            <w:pPr>
              <w:rPr>
                <w:rFonts w:asciiTheme="majorHAnsi" w:eastAsia="Times New Roman" w:hAnsiTheme="majorHAnsi" w:cstheme="majorHAnsi"/>
                <w:color w:val="000000"/>
                <w:sz w:val="14"/>
                <w:szCs w:val="14"/>
                <w:lang w:val="en-HK"/>
              </w:rPr>
            </w:pPr>
            <w:r w:rsidRPr="005A112E">
              <w:rPr>
                <w:rFonts w:asciiTheme="majorHAnsi" w:eastAsia="Times New Roman" w:hAnsiTheme="majorHAnsi" w:cstheme="majorHAnsi"/>
                <w:color w:val="000000"/>
                <w:sz w:val="14"/>
                <w:szCs w:val="14"/>
                <w:lang w:val="en-HK"/>
              </w:rPr>
              <w:t xml:space="preserve">      [</w:t>
            </w:r>
            <w:proofErr w:type="gramStart"/>
            <w:r w:rsidRPr="005A112E">
              <w:rPr>
                <w:rFonts w:asciiTheme="majorHAnsi" w:eastAsia="Times New Roman" w:hAnsiTheme="majorHAnsi" w:cstheme="majorHAnsi"/>
                <w:color w:val="000000"/>
                <w:sz w:val="14"/>
                <w:szCs w:val="14"/>
                <w:lang w:val="en-HK"/>
              </w:rPr>
              <w:t>PRODUCTION]  use</w:t>
            </w:r>
            <w:proofErr w:type="gramEnd"/>
            <w:r w:rsidRPr="005A112E">
              <w:rPr>
                <w:rFonts w:asciiTheme="majorHAnsi" w:eastAsia="Times New Roman" w:hAnsiTheme="majorHAnsi" w:cstheme="majorHAnsi"/>
                <w:color w:val="000000"/>
                <w:sz w:val="14"/>
                <w:szCs w:val="14"/>
                <w:lang w:val="en-HK"/>
              </w:rPr>
              <w:t xml:space="preserve"> "AFYC" only</w:t>
            </w:r>
          </w:p>
          <w:p w14:paraId="71C33CCA" w14:textId="77777777" w:rsidR="005A112E" w:rsidRPr="005A112E" w:rsidRDefault="005A112E" w:rsidP="005A112E">
            <w:pPr>
              <w:rPr>
                <w:rFonts w:asciiTheme="majorHAnsi" w:eastAsia="Times New Roman" w:hAnsiTheme="majorHAnsi" w:cstheme="majorHAnsi"/>
                <w:color w:val="000000"/>
                <w:sz w:val="14"/>
                <w:szCs w:val="14"/>
                <w:lang w:val="en-HK"/>
              </w:rPr>
            </w:pPr>
            <w:r w:rsidRPr="005A112E">
              <w:rPr>
                <w:rFonts w:asciiTheme="majorHAnsi" w:eastAsia="Times New Roman" w:hAnsiTheme="majorHAnsi" w:cstheme="majorHAnsi"/>
                <w:color w:val="000000"/>
                <w:sz w:val="14"/>
                <w:szCs w:val="14"/>
                <w:lang w:val="en-HK"/>
              </w:rPr>
              <w:t xml:space="preserve">      [PRODUCTION_CATEGORY] use "Downline" only</w:t>
            </w:r>
          </w:p>
          <w:p w14:paraId="6A00187A" w14:textId="77777777" w:rsidR="005A112E" w:rsidRPr="005A112E" w:rsidRDefault="005A112E" w:rsidP="005A112E">
            <w:pPr>
              <w:rPr>
                <w:rFonts w:asciiTheme="majorHAnsi" w:eastAsia="Times New Roman" w:hAnsiTheme="majorHAnsi" w:cstheme="majorHAnsi"/>
                <w:color w:val="000000"/>
                <w:sz w:val="14"/>
                <w:szCs w:val="14"/>
                <w:lang w:val="en-HK"/>
              </w:rPr>
            </w:pPr>
            <w:r w:rsidRPr="005A112E">
              <w:rPr>
                <w:rFonts w:asciiTheme="majorHAnsi" w:eastAsia="Times New Roman" w:hAnsiTheme="majorHAnsi" w:cstheme="majorHAnsi" w:hint="eastAsia"/>
                <w:color w:val="000000"/>
                <w:sz w:val="14"/>
                <w:szCs w:val="14"/>
                <w:lang w:val="en-HK"/>
              </w:rPr>
              <w:t xml:space="preserve">8.    </w:t>
            </w:r>
            <w:r w:rsidRPr="005A112E">
              <w:rPr>
                <w:rFonts w:ascii="新細明體" w:hAnsi="新細明體" w:cs="新細明體" w:hint="eastAsia"/>
                <w:color w:val="000000"/>
                <w:sz w:val="14"/>
                <w:szCs w:val="14"/>
                <w:lang w:val="en-HK"/>
              </w:rPr>
              <w:t>百萬圓桌會會員人數</w:t>
            </w:r>
          </w:p>
          <w:p w14:paraId="20B7ED58" w14:textId="77777777" w:rsidR="005A112E" w:rsidRPr="005A112E" w:rsidRDefault="005A112E" w:rsidP="005A112E">
            <w:pPr>
              <w:rPr>
                <w:rFonts w:asciiTheme="majorHAnsi" w:eastAsia="Times New Roman" w:hAnsiTheme="majorHAnsi" w:cstheme="majorHAnsi"/>
                <w:color w:val="000000"/>
                <w:sz w:val="14"/>
                <w:szCs w:val="14"/>
                <w:lang w:val="en-HK"/>
              </w:rPr>
            </w:pPr>
            <w:r w:rsidRPr="005A112E">
              <w:rPr>
                <w:rFonts w:asciiTheme="majorHAnsi" w:eastAsia="Times New Roman" w:hAnsiTheme="majorHAnsi" w:cstheme="majorHAnsi"/>
                <w:color w:val="000000"/>
                <w:sz w:val="14"/>
                <w:szCs w:val="14"/>
                <w:lang w:val="en-HK"/>
              </w:rPr>
              <w:t xml:space="preserve">        Count of Agent/Manager with [Awards] &lt;&gt; blank (or = "MDRT", "COT", "TOT") in MDRT file and based on [</w:t>
            </w:r>
            <w:proofErr w:type="gramStart"/>
            <w:r w:rsidRPr="005A112E">
              <w:rPr>
                <w:rFonts w:asciiTheme="majorHAnsi" w:eastAsia="Times New Roman" w:hAnsiTheme="majorHAnsi" w:cstheme="majorHAnsi"/>
                <w:color w:val="000000"/>
                <w:sz w:val="14"/>
                <w:szCs w:val="14"/>
                <w:lang w:val="en-HK"/>
              </w:rPr>
              <w:t>Unit]  (</w:t>
            </w:r>
            <w:proofErr w:type="gramEnd"/>
            <w:r w:rsidRPr="005A112E">
              <w:rPr>
                <w:rFonts w:asciiTheme="majorHAnsi" w:eastAsia="Times New Roman" w:hAnsiTheme="majorHAnsi" w:cstheme="majorHAnsi"/>
                <w:color w:val="000000"/>
                <w:sz w:val="14"/>
                <w:szCs w:val="14"/>
                <w:lang w:val="en-HK"/>
              </w:rPr>
              <w:t>refer to MI129_data as of 31-Mar of the reporting year).  For Agent/Manager whose [</w:t>
            </w:r>
            <w:proofErr w:type="spellStart"/>
            <w:r w:rsidRPr="005A112E">
              <w:rPr>
                <w:rFonts w:asciiTheme="majorHAnsi" w:eastAsia="Times New Roman" w:hAnsiTheme="majorHAnsi" w:cstheme="majorHAnsi"/>
                <w:color w:val="000000"/>
                <w:sz w:val="14"/>
                <w:szCs w:val="14"/>
                <w:lang w:val="en-HK"/>
              </w:rPr>
              <w:t>Contract_Effective_Date</w:t>
            </w:r>
            <w:proofErr w:type="spellEnd"/>
            <w:r w:rsidRPr="005A112E">
              <w:rPr>
                <w:rFonts w:asciiTheme="majorHAnsi" w:eastAsia="Times New Roman" w:hAnsiTheme="majorHAnsi" w:cstheme="majorHAnsi"/>
                <w:color w:val="000000"/>
                <w:sz w:val="14"/>
                <w:szCs w:val="14"/>
                <w:lang w:val="en-HK"/>
              </w:rPr>
              <w:t>] &gt; 31-Mar-reporting year, use [Unit] in current MI129 (aligned with the report's as of date)</w:t>
            </w:r>
          </w:p>
          <w:p w14:paraId="4B190775" w14:textId="77777777" w:rsidR="005A112E" w:rsidRPr="005A112E" w:rsidRDefault="005A112E" w:rsidP="005A112E">
            <w:pPr>
              <w:rPr>
                <w:rFonts w:asciiTheme="majorHAnsi" w:eastAsia="Times New Roman" w:hAnsiTheme="majorHAnsi" w:cstheme="majorHAnsi"/>
                <w:color w:val="000000"/>
                <w:sz w:val="14"/>
                <w:szCs w:val="14"/>
                <w:lang w:val="en-HK"/>
              </w:rPr>
            </w:pPr>
            <w:r w:rsidRPr="005A112E">
              <w:rPr>
                <w:rFonts w:asciiTheme="majorHAnsi" w:eastAsia="Times New Roman" w:hAnsiTheme="majorHAnsi" w:cstheme="majorHAnsi" w:hint="eastAsia"/>
                <w:color w:val="000000"/>
                <w:sz w:val="14"/>
                <w:szCs w:val="14"/>
                <w:lang w:val="en-HK"/>
              </w:rPr>
              <w:t xml:space="preserve">9.   </w:t>
            </w:r>
            <w:r w:rsidRPr="005A112E">
              <w:rPr>
                <w:rFonts w:ascii="新細明體" w:hAnsi="新細明體" w:cs="新細明體" w:hint="eastAsia"/>
                <w:color w:val="000000"/>
                <w:sz w:val="14"/>
                <w:szCs w:val="14"/>
                <w:lang w:val="en-HK"/>
              </w:rPr>
              <w:t>百萬金鑽領袖會</w:t>
            </w:r>
            <w:r w:rsidRPr="005A112E">
              <w:rPr>
                <w:rFonts w:asciiTheme="majorHAnsi" w:eastAsia="Times New Roman" w:hAnsiTheme="majorHAnsi" w:cstheme="majorHAnsi" w:hint="eastAsia"/>
                <w:color w:val="000000"/>
                <w:sz w:val="14"/>
                <w:szCs w:val="14"/>
                <w:lang w:val="en-HK"/>
              </w:rPr>
              <w:t xml:space="preserve">     </w:t>
            </w:r>
            <w:proofErr w:type="gramStart"/>
            <w:r w:rsidRPr="005A112E">
              <w:rPr>
                <w:rFonts w:asciiTheme="majorHAnsi" w:eastAsia="Times New Roman" w:hAnsiTheme="majorHAnsi" w:cstheme="majorHAnsi" w:hint="eastAsia"/>
                <w:color w:val="000000"/>
                <w:sz w:val="14"/>
                <w:szCs w:val="14"/>
                <w:lang w:val="en-HK"/>
              </w:rPr>
              <w:t xml:space="preserve">   (</w:t>
            </w:r>
            <w:proofErr w:type="gramEnd"/>
            <w:r w:rsidRPr="005A112E">
              <w:rPr>
                <w:rFonts w:asciiTheme="majorHAnsi" w:eastAsia="Times New Roman" w:hAnsiTheme="majorHAnsi" w:cstheme="majorHAnsi" w:hint="eastAsia"/>
                <w:color w:val="000000"/>
                <w:sz w:val="14"/>
                <w:szCs w:val="14"/>
                <w:lang w:val="en-HK"/>
              </w:rPr>
              <w:t>refer to B4.5)</w:t>
            </w:r>
          </w:p>
          <w:p w14:paraId="1A400014" w14:textId="77777777" w:rsidR="005A112E" w:rsidRPr="005A112E" w:rsidRDefault="005A112E" w:rsidP="005A112E">
            <w:pPr>
              <w:rPr>
                <w:rFonts w:asciiTheme="majorHAnsi" w:eastAsia="Times New Roman" w:hAnsiTheme="majorHAnsi" w:cstheme="majorHAnsi"/>
                <w:color w:val="000000"/>
                <w:sz w:val="14"/>
                <w:szCs w:val="14"/>
                <w:lang w:val="en-HK"/>
              </w:rPr>
            </w:pPr>
            <w:r w:rsidRPr="005A112E">
              <w:rPr>
                <w:rFonts w:asciiTheme="majorHAnsi" w:eastAsia="Times New Roman" w:hAnsiTheme="majorHAnsi" w:cstheme="majorHAnsi" w:hint="eastAsia"/>
                <w:color w:val="000000"/>
                <w:sz w:val="14"/>
                <w:szCs w:val="14"/>
                <w:lang w:val="en-HK"/>
              </w:rPr>
              <w:t xml:space="preserve">10.  </w:t>
            </w:r>
            <w:r w:rsidRPr="005A112E">
              <w:rPr>
                <w:rFonts w:ascii="新細明體" w:hAnsi="新細明體" w:cs="新細明體" w:hint="eastAsia"/>
                <w:color w:val="000000"/>
                <w:sz w:val="14"/>
                <w:szCs w:val="14"/>
                <w:lang w:val="en-HK"/>
              </w:rPr>
              <w:t>百萬金鑽領袖大獎</w:t>
            </w:r>
          </w:p>
          <w:p w14:paraId="244FBA50" w14:textId="77777777" w:rsidR="005A112E" w:rsidRPr="005A112E" w:rsidRDefault="005A112E" w:rsidP="005A112E">
            <w:pPr>
              <w:rPr>
                <w:rFonts w:asciiTheme="majorHAnsi" w:eastAsia="Times New Roman" w:hAnsiTheme="majorHAnsi" w:cstheme="majorHAnsi"/>
                <w:color w:val="000000"/>
                <w:sz w:val="14"/>
                <w:szCs w:val="14"/>
                <w:lang w:val="en-HK"/>
              </w:rPr>
            </w:pPr>
            <w:r w:rsidRPr="005A112E">
              <w:rPr>
                <w:rFonts w:asciiTheme="majorHAnsi" w:eastAsia="Times New Roman" w:hAnsiTheme="majorHAnsi" w:cstheme="majorHAnsi" w:hint="eastAsia"/>
                <w:color w:val="000000"/>
                <w:sz w:val="14"/>
                <w:szCs w:val="14"/>
                <w:lang w:val="en-HK"/>
              </w:rPr>
              <w:t xml:space="preserve">        ~ </w:t>
            </w:r>
            <w:r w:rsidRPr="005A112E">
              <w:rPr>
                <w:rFonts w:ascii="新細明體" w:hAnsi="新細明體" w:cs="新細明體" w:hint="eastAsia"/>
                <w:color w:val="000000"/>
                <w:sz w:val="14"/>
                <w:szCs w:val="14"/>
                <w:lang w:val="en-HK"/>
              </w:rPr>
              <w:t>達至最多</w:t>
            </w:r>
            <w:r w:rsidRPr="005A112E">
              <w:rPr>
                <w:rFonts w:asciiTheme="majorHAnsi" w:eastAsia="Times New Roman" w:hAnsiTheme="majorHAnsi" w:cstheme="majorHAnsi" w:hint="eastAsia"/>
                <w:color w:val="000000"/>
                <w:sz w:val="14"/>
                <w:szCs w:val="14"/>
                <w:lang w:val="en-HK"/>
              </w:rPr>
              <w:t>MDRT</w:t>
            </w:r>
            <w:r w:rsidRPr="005A112E">
              <w:rPr>
                <w:rFonts w:ascii="新細明體" w:hAnsi="新細明體" w:cs="新細明體" w:hint="eastAsia"/>
                <w:color w:val="000000"/>
                <w:sz w:val="14"/>
                <w:szCs w:val="14"/>
                <w:lang w:val="en-HK"/>
              </w:rPr>
              <w:t>會員；</w:t>
            </w:r>
            <w:r w:rsidRPr="005A112E">
              <w:rPr>
                <w:rFonts w:asciiTheme="majorHAnsi" w:eastAsia="Times New Roman" w:hAnsiTheme="majorHAnsi" w:cstheme="majorHAnsi" w:hint="eastAsia"/>
                <w:color w:val="000000"/>
                <w:sz w:val="14"/>
                <w:szCs w:val="14"/>
                <w:lang w:val="en-HK"/>
              </w:rPr>
              <w:t xml:space="preserve"> </w:t>
            </w:r>
            <w:r w:rsidRPr="005A112E">
              <w:rPr>
                <w:rFonts w:ascii="新細明體" w:hAnsi="新細明體" w:cs="新細明體" w:hint="eastAsia"/>
                <w:color w:val="000000"/>
                <w:sz w:val="14"/>
                <w:szCs w:val="14"/>
                <w:lang w:val="en-HK"/>
              </w:rPr>
              <w:t>及</w:t>
            </w:r>
          </w:p>
          <w:p w14:paraId="21AB47A3" w14:textId="77777777" w:rsidR="005A112E" w:rsidRPr="005A112E" w:rsidRDefault="005A112E" w:rsidP="005A112E">
            <w:pPr>
              <w:rPr>
                <w:rFonts w:asciiTheme="majorHAnsi" w:eastAsia="Times New Roman" w:hAnsiTheme="majorHAnsi" w:cstheme="majorHAnsi"/>
                <w:color w:val="000000"/>
                <w:sz w:val="14"/>
                <w:szCs w:val="14"/>
                <w:lang w:val="en-HK"/>
              </w:rPr>
            </w:pPr>
            <w:r w:rsidRPr="005A112E">
              <w:rPr>
                <w:rFonts w:asciiTheme="majorHAnsi" w:eastAsia="Times New Roman" w:hAnsiTheme="majorHAnsi" w:cstheme="majorHAnsi" w:hint="eastAsia"/>
                <w:color w:val="000000"/>
                <w:sz w:val="14"/>
                <w:szCs w:val="14"/>
                <w:lang w:val="en-HK"/>
              </w:rPr>
              <w:t xml:space="preserve">        ~ MDRT</w:t>
            </w:r>
            <w:r w:rsidRPr="005A112E">
              <w:rPr>
                <w:rFonts w:ascii="新細明體" w:hAnsi="新細明體" w:cs="新細明體" w:hint="eastAsia"/>
                <w:color w:val="000000"/>
                <w:sz w:val="14"/>
                <w:szCs w:val="14"/>
                <w:lang w:val="en-HK"/>
              </w:rPr>
              <w:t>會員人數達至</w:t>
            </w:r>
            <w:r w:rsidRPr="005A112E">
              <w:rPr>
                <w:rFonts w:asciiTheme="majorHAnsi" w:eastAsia="Times New Roman" w:hAnsiTheme="majorHAnsi" w:cstheme="majorHAnsi" w:hint="eastAsia"/>
                <w:color w:val="000000"/>
                <w:sz w:val="14"/>
                <w:szCs w:val="14"/>
                <w:lang w:val="en-HK"/>
              </w:rPr>
              <w:t>6</w:t>
            </w:r>
            <w:r w:rsidRPr="005A112E">
              <w:rPr>
                <w:rFonts w:ascii="新細明體" w:hAnsi="新細明體" w:cs="新細明體" w:hint="eastAsia"/>
                <w:color w:val="000000"/>
                <w:sz w:val="14"/>
                <w:szCs w:val="14"/>
                <w:lang w:val="en-HK"/>
              </w:rPr>
              <w:t>人或以上</w:t>
            </w:r>
          </w:p>
          <w:p w14:paraId="42E7F103" w14:textId="77777777" w:rsidR="005A112E" w:rsidRPr="005A112E" w:rsidRDefault="005A112E" w:rsidP="005A112E">
            <w:pPr>
              <w:rPr>
                <w:rFonts w:asciiTheme="majorHAnsi" w:eastAsia="Times New Roman" w:hAnsiTheme="majorHAnsi" w:cstheme="majorHAnsi"/>
                <w:color w:val="000000"/>
                <w:sz w:val="14"/>
                <w:szCs w:val="14"/>
                <w:lang w:val="en-HK"/>
              </w:rPr>
            </w:pPr>
            <w:r w:rsidRPr="005A112E">
              <w:rPr>
                <w:rFonts w:asciiTheme="majorHAnsi" w:eastAsia="Times New Roman" w:hAnsiTheme="majorHAnsi" w:cstheme="majorHAnsi" w:hint="eastAsia"/>
                <w:color w:val="000000"/>
                <w:sz w:val="14"/>
                <w:szCs w:val="14"/>
                <w:lang w:val="en-HK"/>
              </w:rPr>
              <w:t xml:space="preserve">        ~ </w:t>
            </w:r>
            <w:r w:rsidRPr="005A112E">
              <w:rPr>
                <w:rFonts w:ascii="新細明體" w:hAnsi="新細明體" w:cs="新細明體" w:hint="eastAsia"/>
                <w:color w:val="000000"/>
                <w:sz w:val="14"/>
                <w:szCs w:val="14"/>
                <w:lang w:val="en-HK"/>
              </w:rPr>
              <w:t>下線業績續保率</w:t>
            </w:r>
            <w:r w:rsidRPr="005A112E">
              <w:rPr>
                <w:rFonts w:asciiTheme="majorHAnsi" w:eastAsia="Times New Roman" w:hAnsiTheme="majorHAnsi" w:cstheme="majorHAnsi" w:hint="eastAsia"/>
                <w:color w:val="000000"/>
                <w:sz w:val="14"/>
                <w:szCs w:val="14"/>
                <w:lang w:val="en-HK"/>
              </w:rPr>
              <w:t>% &gt;= 80%</w:t>
            </w:r>
          </w:p>
          <w:p w14:paraId="5715CDCA" w14:textId="77777777" w:rsidR="005A112E" w:rsidRPr="005A112E" w:rsidRDefault="005A112E" w:rsidP="005A112E">
            <w:pPr>
              <w:rPr>
                <w:rFonts w:asciiTheme="majorHAnsi" w:eastAsia="Times New Roman" w:hAnsiTheme="majorHAnsi" w:cstheme="majorHAnsi"/>
                <w:color w:val="000000"/>
                <w:sz w:val="14"/>
                <w:szCs w:val="14"/>
                <w:lang w:val="en-HK"/>
              </w:rPr>
            </w:pPr>
            <w:r w:rsidRPr="005A112E">
              <w:rPr>
                <w:rFonts w:asciiTheme="majorHAnsi" w:eastAsia="Times New Roman" w:hAnsiTheme="majorHAnsi" w:cstheme="majorHAnsi" w:hint="eastAsia"/>
                <w:color w:val="000000"/>
                <w:sz w:val="14"/>
                <w:szCs w:val="14"/>
                <w:lang w:val="en-HK"/>
              </w:rPr>
              <w:t xml:space="preserve">        ~ </w:t>
            </w:r>
            <w:r w:rsidRPr="005A112E">
              <w:rPr>
                <w:rFonts w:ascii="新細明體" w:hAnsi="新細明體" w:cs="新細明體" w:hint="eastAsia"/>
                <w:color w:val="000000"/>
                <w:sz w:val="14"/>
                <w:szCs w:val="14"/>
                <w:lang w:val="en-HK"/>
              </w:rPr>
              <w:t>若百萬圓桌會會員人數相同，則以百萬圓桌會會員人數</w:t>
            </w:r>
            <w:r w:rsidRPr="005A112E">
              <w:rPr>
                <w:rFonts w:asciiTheme="majorHAnsi" w:eastAsia="Times New Roman" w:hAnsiTheme="majorHAnsi" w:cstheme="majorHAnsi" w:hint="eastAsia"/>
                <w:color w:val="000000"/>
                <w:sz w:val="14"/>
                <w:szCs w:val="14"/>
                <w:lang w:val="en-HK"/>
              </w:rPr>
              <w:t xml:space="preserve">divided by </w:t>
            </w:r>
            <w:r w:rsidRPr="005A112E">
              <w:rPr>
                <w:rFonts w:ascii="新細明體" w:hAnsi="新細明體" w:cs="新細明體" w:hint="eastAsia"/>
                <w:color w:val="000000"/>
                <w:sz w:val="14"/>
                <w:szCs w:val="14"/>
                <w:lang w:val="en-HK"/>
              </w:rPr>
              <w:t>營業組別人數</w:t>
            </w:r>
            <w:r w:rsidRPr="005A112E">
              <w:rPr>
                <w:rFonts w:asciiTheme="majorHAnsi" w:eastAsia="Times New Roman" w:hAnsiTheme="majorHAnsi" w:cstheme="majorHAnsi" w:hint="eastAsia"/>
                <w:color w:val="000000"/>
                <w:sz w:val="14"/>
                <w:szCs w:val="14"/>
                <w:lang w:val="en-HK"/>
              </w:rPr>
              <w:t xml:space="preserve"> </w:t>
            </w:r>
            <w:r w:rsidRPr="005A112E">
              <w:rPr>
                <w:rFonts w:ascii="新細明體" w:hAnsi="新細明體" w:cs="新細明體" w:hint="eastAsia"/>
                <w:color w:val="000000"/>
                <w:sz w:val="14"/>
                <w:szCs w:val="14"/>
                <w:lang w:val="en-HK"/>
              </w:rPr>
              <w:t>比例較高者計算</w:t>
            </w:r>
          </w:p>
          <w:p w14:paraId="4C7BE374" w14:textId="7A84A615" w:rsidR="005A112E" w:rsidRPr="00AC74A6" w:rsidRDefault="005A112E" w:rsidP="005A112E">
            <w:pPr>
              <w:rPr>
                <w:rFonts w:asciiTheme="majorHAnsi" w:eastAsia="Times New Roman" w:hAnsiTheme="majorHAnsi" w:cstheme="majorHAnsi"/>
                <w:color w:val="000000"/>
                <w:sz w:val="14"/>
                <w:szCs w:val="14"/>
                <w:lang w:val="en-HK"/>
              </w:rPr>
            </w:pPr>
            <w:r w:rsidRPr="005A112E">
              <w:rPr>
                <w:rFonts w:ascii="新細明體" w:hAnsi="新細明體" w:cs="新細明體" w:hint="eastAsia"/>
                <w:color w:val="000000"/>
                <w:sz w:val="14"/>
                <w:szCs w:val="14"/>
                <w:lang w:val="en-HK"/>
              </w:rPr>
              <w:t>營業組別人數</w:t>
            </w:r>
            <w:r w:rsidRPr="005A112E">
              <w:rPr>
                <w:rFonts w:asciiTheme="majorHAnsi" w:eastAsia="Times New Roman" w:hAnsiTheme="majorHAnsi" w:cstheme="majorHAnsi" w:hint="eastAsia"/>
                <w:color w:val="000000"/>
                <w:sz w:val="14"/>
                <w:szCs w:val="14"/>
                <w:lang w:val="en-HK"/>
              </w:rPr>
              <w:t xml:space="preserve"> =  Count of Agent/Manager with [</w:t>
            </w:r>
            <w:proofErr w:type="spellStart"/>
            <w:r w:rsidRPr="005A112E">
              <w:rPr>
                <w:rFonts w:asciiTheme="majorHAnsi" w:eastAsia="Times New Roman" w:hAnsiTheme="majorHAnsi" w:cstheme="majorHAnsi" w:hint="eastAsia"/>
                <w:color w:val="000000"/>
                <w:sz w:val="14"/>
                <w:szCs w:val="14"/>
                <w:lang w:val="en-HK"/>
              </w:rPr>
              <w:t>Agent_Status</w:t>
            </w:r>
            <w:proofErr w:type="spellEnd"/>
            <w:r w:rsidRPr="005A112E">
              <w:rPr>
                <w:rFonts w:asciiTheme="majorHAnsi" w:eastAsia="Times New Roman" w:hAnsiTheme="majorHAnsi" w:cstheme="majorHAnsi" w:hint="eastAsia"/>
                <w:color w:val="000000"/>
                <w:sz w:val="14"/>
                <w:szCs w:val="14"/>
                <w:lang w:val="en-HK"/>
              </w:rPr>
              <w:t>] = "</w:t>
            </w:r>
            <w:proofErr w:type="spellStart"/>
            <w:r w:rsidRPr="005A112E">
              <w:rPr>
                <w:rFonts w:asciiTheme="majorHAnsi" w:eastAsia="Times New Roman" w:hAnsiTheme="majorHAnsi" w:cstheme="majorHAnsi" w:hint="eastAsia"/>
                <w:color w:val="000000"/>
                <w:sz w:val="14"/>
                <w:szCs w:val="14"/>
                <w:lang w:val="en-HK"/>
              </w:rPr>
              <w:t>Inforce</w:t>
            </w:r>
            <w:proofErr w:type="spellEnd"/>
            <w:r w:rsidRPr="005A112E">
              <w:rPr>
                <w:rFonts w:asciiTheme="majorHAnsi" w:eastAsia="Times New Roman" w:hAnsiTheme="majorHAnsi" w:cstheme="majorHAnsi" w:hint="eastAsia"/>
                <w:color w:val="000000"/>
                <w:sz w:val="14"/>
                <w:szCs w:val="14"/>
                <w:lang w:val="en-HK"/>
              </w:rPr>
              <w:t>" in MI129  and based on [Unit]  (refer to MI129_data as of 31-Mar-reporting year).  For Agent/Manager whose [</w:t>
            </w:r>
            <w:proofErr w:type="spellStart"/>
            <w:r w:rsidRPr="005A112E">
              <w:rPr>
                <w:rFonts w:asciiTheme="majorHAnsi" w:eastAsia="Times New Roman" w:hAnsiTheme="majorHAnsi" w:cstheme="majorHAnsi" w:hint="eastAsia"/>
                <w:color w:val="000000"/>
                <w:sz w:val="14"/>
                <w:szCs w:val="14"/>
                <w:lang w:val="en-HK"/>
              </w:rPr>
              <w:t>Contract_Effective_Date</w:t>
            </w:r>
            <w:proofErr w:type="spellEnd"/>
            <w:r w:rsidRPr="005A112E">
              <w:rPr>
                <w:rFonts w:asciiTheme="majorHAnsi" w:eastAsia="Times New Roman" w:hAnsiTheme="majorHAnsi" w:cstheme="majorHAnsi" w:hint="eastAsia"/>
                <w:color w:val="000000"/>
                <w:sz w:val="14"/>
                <w:szCs w:val="14"/>
                <w:lang w:val="en-HK"/>
              </w:rPr>
              <w:t>] &gt; 31-Mar of the reporting year, use [Unit] in current MI12</w:t>
            </w:r>
            <w:r w:rsidRPr="005A112E">
              <w:rPr>
                <w:rFonts w:asciiTheme="majorHAnsi" w:eastAsia="Times New Roman" w:hAnsiTheme="majorHAnsi" w:cstheme="majorHAnsi"/>
                <w:color w:val="000000"/>
                <w:sz w:val="14"/>
                <w:szCs w:val="14"/>
                <w:lang w:val="en-HK"/>
              </w:rPr>
              <w:t>9 (aligned with the report's as of date)</w:t>
            </w:r>
          </w:p>
        </w:tc>
      </w:tr>
    </w:tbl>
    <w:p w14:paraId="1AD506DC" w14:textId="2F8FE88B" w:rsidR="00083F32" w:rsidRDefault="00083F32" w:rsidP="00EA6468">
      <w:pPr>
        <w:rPr>
          <w:rFonts w:asciiTheme="minorHAnsi" w:hAnsiTheme="minorHAnsi" w:cstheme="minorHAnsi"/>
          <w:lang w:bidi="en-US"/>
        </w:rPr>
      </w:pPr>
    </w:p>
    <w:tbl>
      <w:tblPr>
        <w:tblW w:w="7925" w:type="dxa"/>
        <w:tblInd w:w="90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00" w:firstRow="0" w:lastRow="0" w:firstColumn="0" w:lastColumn="0" w:noHBand="0" w:noVBand="1"/>
      </w:tblPr>
      <w:tblGrid>
        <w:gridCol w:w="1355"/>
        <w:gridCol w:w="6570"/>
      </w:tblGrid>
      <w:tr w:rsidR="00083F32" w14:paraId="76C081AC" w14:textId="77777777" w:rsidTr="00182A0B">
        <w:trPr>
          <w:trHeight w:val="300"/>
        </w:trPr>
        <w:tc>
          <w:tcPr>
            <w:tcW w:w="1355" w:type="dxa"/>
            <w:tcBorders>
              <w:top w:val="single" w:sz="4" w:space="0" w:color="auto"/>
              <w:left w:val="single" w:sz="4" w:space="0" w:color="auto"/>
              <w:bottom w:val="single" w:sz="4" w:space="0" w:color="auto"/>
              <w:right w:val="single" w:sz="4" w:space="0" w:color="auto"/>
            </w:tcBorders>
            <w:shd w:val="clear" w:color="auto" w:fill="D9D9D9"/>
            <w:vAlign w:val="bottom"/>
          </w:tcPr>
          <w:p w14:paraId="7186F80D" w14:textId="77777777" w:rsidR="00083F32" w:rsidRDefault="00083F32" w:rsidP="00182A0B">
            <w:pPr>
              <w:jc w:val="center"/>
              <w:rPr>
                <w:rFonts w:ascii="Calibri" w:eastAsia="Calibri" w:hAnsi="Calibri" w:cs="Calibri"/>
                <w:color w:val="000000"/>
                <w:sz w:val="22"/>
              </w:rPr>
            </w:pPr>
            <w:r>
              <w:rPr>
                <w:rFonts w:ascii="Calibri" w:eastAsia="Calibri" w:hAnsi="Calibri" w:cs="Calibri"/>
                <w:color w:val="000000"/>
                <w:sz w:val="22"/>
              </w:rPr>
              <w:t>Report #</w:t>
            </w:r>
          </w:p>
        </w:tc>
        <w:tc>
          <w:tcPr>
            <w:tcW w:w="6570" w:type="dxa"/>
            <w:tcBorders>
              <w:top w:val="single" w:sz="4" w:space="0" w:color="000000"/>
              <w:left w:val="single" w:sz="4" w:space="0" w:color="auto"/>
              <w:bottom w:val="single" w:sz="4" w:space="0" w:color="000000"/>
              <w:right w:val="single" w:sz="4" w:space="0" w:color="000000"/>
            </w:tcBorders>
            <w:shd w:val="clear" w:color="auto" w:fill="D9D9D9"/>
            <w:vAlign w:val="bottom"/>
          </w:tcPr>
          <w:p w14:paraId="61E7053B" w14:textId="77777777" w:rsidR="00083F32" w:rsidRDefault="00083F32" w:rsidP="00182A0B">
            <w:pPr>
              <w:jc w:val="center"/>
              <w:rPr>
                <w:rFonts w:ascii="Calibri" w:eastAsia="Calibri" w:hAnsi="Calibri" w:cs="Calibri"/>
                <w:color w:val="000000"/>
                <w:sz w:val="22"/>
              </w:rPr>
            </w:pPr>
            <w:r>
              <w:rPr>
                <w:rFonts w:ascii="Calibri" w:eastAsia="Calibri" w:hAnsi="Calibri" w:cs="Calibri"/>
                <w:color w:val="000000"/>
                <w:sz w:val="22"/>
              </w:rPr>
              <w:t>Report Name</w:t>
            </w:r>
          </w:p>
        </w:tc>
      </w:tr>
      <w:tr w:rsidR="00083F32" w14:paraId="1B0BB517" w14:textId="77777777" w:rsidTr="00182A0B">
        <w:trPr>
          <w:trHeight w:val="600"/>
        </w:trPr>
        <w:tc>
          <w:tcPr>
            <w:tcW w:w="1355" w:type="dxa"/>
            <w:tcBorders>
              <w:top w:val="single" w:sz="4" w:space="0" w:color="auto"/>
              <w:left w:val="single" w:sz="4" w:space="0" w:color="auto"/>
              <w:bottom w:val="single" w:sz="4" w:space="0" w:color="auto"/>
              <w:right w:val="single" w:sz="4" w:space="0" w:color="auto"/>
            </w:tcBorders>
            <w:shd w:val="clear" w:color="auto" w:fill="auto"/>
            <w:vAlign w:val="bottom"/>
          </w:tcPr>
          <w:p w14:paraId="523B8A23" w14:textId="77777777" w:rsidR="00083F32" w:rsidRPr="007769F7" w:rsidRDefault="00083F32" w:rsidP="00182A0B">
            <w:pPr>
              <w:jc w:val="center"/>
              <w:rPr>
                <w:rFonts w:ascii="Calibri" w:eastAsia="Calibri" w:hAnsi="Calibri" w:cs="Calibri"/>
                <w:color w:val="000000"/>
                <w:sz w:val="22"/>
              </w:rPr>
            </w:pPr>
            <w:r w:rsidRPr="007769F7">
              <w:rPr>
                <w:rFonts w:ascii="Calibri" w:eastAsia="Calibri" w:hAnsi="Calibri" w:cs="Calibri"/>
                <w:color w:val="000000"/>
                <w:sz w:val="22"/>
              </w:rPr>
              <w:t>B1</w:t>
            </w:r>
          </w:p>
        </w:tc>
        <w:tc>
          <w:tcPr>
            <w:tcW w:w="6570" w:type="dxa"/>
            <w:tcBorders>
              <w:top w:val="nil"/>
              <w:left w:val="single" w:sz="4" w:space="0" w:color="auto"/>
              <w:bottom w:val="single" w:sz="4" w:space="0" w:color="000000"/>
              <w:right w:val="single" w:sz="4" w:space="0" w:color="000000"/>
            </w:tcBorders>
            <w:shd w:val="clear" w:color="auto" w:fill="auto"/>
            <w:vAlign w:val="bottom"/>
          </w:tcPr>
          <w:p w14:paraId="512F34DC" w14:textId="77777777" w:rsidR="00083F32" w:rsidRPr="007769F7" w:rsidRDefault="00083F32" w:rsidP="00182A0B">
            <w:pPr>
              <w:rPr>
                <w:rFonts w:ascii="Calibri" w:eastAsia="Calibri" w:hAnsi="Calibri" w:cs="Calibri"/>
                <w:color w:val="000000"/>
                <w:sz w:val="22"/>
              </w:rPr>
            </w:pPr>
            <w:r w:rsidRPr="007769F7">
              <w:rPr>
                <w:rFonts w:ascii="Calibri" w:eastAsia="Calibri" w:hAnsi="Calibri" w:cs="Calibri"/>
                <w:color w:val="000000"/>
                <w:sz w:val="22"/>
              </w:rPr>
              <w:t xml:space="preserve">Million Dollar Round </w:t>
            </w:r>
            <w:proofErr w:type="gramStart"/>
            <w:r w:rsidRPr="007769F7">
              <w:rPr>
                <w:rFonts w:ascii="Calibri" w:eastAsia="Calibri" w:hAnsi="Calibri" w:cs="Calibri"/>
                <w:color w:val="000000"/>
                <w:sz w:val="22"/>
              </w:rPr>
              <w:t>Table</w:t>
            </w:r>
            <w:r>
              <w:rPr>
                <w:rFonts w:ascii="Calibri" w:eastAsia="Calibri" w:hAnsi="Calibri" w:cs="Calibri"/>
                <w:color w:val="000000"/>
                <w:sz w:val="22"/>
              </w:rPr>
              <w:t xml:space="preserve">  </w:t>
            </w:r>
            <w:r w:rsidRPr="007769F7">
              <w:rPr>
                <w:rFonts w:ascii="新細明體" w:hAnsi="新細明體" w:cs="新細明體" w:hint="eastAsia"/>
                <w:color w:val="000000"/>
                <w:sz w:val="22"/>
              </w:rPr>
              <w:t>百萬圓桌會</w:t>
            </w:r>
            <w:proofErr w:type="gramEnd"/>
          </w:p>
        </w:tc>
      </w:tr>
    </w:tbl>
    <w:p w14:paraId="3ED8FB0E" w14:textId="25242AC5" w:rsidR="00083F32" w:rsidRDefault="00083F32" w:rsidP="00EA6468">
      <w:pPr>
        <w:rPr>
          <w:rFonts w:asciiTheme="minorHAnsi" w:hAnsiTheme="minorHAnsi" w:cstheme="minorHAnsi"/>
          <w:lang w:bidi="en-US"/>
        </w:rPr>
      </w:pPr>
    </w:p>
    <w:p w14:paraId="77898382" w14:textId="77777777" w:rsidR="00083F32" w:rsidRDefault="00083F32" w:rsidP="00EA6468">
      <w:pPr>
        <w:rPr>
          <w:rFonts w:asciiTheme="minorHAnsi" w:hAnsiTheme="minorHAnsi" w:cstheme="minorHAnsi"/>
          <w:lang w:bidi="en-US"/>
        </w:rPr>
      </w:pPr>
    </w:p>
    <w:tbl>
      <w:tblPr>
        <w:tblW w:w="5620" w:type="dxa"/>
        <w:tblInd w:w="805" w:type="dxa"/>
        <w:tblLook w:val="04A0" w:firstRow="1" w:lastRow="0" w:firstColumn="1" w:lastColumn="0" w:noHBand="0" w:noVBand="1"/>
      </w:tblPr>
      <w:tblGrid>
        <w:gridCol w:w="960"/>
        <w:gridCol w:w="4660"/>
      </w:tblGrid>
      <w:tr w:rsidR="00083F32" w:rsidRPr="00E16E35" w14:paraId="0419B2AB" w14:textId="77777777" w:rsidTr="00CF69EB">
        <w:trPr>
          <w:trHeight w:val="300"/>
          <w:tblHeader/>
        </w:trPr>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E8C73A" w14:textId="77777777" w:rsidR="00083F32" w:rsidRPr="00E16E35" w:rsidRDefault="00083F32" w:rsidP="00182A0B">
            <w:pPr>
              <w:jc w:val="center"/>
              <w:rPr>
                <w:rFonts w:ascii="Times New Roman" w:eastAsia="Times New Roman" w:hAnsi="Times New Roman"/>
                <w:b/>
                <w:bCs/>
                <w:color w:val="000000"/>
                <w:sz w:val="22"/>
                <w:lang w:val="en-HK" w:eastAsia="zh-CN"/>
              </w:rPr>
            </w:pPr>
            <w:r w:rsidRPr="00E16E35">
              <w:rPr>
                <w:rFonts w:ascii="Times New Roman" w:eastAsia="Times New Roman" w:hAnsi="Times New Roman"/>
                <w:b/>
                <w:bCs/>
                <w:color w:val="000000"/>
                <w:sz w:val="22"/>
                <w:lang w:val="en-HK" w:eastAsia="zh-CN"/>
              </w:rPr>
              <w:t>Report</w:t>
            </w:r>
          </w:p>
        </w:tc>
        <w:tc>
          <w:tcPr>
            <w:tcW w:w="4660" w:type="dxa"/>
            <w:tcBorders>
              <w:top w:val="single" w:sz="4" w:space="0" w:color="000000"/>
              <w:left w:val="nil"/>
              <w:bottom w:val="single" w:sz="4" w:space="0" w:color="000000"/>
              <w:right w:val="single" w:sz="4" w:space="0" w:color="000000"/>
            </w:tcBorders>
            <w:shd w:val="clear" w:color="auto" w:fill="auto"/>
            <w:vAlign w:val="center"/>
            <w:hideMark/>
          </w:tcPr>
          <w:p w14:paraId="6C2FE2B9" w14:textId="77777777" w:rsidR="00083F32" w:rsidRPr="00E16E35" w:rsidRDefault="00083F32" w:rsidP="00182A0B">
            <w:pPr>
              <w:jc w:val="center"/>
              <w:rPr>
                <w:rFonts w:ascii="Times New Roman" w:eastAsia="Times New Roman" w:hAnsi="Times New Roman"/>
                <w:b/>
                <w:bCs/>
                <w:color w:val="000000"/>
                <w:sz w:val="22"/>
                <w:lang w:val="en-HK" w:eastAsia="zh-CN"/>
              </w:rPr>
            </w:pPr>
            <w:r w:rsidRPr="00E16E35">
              <w:rPr>
                <w:rFonts w:ascii="Times New Roman" w:eastAsia="Times New Roman" w:hAnsi="Times New Roman"/>
                <w:b/>
                <w:bCs/>
                <w:color w:val="000000"/>
                <w:sz w:val="22"/>
                <w:lang w:val="en-HK" w:eastAsia="zh-CN"/>
              </w:rPr>
              <w:t>Report Name</w:t>
            </w:r>
          </w:p>
        </w:tc>
      </w:tr>
      <w:tr w:rsidR="00083F32" w:rsidRPr="00E16E35" w14:paraId="7EAB4FD2" w14:textId="77777777" w:rsidTr="00182A0B">
        <w:trPr>
          <w:trHeight w:val="315"/>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68E80D7B" w14:textId="77777777" w:rsidR="00083F32" w:rsidRPr="00E16E35" w:rsidRDefault="00083F32" w:rsidP="00182A0B">
            <w:pPr>
              <w:jc w:val="cente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D2.1</w:t>
            </w:r>
          </w:p>
        </w:tc>
        <w:tc>
          <w:tcPr>
            <w:tcW w:w="4660" w:type="dxa"/>
            <w:tcBorders>
              <w:top w:val="nil"/>
              <w:left w:val="nil"/>
              <w:bottom w:val="single" w:sz="4" w:space="0" w:color="000000"/>
              <w:right w:val="single" w:sz="4" w:space="0" w:color="000000"/>
            </w:tcBorders>
            <w:shd w:val="clear" w:color="auto" w:fill="auto"/>
            <w:vAlign w:val="center"/>
            <w:hideMark/>
          </w:tcPr>
          <w:p w14:paraId="295A0CD7" w14:textId="77777777" w:rsidR="00083F32" w:rsidRPr="00E16E35" w:rsidRDefault="00083F32" w:rsidP="00182A0B">
            <w:pP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CMF (</w:t>
            </w:r>
            <w:r w:rsidRPr="00E16E35">
              <w:rPr>
                <w:rFonts w:ascii="新細明體" w:hAnsi="新細明體" w:cs="新細明體"/>
                <w:color w:val="000000"/>
                <w:sz w:val="22"/>
                <w:lang w:val="en-HK" w:eastAsia="zh-CN"/>
              </w:rPr>
              <w:t>傑出個人獎</w:t>
            </w:r>
            <w:r w:rsidRPr="00E16E35">
              <w:rPr>
                <w:rFonts w:ascii="Times New Roman" w:eastAsia="Times New Roman" w:hAnsi="Times New Roman"/>
                <w:color w:val="000000"/>
                <w:sz w:val="22"/>
                <w:lang w:val="en-HK" w:eastAsia="zh-CN"/>
              </w:rPr>
              <w:t>)</w:t>
            </w:r>
          </w:p>
        </w:tc>
      </w:tr>
      <w:tr w:rsidR="00083F32" w:rsidRPr="00E16E35" w14:paraId="060B7FD2" w14:textId="77777777" w:rsidTr="00182A0B">
        <w:trPr>
          <w:trHeight w:val="315"/>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0D222294" w14:textId="77777777" w:rsidR="00083F32" w:rsidRPr="00E16E35" w:rsidRDefault="00083F32" w:rsidP="00182A0B">
            <w:pPr>
              <w:jc w:val="cente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D2.2</w:t>
            </w:r>
          </w:p>
        </w:tc>
        <w:tc>
          <w:tcPr>
            <w:tcW w:w="4660" w:type="dxa"/>
            <w:tcBorders>
              <w:top w:val="nil"/>
              <w:left w:val="nil"/>
              <w:bottom w:val="single" w:sz="4" w:space="0" w:color="000000"/>
              <w:right w:val="single" w:sz="4" w:space="0" w:color="000000"/>
            </w:tcBorders>
            <w:shd w:val="clear" w:color="auto" w:fill="auto"/>
            <w:vAlign w:val="center"/>
            <w:hideMark/>
          </w:tcPr>
          <w:p w14:paraId="719541D5" w14:textId="77777777" w:rsidR="00083F32" w:rsidRPr="00E16E35" w:rsidRDefault="00083F32" w:rsidP="00182A0B">
            <w:pP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CMF (</w:t>
            </w:r>
            <w:r w:rsidRPr="00E16E35">
              <w:rPr>
                <w:rFonts w:ascii="新細明體" w:hAnsi="新細明體" w:cs="新細明體"/>
                <w:color w:val="000000"/>
                <w:sz w:val="22"/>
                <w:lang w:val="en-HK" w:eastAsia="zh-CN"/>
              </w:rPr>
              <w:t>優秀主管獎</w:t>
            </w:r>
            <w:r w:rsidRPr="00E16E35">
              <w:rPr>
                <w:rFonts w:ascii="Times New Roman" w:eastAsia="Times New Roman" w:hAnsi="Times New Roman"/>
                <w:color w:val="000000"/>
                <w:sz w:val="22"/>
                <w:lang w:val="en-HK" w:eastAsia="zh-CN"/>
              </w:rPr>
              <w:t>)</w:t>
            </w:r>
          </w:p>
        </w:tc>
      </w:tr>
      <w:tr w:rsidR="00083F32" w:rsidRPr="00E16E35" w14:paraId="60967A92" w14:textId="77777777" w:rsidTr="00182A0B">
        <w:trPr>
          <w:trHeight w:val="315"/>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02333D16" w14:textId="77777777" w:rsidR="00083F32" w:rsidRPr="00E16E35" w:rsidRDefault="00083F32" w:rsidP="00182A0B">
            <w:pPr>
              <w:jc w:val="cente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D3.1</w:t>
            </w:r>
          </w:p>
        </w:tc>
        <w:tc>
          <w:tcPr>
            <w:tcW w:w="4660" w:type="dxa"/>
            <w:tcBorders>
              <w:top w:val="nil"/>
              <w:left w:val="nil"/>
              <w:bottom w:val="single" w:sz="4" w:space="0" w:color="000000"/>
              <w:right w:val="single" w:sz="4" w:space="0" w:color="000000"/>
            </w:tcBorders>
            <w:shd w:val="clear" w:color="auto" w:fill="auto"/>
            <w:vAlign w:val="center"/>
            <w:hideMark/>
          </w:tcPr>
          <w:p w14:paraId="02BB2566" w14:textId="77777777" w:rsidR="00083F32" w:rsidRPr="00E16E35" w:rsidRDefault="00083F32" w:rsidP="00182A0B">
            <w:pP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IDA (</w:t>
            </w:r>
            <w:r w:rsidRPr="00E16E35">
              <w:rPr>
                <w:rFonts w:ascii="新細明體" w:hAnsi="新細明體" w:cs="新細明體"/>
                <w:color w:val="000000"/>
                <w:sz w:val="22"/>
                <w:lang w:val="en-HK" w:eastAsia="zh-CN"/>
              </w:rPr>
              <w:t>傑出業務獎</w:t>
            </w:r>
            <w:r w:rsidRPr="00E16E35">
              <w:rPr>
                <w:rFonts w:ascii="Times New Roman" w:eastAsia="Times New Roman" w:hAnsi="Times New Roman"/>
                <w:color w:val="000000"/>
                <w:sz w:val="22"/>
                <w:lang w:val="en-HK" w:eastAsia="zh-CN"/>
              </w:rPr>
              <w:t>)</w:t>
            </w:r>
          </w:p>
        </w:tc>
      </w:tr>
      <w:tr w:rsidR="00083F32" w:rsidRPr="00E16E35" w14:paraId="5B322E60" w14:textId="77777777" w:rsidTr="00182A0B">
        <w:trPr>
          <w:trHeight w:val="315"/>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07E90C94" w14:textId="77777777" w:rsidR="00083F32" w:rsidRPr="00E16E35" w:rsidRDefault="00083F32" w:rsidP="00182A0B">
            <w:pPr>
              <w:jc w:val="cente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D3.2</w:t>
            </w:r>
          </w:p>
        </w:tc>
        <w:tc>
          <w:tcPr>
            <w:tcW w:w="4660" w:type="dxa"/>
            <w:tcBorders>
              <w:top w:val="nil"/>
              <w:left w:val="nil"/>
              <w:bottom w:val="single" w:sz="4" w:space="0" w:color="000000"/>
              <w:right w:val="single" w:sz="4" w:space="0" w:color="000000"/>
            </w:tcBorders>
            <w:shd w:val="clear" w:color="auto" w:fill="auto"/>
            <w:vAlign w:val="center"/>
            <w:hideMark/>
          </w:tcPr>
          <w:p w14:paraId="129437ED" w14:textId="77777777" w:rsidR="00083F32" w:rsidRPr="00E16E35" w:rsidRDefault="00083F32" w:rsidP="00182A0B">
            <w:pP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IDA (</w:t>
            </w:r>
            <w:r w:rsidRPr="00E16E35">
              <w:rPr>
                <w:rFonts w:ascii="新細明體" w:hAnsi="新細明體" w:cs="新細明體"/>
                <w:color w:val="000000"/>
                <w:sz w:val="22"/>
                <w:lang w:val="en-HK" w:eastAsia="zh-CN"/>
              </w:rPr>
              <w:t>優秀主管獎</w:t>
            </w:r>
            <w:r w:rsidRPr="00E16E35">
              <w:rPr>
                <w:rFonts w:ascii="Times New Roman" w:eastAsia="Times New Roman" w:hAnsi="Times New Roman"/>
                <w:color w:val="000000"/>
                <w:sz w:val="22"/>
                <w:lang w:val="en-HK" w:eastAsia="zh-CN"/>
              </w:rPr>
              <w:t>)</w:t>
            </w:r>
          </w:p>
        </w:tc>
      </w:tr>
      <w:tr w:rsidR="00083F32" w:rsidRPr="00E16E35" w14:paraId="3022851E" w14:textId="77777777" w:rsidTr="00182A0B">
        <w:trPr>
          <w:trHeight w:val="315"/>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2F2A0A51" w14:textId="77777777" w:rsidR="00083F32" w:rsidRPr="00E16E35" w:rsidRDefault="00083F32" w:rsidP="00182A0B">
            <w:pPr>
              <w:jc w:val="cente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D4.1</w:t>
            </w:r>
          </w:p>
        </w:tc>
        <w:tc>
          <w:tcPr>
            <w:tcW w:w="4660" w:type="dxa"/>
            <w:tcBorders>
              <w:top w:val="nil"/>
              <w:left w:val="nil"/>
              <w:bottom w:val="single" w:sz="4" w:space="0" w:color="000000"/>
              <w:right w:val="single" w:sz="4" w:space="0" w:color="000000"/>
            </w:tcBorders>
            <w:shd w:val="clear" w:color="auto" w:fill="auto"/>
            <w:vAlign w:val="center"/>
            <w:hideMark/>
          </w:tcPr>
          <w:p w14:paraId="7ADA9F69" w14:textId="77777777" w:rsidR="00083F32" w:rsidRPr="00E16E35" w:rsidRDefault="00083F32" w:rsidP="00182A0B">
            <w:pP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QLA (</w:t>
            </w:r>
            <w:r w:rsidRPr="00E16E35">
              <w:rPr>
                <w:rFonts w:ascii="新細明體" w:hAnsi="新細明體" w:cs="新細明體"/>
                <w:color w:val="000000"/>
                <w:sz w:val="22"/>
                <w:lang w:val="en-HK" w:eastAsia="zh-CN"/>
              </w:rPr>
              <w:t>優質領袖大獎</w:t>
            </w:r>
            <w:r w:rsidRPr="00E16E35">
              <w:rPr>
                <w:rFonts w:ascii="Times New Roman" w:eastAsia="Times New Roman" w:hAnsi="Times New Roman"/>
                <w:color w:val="000000"/>
                <w:sz w:val="22"/>
                <w:lang w:val="en-HK" w:eastAsia="zh-CN"/>
              </w:rPr>
              <w:t>)</w:t>
            </w:r>
          </w:p>
        </w:tc>
      </w:tr>
      <w:tr w:rsidR="00083F32" w:rsidRPr="00E16E35" w14:paraId="5AA65FF3" w14:textId="77777777" w:rsidTr="00182A0B">
        <w:trPr>
          <w:trHeight w:val="315"/>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3759A10C" w14:textId="77777777" w:rsidR="00083F32" w:rsidRPr="00E16E35" w:rsidRDefault="00083F32" w:rsidP="00182A0B">
            <w:pPr>
              <w:jc w:val="cente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D4.2</w:t>
            </w:r>
          </w:p>
        </w:tc>
        <w:tc>
          <w:tcPr>
            <w:tcW w:w="4660" w:type="dxa"/>
            <w:tcBorders>
              <w:top w:val="nil"/>
              <w:left w:val="nil"/>
              <w:bottom w:val="single" w:sz="4" w:space="0" w:color="000000"/>
              <w:right w:val="single" w:sz="4" w:space="0" w:color="000000"/>
            </w:tcBorders>
            <w:shd w:val="clear" w:color="auto" w:fill="auto"/>
            <w:vAlign w:val="center"/>
            <w:hideMark/>
          </w:tcPr>
          <w:p w14:paraId="04841856" w14:textId="77777777" w:rsidR="00083F32" w:rsidRPr="00E16E35" w:rsidRDefault="00083F32" w:rsidP="00182A0B">
            <w:pP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QMA (</w:t>
            </w:r>
            <w:r w:rsidRPr="00E16E35">
              <w:rPr>
                <w:rFonts w:ascii="新細明體" w:hAnsi="新細明體" w:cs="新細明體"/>
                <w:color w:val="000000"/>
                <w:sz w:val="22"/>
                <w:lang w:val="en-HK" w:eastAsia="zh-CN"/>
              </w:rPr>
              <w:t>優質經理大獎</w:t>
            </w:r>
            <w:r w:rsidRPr="00E16E35">
              <w:rPr>
                <w:rFonts w:ascii="Times New Roman" w:eastAsia="Times New Roman" w:hAnsi="Times New Roman"/>
                <w:color w:val="000000"/>
                <w:sz w:val="22"/>
                <w:lang w:val="en-HK" w:eastAsia="zh-CN"/>
              </w:rPr>
              <w:t>)</w:t>
            </w:r>
          </w:p>
        </w:tc>
      </w:tr>
      <w:tr w:rsidR="00083F32" w:rsidRPr="00E16E35" w14:paraId="012493D6" w14:textId="77777777" w:rsidTr="00182A0B">
        <w:trPr>
          <w:trHeight w:val="315"/>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3BBBDCC5" w14:textId="77777777" w:rsidR="00083F32" w:rsidRPr="00E16E35" w:rsidRDefault="00083F32" w:rsidP="00182A0B">
            <w:pPr>
              <w:jc w:val="cente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D4.3</w:t>
            </w:r>
          </w:p>
        </w:tc>
        <w:tc>
          <w:tcPr>
            <w:tcW w:w="4660" w:type="dxa"/>
            <w:tcBorders>
              <w:top w:val="nil"/>
              <w:left w:val="nil"/>
              <w:bottom w:val="single" w:sz="4" w:space="0" w:color="000000"/>
              <w:right w:val="single" w:sz="4" w:space="0" w:color="000000"/>
            </w:tcBorders>
            <w:shd w:val="clear" w:color="auto" w:fill="auto"/>
            <w:vAlign w:val="center"/>
            <w:hideMark/>
          </w:tcPr>
          <w:p w14:paraId="31115632" w14:textId="77777777" w:rsidR="00083F32" w:rsidRPr="00E16E35" w:rsidRDefault="00083F32" w:rsidP="00182A0B">
            <w:pP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QAA (</w:t>
            </w:r>
            <w:r w:rsidRPr="00E16E35">
              <w:rPr>
                <w:rFonts w:ascii="新細明體" w:hAnsi="新細明體" w:cs="新細明體"/>
                <w:color w:val="000000"/>
                <w:sz w:val="22"/>
                <w:lang w:val="en-HK" w:eastAsia="zh-CN"/>
              </w:rPr>
              <w:t>優質顧問大獎</w:t>
            </w:r>
            <w:r w:rsidRPr="00E16E35">
              <w:rPr>
                <w:rFonts w:ascii="Times New Roman" w:eastAsia="Times New Roman" w:hAnsi="Times New Roman"/>
                <w:color w:val="000000"/>
                <w:sz w:val="22"/>
                <w:lang w:val="en-HK" w:eastAsia="zh-CN"/>
              </w:rPr>
              <w:t xml:space="preserve">) </w:t>
            </w:r>
          </w:p>
        </w:tc>
      </w:tr>
      <w:tr w:rsidR="00083F32" w:rsidRPr="00E16E35" w14:paraId="4042E747" w14:textId="77777777" w:rsidTr="00182A0B">
        <w:trPr>
          <w:trHeight w:val="315"/>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734819C8" w14:textId="77777777" w:rsidR="00083F32" w:rsidRPr="00E16E35" w:rsidRDefault="00083F32" w:rsidP="00182A0B">
            <w:pPr>
              <w:jc w:val="cente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D5.1</w:t>
            </w:r>
          </w:p>
        </w:tc>
        <w:tc>
          <w:tcPr>
            <w:tcW w:w="4660" w:type="dxa"/>
            <w:tcBorders>
              <w:top w:val="nil"/>
              <w:left w:val="nil"/>
              <w:bottom w:val="single" w:sz="4" w:space="0" w:color="000000"/>
              <w:right w:val="single" w:sz="4" w:space="0" w:color="000000"/>
            </w:tcBorders>
            <w:shd w:val="clear" w:color="auto" w:fill="auto"/>
            <w:vAlign w:val="center"/>
            <w:hideMark/>
          </w:tcPr>
          <w:p w14:paraId="301211D5" w14:textId="77777777" w:rsidR="00083F32" w:rsidRPr="00E16E35" w:rsidRDefault="00083F32" w:rsidP="00182A0B">
            <w:pP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GAMA MAA (</w:t>
            </w:r>
            <w:r w:rsidRPr="00E16E35">
              <w:rPr>
                <w:rFonts w:ascii="新細明體" w:hAnsi="新細明體" w:cs="新細明體"/>
                <w:color w:val="000000"/>
                <w:sz w:val="22"/>
                <w:lang w:val="en-HK" w:eastAsia="zh-CN"/>
              </w:rPr>
              <w:t>最高管理成就獎</w:t>
            </w:r>
            <w:r w:rsidRPr="00E16E35">
              <w:rPr>
                <w:rFonts w:ascii="Times New Roman" w:eastAsia="Times New Roman" w:hAnsi="Times New Roman"/>
                <w:color w:val="000000"/>
                <w:sz w:val="22"/>
                <w:lang w:val="en-HK" w:eastAsia="zh-CN"/>
              </w:rPr>
              <w:t>)</w:t>
            </w:r>
          </w:p>
        </w:tc>
      </w:tr>
      <w:tr w:rsidR="00083F32" w:rsidRPr="00E16E35" w14:paraId="4759F917" w14:textId="77777777" w:rsidTr="00182A0B">
        <w:trPr>
          <w:trHeight w:val="315"/>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61AF72E5" w14:textId="77777777" w:rsidR="00083F32" w:rsidRPr="00E16E35" w:rsidRDefault="00083F32" w:rsidP="00182A0B">
            <w:pPr>
              <w:jc w:val="cente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D5.2</w:t>
            </w:r>
          </w:p>
        </w:tc>
        <w:tc>
          <w:tcPr>
            <w:tcW w:w="4660" w:type="dxa"/>
            <w:tcBorders>
              <w:top w:val="nil"/>
              <w:left w:val="nil"/>
              <w:bottom w:val="single" w:sz="4" w:space="0" w:color="000000"/>
              <w:right w:val="single" w:sz="4" w:space="0" w:color="000000"/>
            </w:tcBorders>
            <w:shd w:val="clear" w:color="auto" w:fill="auto"/>
            <w:vAlign w:val="center"/>
            <w:hideMark/>
          </w:tcPr>
          <w:p w14:paraId="22D7AECF" w14:textId="77777777" w:rsidR="00083F32" w:rsidRPr="00E16E35" w:rsidRDefault="00083F32" w:rsidP="00182A0B">
            <w:pP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GAMA IMA (</w:t>
            </w:r>
            <w:r w:rsidRPr="00E16E35">
              <w:rPr>
                <w:rFonts w:ascii="新細明體" w:hAnsi="新細明體" w:cs="新細明體"/>
                <w:color w:val="000000"/>
                <w:sz w:val="22"/>
                <w:lang w:val="en-HK" w:eastAsia="zh-CN"/>
              </w:rPr>
              <w:t>管理卓越獎</w:t>
            </w:r>
            <w:r w:rsidRPr="00E16E35">
              <w:rPr>
                <w:rFonts w:ascii="Times New Roman" w:eastAsia="Times New Roman" w:hAnsi="Times New Roman"/>
                <w:color w:val="000000"/>
                <w:sz w:val="22"/>
                <w:lang w:val="en-HK" w:eastAsia="zh-CN"/>
              </w:rPr>
              <w:t>)</w:t>
            </w:r>
          </w:p>
        </w:tc>
      </w:tr>
      <w:tr w:rsidR="00083F32" w:rsidRPr="00E16E35" w14:paraId="1C6C992B" w14:textId="77777777" w:rsidTr="00182A0B">
        <w:trPr>
          <w:trHeight w:val="315"/>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61B5C28B" w14:textId="77777777" w:rsidR="00083F32" w:rsidRPr="00E16E35" w:rsidRDefault="00083F32" w:rsidP="00182A0B">
            <w:pPr>
              <w:jc w:val="cente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D5.3</w:t>
            </w:r>
          </w:p>
        </w:tc>
        <w:tc>
          <w:tcPr>
            <w:tcW w:w="4660" w:type="dxa"/>
            <w:tcBorders>
              <w:top w:val="nil"/>
              <w:left w:val="nil"/>
              <w:bottom w:val="single" w:sz="4" w:space="0" w:color="000000"/>
              <w:right w:val="single" w:sz="4" w:space="0" w:color="000000"/>
            </w:tcBorders>
            <w:shd w:val="clear" w:color="auto" w:fill="auto"/>
            <w:vAlign w:val="center"/>
            <w:hideMark/>
          </w:tcPr>
          <w:p w14:paraId="14F52A83" w14:textId="77777777" w:rsidR="00083F32" w:rsidRPr="00E16E35" w:rsidRDefault="00083F32" w:rsidP="00182A0B">
            <w:pP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GAMA FLA (</w:t>
            </w:r>
            <w:r w:rsidRPr="00E16E35">
              <w:rPr>
                <w:rFonts w:ascii="新細明體" w:hAnsi="新細明體" w:cs="新細明體"/>
                <w:color w:val="000000"/>
                <w:sz w:val="22"/>
                <w:lang w:val="en-HK" w:eastAsia="zh-CN"/>
              </w:rPr>
              <w:t>管理發展獎</w:t>
            </w:r>
            <w:r w:rsidRPr="00E16E35">
              <w:rPr>
                <w:rFonts w:ascii="Times New Roman" w:eastAsia="Times New Roman" w:hAnsi="Times New Roman"/>
                <w:color w:val="000000"/>
                <w:sz w:val="22"/>
                <w:lang w:val="en-HK" w:eastAsia="zh-CN"/>
              </w:rPr>
              <w:t>)</w:t>
            </w:r>
          </w:p>
        </w:tc>
      </w:tr>
      <w:tr w:rsidR="00083F32" w:rsidRPr="00E16E35" w14:paraId="65AD3C9C" w14:textId="77777777" w:rsidTr="00182A0B">
        <w:trPr>
          <w:trHeight w:val="315"/>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0D3CB53B" w14:textId="77777777" w:rsidR="00083F32" w:rsidRPr="00E16E35" w:rsidRDefault="00083F32" w:rsidP="00182A0B">
            <w:pPr>
              <w:jc w:val="cente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D5.4</w:t>
            </w:r>
          </w:p>
        </w:tc>
        <w:tc>
          <w:tcPr>
            <w:tcW w:w="4660" w:type="dxa"/>
            <w:tcBorders>
              <w:top w:val="nil"/>
              <w:left w:val="nil"/>
              <w:bottom w:val="single" w:sz="4" w:space="0" w:color="000000"/>
              <w:right w:val="single" w:sz="4" w:space="0" w:color="000000"/>
            </w:tcBorders>
            <w:shd w:val="clear" w:color="auto" w:fill="auto"/>
            <w:vAlign w:val="center"/>
            <w:hideMark/>
          </w:tcPr>
          <w:p w14:paraId="6D014B28" w14:textId="77777777" w:rsidR="00083F32" w:rsidRPr="00E16E35" w:rsidRDefault="00083F32" w:rsidP="00182A0B">
            <w:pP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GAMA LBA (</w:t>
            </w:r>
            <w:r w:rsidRPr="00E16E35">
              <w:rPr>
                <w:rFonts w:ascii="新細明體" w:hAnsi="新細明體" w:cs="新細明體"/>
                <w:color w:val="000000"/>
                <w:sz w:val="22"/>
                <w:lang w:val="en-HK" w:eastAsia="zh-CN"/>
              </w:rPr>
              <w:t>經理指標大獎</w:t>
            </w:r>
            <w:r w:rsidRPr="00E16E35">
              <w:rPr>
                <w:rFonts w:ascii="Times New Roman" w:eastAsia="Times New Roman" w:hAnsi="Times New Roman"/>
                <w:color w:val="000000"/>
                <w:sz w:val="22"/>
                <w:lang w:val="en-HK" w:eastAsia="zh-CN"/>
              </w:rPr>
              <w:t>)</w:t>
            </w:r>
          </w:p>
        </w:tc>
      </w:tr>
      <w:tr w:rsidR="00083F32" w:rsidRPr="00E16E35" w14:paraId="2B459D3B" w14:textId="77777777" w:rsidTr="00182A0B">
        <w:trPr>
          <w:trHeight w:val="315"/>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41FB08E9" w14:textId="77777777" w:rsidR="00083F32" w:rsidRPr="00E16E35" w:rsidRDefault="00083F32" w:rsidP="00182A0B">
            <w:pPr>
              <w:jc w:val="cente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D5.5</w:t>
            </w:r>
          </w:p>
        </w:tc>
        <w:tc>
          <w:tcPr>
            <w:tcW w:w="4660" w:type="dxa"/>
            <w:tcBorders>
              <w:top w:val="nil"/>
              <w:left w:val="nil"/>
              <w:bottom w:val="single" w:sz="4" w:space="0" w:color="000000"/>
              <w:right w:val="single" w:sz="4" w:space="0" w:color="000000"/>
            </w:tcBorders>
            <w:shd w:val="clear" w:color="auto" w:fill="auto"/>
            <w:vAlign w:val="center"/>
            <w:hideMark/>
          </w:tcPr>
          <w:p w14:paraId="56919D1F" w14:textId="77777777" w:rsidR="00083F32" w:rsidRPr="00E16E35" w:rsidRDefault="00083F32" w:rsidP="00182A0B">
            <w:pP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GAMA RMA (</w:t>
            </w:r>
            <w:r w:rsidRPr="00E16E35">
              <w:rPr>
                <w:rFonts w:ascii="新細明體" w:hAnsi="新細明體" w:cs="新細明體"/>
                <w:color w:val="000000"/>
                <w:sz w:val="22"/>
                <w:lang w:val="en-HK" w:eastAsia="zh-CN"/>
              </w:rPr>
              <w:t>新晉經理獎</w:t>
            </w:r>
            <w:r w:rsidRPr="00E16E35">
              <w:rPr>
                <w:rFonts w:ascii="Times New Roman" w:eastAsia="Times New Roman" w:hAnsi="Times New Roman"/>
                <w:color w:val="000000"/>
                <w:sz w:val="22"/>
                <w:lang w:val="en-HK" w:eastAsia="zh-CN"/>
              </w:rPr>
              <w:t>)</w:t>
            </w:r>
          </w:p>
        </w:tc>
      </w:tr>
      <w:tr w:rsidR="00083F32" w:rsidRPr="00E16E35" w14:paraId="085B8D4B" w14:textId="77777777" w:rsidTr="00182A0B">
        <w:trPr>
          <w:trHeight w:val="315"/>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28ADBAA6" w14:textId="77777777" w:rsidR="00083F32" w:rsidRPr="00E16E35" w:rsidRDefault="00083F32" w:rsidP="00182A0B">
            <w:pPr>
              <w:jc w:val="cente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D5.6</w:t>
            </w:r>
          </w:p>
        </w:tc>
        <w:tc>
          <w:tcPr>
            <w:tcW w:w="4660" w:type="dxa"/>
            <w:tcBorders>
              <w:top w:val="nil"/>
              <w:left w:val="nil"/>
              <w:bottom w:val="single" w:sz="4" w:space="0" w:color="000000"/>
              <w:right w:val="single" w:sz="4" w:space="0" w:color="000000"/>
            </w:tcBorders>
            <w:shd w:val="clear" w:color="auto" w:fill="auto"/>
            <w:vAlign w:val="center"/>
            <w:hideMark/>
          </w:tcPr>
          <w:p w14:paraId="2BDE4075" w14:textId="77777777" w:rsidR="00083F32" w:rsidRPr="00E16E35" w:rsidRDefault="00083F32" w:rsidP="00182A0B">
            <w:pP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GAMA BGA (</w:t>
            </w:r>
            <w:r w:rsidRPr="00E16E35">
              <w:rPr>
                <w:rFonts w:ascii="新細明體" w:hAnsi="新細明體" w:cs="新細明體"/>
                <w:color w:val="000000"/>
                <w:sz w:val="22"/>
                <w:lang w:val="en-HK" w:eastAsia="zh-CN"/>
              </w:rPr>
              <w:t>最佳躍進獎</w:t>
            </w:r>
            <w:r w:rsidRPr="00E16E35">
              <w:rPr>
                <w:rFonts w:ascii="Times New Roman" w:eastAsia="Times New Roman" w:hAnsi="Times New Roman"/>
                <w:color w:val="000000"/>
                <w:sz w:val="22"/>
                <w:lang w:val="en-HK" w:eastAsia="zh-CN"/>
              </w:rPr>
              <w:t xml:space="preserve">) </w:t>
            </w:r>
          </w:p>
        </w:tc>
      </w:tr>
      <w:tr w:rsidR="00083F32" w:rsidRPr="00E16E35" w14:paraId="66901E57" w14:textId="77777777" w:rsidTr="00182A0B">
        <w:trPr>
          <w:trHeight w:val="315"/>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3B481FFB" w14:textId="77777777" w:rsidR="00083F32" w:rsidRPr="00E16E35" w:rsidRDefault="00083F32" w:rsidP="00182A0B">
            <w:pPr>
              <w:jc w:val="cente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D5.7</w:t>
            </w:r>
          </w:p>
        </w:tc>
        <w:tc>
          <w:tcPr>
            <w:tcW w:w="4660" w:type="dxa"/>
            <w:tcBorders>
              <w:top w:val="nil"/>
              <w:left w:val="nil"/>
              <w:bottom w:val="single" w:sz="4" w:space="0" w:color="000000"/>
              <w:right w:val="single" w:sz="4" w:space="0" w:color="000000"/>
            </w:tcBorders>
            <w:shd w:val="clear" w:color="auto" w:fill="auto"/>
            <w:vAlign w:val="center"/>
            <w:hideMark/>
          </w:tcPr>
          <w:p w14:paraId="58FFC0B1" w14:textId="77777777" w:rsidR="00083F32" w:rsidRPr="00E16E35" w:rsidRDefault="00083F32" w:rsidP="00182A0B">
            <w:pP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GAMA TRA (</w:t>
            </w:r>
            <w:r w:rsidRPr="00E16E35">
              <w:rPr>
                <w:rFonts w:ascii="新細明體" w:hAnsi="新細明體" w:cs="新細明體"/>
                <w:color w:val="000000"/>
                <w:sz w:val="22"/>
                <w:lang w:val="en-HK" w:eastAsia="zh-CN"/>
              </w:rPr>
              <w:t>最佳招募獎</w:t>
            </w:r>
            <w:r w:rsidRPr="00E16E35">
              <w:rPr>
                <w:rFonts w:ascii="Times New Roman" w:eastAsia="Times New Roman" w:hAnsi="Times New Roman"/>
                <w:color w:val="000000"/>
                <w:sz w:val="22"/>
                <w:lang w:val="en-HK" w:eastAsia="zh-CN"/>
              </w:rPr>
              <w:t xml:space="preserve">) </w:t>
            </w:r>
          </w:p>
        </w:tc>
      </w:tr>
      <w:tr w:rsidR="00083F32" w:rsidRPr="00E16E35" w14:paraId="4E9E7770" w14:textId="77777777" w:rsidTr="00182A0B">
        <w:trPr>
          <w:trHeight w:val="315"/>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41E8D9DB" w14:textId="77777777" w:rsidR="00083F32" w:rsidRPr="00E16E35" w:rsidRDefault="00083F32" w:rsidP="00182A0B">
            <w:pPr>
              <w:jc w:val="cente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D6</w:t>
            </w:r>
          </w:p>
        </w:tc>
        <w:tc>
          <w:tcPr>
            <w:tcW w:w="4660" w:type="dxa"/>
            <w:tcBorders>
              <w:top w:val="nil"/>
              <w:left w:val="nil"/>
              <w:bottom w:val="single" w:sz="4" w:space="0" w:color="000000"/>
              <w:right w:val="single" w:sz="4" w:space="0" w:color="000000"/>
            </w:tcBorders>
            <w:shd w:val="clear" w:color="auto" w:fill="auto"/>
            <w:vAlign w:val="center"/>
            <w:hideMark/>
          </w:tcPr>
          <w:p w14:paraId="1CFA6FC4" w14:textId="77777777" w:rsidR="00083F32" w:rsidRPr="00E16E35" w:rsidRDefault="00083F32" w:rsidP="00182A0B">
            <w:pPr>
              <w:rPr>
                <w:rFonts w:ascii="Times New Roman" w:eastAsia="Times New Roman" w:hAnsi="Times New Roman"/>
                <w:color w:val="000000"/>
                <w:sz w:val="22"/>
                <w:lang w:val="en-HK"/>
              </w:rPr>
            </w:pPr>
            <w:r w:rsidRPr="00E16E35">
              <w:rPr>
                <w:rFonts w:ascii="Times New Roman" w:eastAsia="Times New Roman" w:hAnsi="Times New Roman"/>
                <w:color w:val="000000"/>
                <w:sz w:val="22"/>
                <w:lang w:val="en-HK"/>
              </w:rPr>
              <w:t>IQA (</w:t>
            </w:r>
            <w:r w:rsidRPr="00E16E35">
              <w:rPr>
                <w:rFonts w:ascii="新細明體" w:hAnsi="新細明體" w:cs="新細明體"/>
                <w:color w:val="000000"/>
                <w:sz w:val="22"/>
                <w:lang w:val="en-HK"/>
              </w:rPr>
              <w:t>國際卓越品質獎</w:t>
            </w:r>
            <w:r w:rsidRPr="00E16E35">
              <w:rPr>
                <w:rFonts w:ascii="Times New Roman" w:eastAsia="Times New Roman" w:hAnsi="Times New Roman"/>
                <w:color w:val="000000"/>
                <w:sz w:val="22"/>
                <w:lang w:val="en-HK"/>
              </w:rPr>
              <w:t>)</w:t>
            </w:r>
          </w:p>
        </w:tc>
      </w:tr>
      <w:tr w:rsidR="00083F32" w:rsidRPr="00E16E35" w14:paraId="22C5680E" w14:textId="77777777" w:rsidTr="00182A0B">
        <w:trPr>
          <w:trHeight w:val="315"/>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3058D73C" w14:textId="77777777" w:rsidR="00083F32" w:rsidRPr="00E16E35" w:rsidRDefault="00083F32" w:rsidP="00182A0B">
            <w:pPr>
              <w:jc w:val="cente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lastRenderedPageBreak/>
              <w:t>D7.1</w:t>
            </w:r>
          </w:p>
        </w:tc>
        <w:tc>
          <w:tcPr>
            <w:tcW w:w="4660" w:type="dxa"/>
            <w:tcBorders>
              <w:top w:val="nil"/>
              <w:left w:val="nil"/>
              <w:bottom w:val="single" w:sz="4" w:space="0" w:color="000000"/>
              <w:right w:val="single" w:sz="4" w:space="0" w:color="000000"/>
            </w:tcBorders>
            <w:shd w:val="clear" w:color="auto" w:fill="auto"/>
            <w:vAlign w:val="center"/>
            <w:hideMark/>
          </w:tcPr>
          <w:p w14:paraId="5B45E094" w14:textId="77777777" w:rsidR="00083F32" w:rsidRPr="00E16E35" w:rsidRDefault="00083F32" w:rsidP="00182A0B">
            <w:pPr>
              <w:rPr>
                <w:rFonts w:ascii="Times New Roman" w:eastAsia="Times New Roman" w:hAnsi="Times New Roman"/>
                <w:color w:val="000000"/>
                <w:sz w:val="22"/>
                <w:lang w:val="en-HK"/>
              </w:rPr>
            </w:pPr>
            <w:r w:rsidRPr="00E16E35">
              <w:rPr>
                <w:rFonts w:ascii="Times New Roman" w:eastAsia="Times New Roman" w:hAnsi="Times New Roman"/>
                <w:color w:val="000000"/>
                <w:sz w:val="22"/>
                <w:lang w:val="en-HK"/>
              </w:rPr>
              <w:t>CIA500 (</w:t>
            </w:r>
            <w:r w:rsidRPr="00E16E35">
              <w:rPr>
                <w:rFonts w:ascii="新細明體" w:hAnsi="新細明體" w:cs="新細明體"/>
                <w:color w:val="000000"/>
                <w:sz w:val="22"/>
                <w:lang w:val="en-HK"/>
              </w:rPr>
              <w:t>世界華人保險</w:t>
            </w:r>
            <w:r w:rsidRPr="00E16E35">
              <w:rPr>
                <w:rFonts w:ascii="Times New Roman" w:eastAsia="Times New Roman" w:hAnsi="Times New Roman"/>
                <w:color w:val="000000"/>
                <w:sz w:val="22"/>
                <w:lang w:val="en-HK"/>
              </w:rPr>
              <w:t>500</w:t>
            </w:r>
            <w:r w:rsidRPr="00E16E35">
              <w:rPr>
                <w:rFonts w:ascii="新細明體" w:hAnsi="新細明體" w:cs="新細明體"/>
                <w:color w:val="000000"/>
                <w:sz w:val="22"/>
                <w:lang w:val="en-HK"/>
              </w:rPr>
              <w:t>強團隊</w:t>
            </w:r>
            <w:r w:rsidRPr="00E16E35">
              <w:rPr>
                <w:rFonts w:ascii="Times New Roman" w:eastAsia="Times New Roman" w:hAnsi="Times New Roman"/>
                <w:color w:val="000000"/>
                <w:sz w:val="22"/>
                <w:lang w:val="en-HK"/>
              </w:rPr>
              <w:t xml:space="preserve">) - </w:t>
            </w:r>
            <w:r w:rsidRPr="00E16E35">
              <w:rPr>
                <w:rFonts w:ascii="新細明體" w:hAnsi="新細明體" w:cs="新細明體"/>
                <w:color w:val="000000"/>
                <w:sz w:val="22"/>
                <w:lang w:val="en-HK"/>
              </w:rPr>
              <w:t>皇冠級</w:t>
            </w:r>
          </w:p>
        </w:tc>
      </w:tr>
      <w:tr w:rsidR="00083F32" w:rsidRPr="00E16E35" w14:paraId="79843AD7" w14:textId="77777777" w:rsidTr="00182A0B">
        <w:trPr>
          <w:trHeight w:val="315"/>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0A35B635" w14:textId="77777777" w:rsidR="00083F32" w:rsidRPr="00E16E35" w:rsidRDefault="00083F32" w:rsidP="00182A0B">
            <w:pPr>
              <w:jc w:val="cente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D7.2</w:t>
            </w:r>
          </w:p>
        </w:tc>
        <w:tc>
          <w:tcPr>
            <w:tcW w:w="4660" w:type="dxa"/>
            <w:tcBorders>
              <w:top w:val="nil"/>
              <w:left w:val="nil"/>
              <w:bottom w:val="single" w:sz="4" w:space="0" w:color="000000"/>
              <w:right w:val="single" w:sz="4" w:space="0" w:color="000000"/>
            </w:tcBorders>
            <w:shd w:val="clear" w:color="auto" w:fill="auto"/>
            <w:vAlign w:val="center"/>
            <w:hideMark/>
          </w:tcPr>
          <w:p w14:paraId="499BCFEB" w14:textId="77777777" w:rsidR="00083F32" w:rsidRPr="00E16E35" w:rsidRDefault="00083F32" w:rsidP="00182A0B">
            <w:pPr>
              <w:rPr>
                <w:rFonts w:ascii="Times New Roman" w:eastAsia="Times New Roman" w:hAnsi="Times New Roman"/>
                <w:color w:val="000000"/>
                <w:sz w:val="22"/>
                <w:lang w:val="en-HK"/>
              </w:rPr>
            </w:pPr>
            <w:r w:rsidRPr="00E16E35">
              <w:rPr>
                <w:rFonts w:ascii="Times New Roman" w:eastAsia="Times New Roman" w:hAnsi="Times New Roman"/>
                <w:color w:val="000000"/>
                <w:sz w:val="22"/>
                <w:lang w:val="en-HK"/>
              </w:rPr>
              <w:t>CIA500 (</w:t>
            </w:r>
            <w:r w:rsidRPr="00E16E35">
              <w:rPr>
                <w:rFonts w:ascii="新細明體" w:hAnsi="新細明體" w:cs="新細明體"/>
                <w:color w:val="000000"/>
                <w:sz w:val="22"/>
                <w:lang w:val="en-HK"/>
              </w:rPr>
              <w:t>世界華人保險</w:t>
            </w:r>
            <w:r w:rsidRPr="00E16E35">
              <w:rPr>
                <w:rFonts w:ascii="Times New Roman" w:eastAsia="Times New Roman" w:hAnsi="Times New Roman"/>
                <w:color w:val="000000"/>
                <w:sz w:val="22"/>
                <w:lang w:val="en-HK"/>
              </w:rPr>
              <w:t>500</w:t>
            </w:r>
            <w:r w:rsidRPr="00E16E35">
              <w:rPr>
                <w:rFonts w:ascii="新細明體" w:hAnsi="新細明體" w:cs="新細明體"/>
                <w:color w:val="000000"/>
                <w:sz w:val="22"/>
                <w:lang w:val="en-HK"/>
              </w:rPr>
              <w:t>強團隊</w:t>
            </w:r>
            <w:r w:rsidRPr="00E16E35">
              <w:rPr>
                <w:rFonts w:ascii="Times New Roman" w:eastAsia="Times New Roman" w:hAnsi="Times New Roman"/>
                <w:color w:val="000000"/>
                <w:sz w:val="22"/>
                <w:lang w:val="en-HK"/>
              </w:rPr>
              <w:t xml:space="preserve">) - </w:t>
            </w:r>
            <w:r w:rsidRPr="00E16E35">
              <w:rPr>
                <w:rFonts w:ascii="新細明體" w:hAnsi="新細明體" w:cs="新細明體"/>
                <w:color w:val="000000"/>
                <w:sz w:val="22"/>
                <w:lang w:val="en-HK"/>
              </w:rPr>
              <w:t>桂冠級</w:t>
            </w:r>
          </w:p>
        </w:tc>
      </w:tr>
      <w:tr w:rsidR="00083F32" w:rsidRPr="00E16E35" w14:paraId="2F4E772E" w14:textId="77777777" w:rsidTr="00182A0B">
        <w:trPr>
          <w:trHeight w:val="315"/>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60D24D74" w14:textId="77777777" w:rsidR="00083F32" w:rsidRPr="00E16E35" w:rsidRDefault="00083F32" w:rsidP="00182A0B">
            <w:pPr>
              <w:jc w:val="cente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D8.1</w:t>
            </w:r>
          </w:p>
        </w:tc>
        <w:tc>
          <w:tcPr>
            <w:tcW w:w="4660" w:type="dxa"/>
            <w:tcBorders>
              <w:top w:val="nil"/>
              <w:left w:val="nil"/>
              <w:bottom w:val="single" w:sz="4" w:space="0" w:color="000000"/>
              <w:right w:val="single" w:sz="4" w:space="0" w:color="000000"/>
            </w:tcBorders>
            <w:shd w:val="clear" w:color="auto" w:fill="auto"/>
            <w:vAlign w:val="center"/>
            <w:hideMark/>
          </w:tcPr>
          <w:p w14:paraId="7EF24503" w14:textId="77777777" w:rsidR="00083F32" w:rsidRPr="00E16E35" w:rsidRDefault="00083F32" w:rsidP="00182A0B">
            <w:pP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 xml:space="preserve">LUA </w:t>
            </w:r>
            <w:proofErr w:type="spellStart"/>
            <w:r w:rsidRPr="00E16E35">
              <w:rPr>
                <w:rFonts w:ascii="Times New Roman" w:eastAsia="Times New Roman" w:hAnsi="Times New Roman"/>
                <w:color w:val="000000"/>
                <w:sz w:val="22"/>
                <w:lang w:val="en-HK" w:eastAsia="zh-CN"/>
              </w:rPr>
              <w:t>NewStar</w:t>
            </w:r>
            <w:proofErr w:type="spellEnd"/>
            <w:r w:rsidRPr="00E16E35">
              <w:rPr>
                <w:rFonts w:ascii="Times New Roman" w:eastAsia="Times New Roman" w:hAnsi="Times New Roman"/>
                <w:color w:val="000000"/>
                <w:sz w:val="22"/>
                <w:lang w:val="en-HK" w:eastAsia="zh-CN"/>
              </w:rPr>
              <w:t xml:space="preserve"> (</w:t>
            </w:r>
            <w:r w:rsidRPr="00E16E35">
              <w:rPr>
                <w:rFonts w:ascii="新細明體" w:hAnsi="新細明體" w:cs="新細明體"/>
                <w:color w:val="000000"/>
                <w:sz w:val="22"/>
                <w:lang w:val="en-HK" w:eastAsia="zh-CN"/>
              </w:rPr>
              <w:t>保協傑出新星獎</w:t>
            </w:r>
            <w:r w:rsidRPr="00E16E35">
              <w:rPr>
                <w:rFonts w:ascii="Times New Roman" w:eastAsia="Times New Roman" w:hAnsi="Times New Roman"/>
                <w:color w:val="000000"/>
                <w:sz w:val="22"/>
                <w:lang w:val="en-HK" w:eastAsia="zh-CN"/>
              </w:rPr>
              <w:t>) (</w:t>
            </w:r>
            <w:r w:rsidRPr="00E16E35">
              <w:rPr>
                <w:rFonts w:ascii="新細明體" w:hAnsi="新細明體" w:cs="新細明體"/>
                <w:color w:val="000000"/>
                <w:sz w:val="22"/>
                <w:lang w:val="en-HK" w:eastAsia="zh-CN"/>
              </w:rPr>
              <w:t>上半年度</w:t>
            </w:r>
            <w:r w:rsidRPr="00E16E35">
              <w:rPr>
                <w:rFonts w:ascii="Times New Roman" w:eastAsia="Times New Roman" w:hAnsi="Times New Roman"/>
                <w:color w:val="000000"/>
                <w:sz w:val="22"/>
                <w:lang w:val="en-HK" w:eastAsia="zh-CN"/>
              </w:rPr>
              <w:t>)</w:t>
            </w:r>
          </w:p>
        </w:tc>
      </w:tr>
      <w:tr w:rsidR="00083F32" w:rsidRPr="00E16E35" w14:paraId="66B695BB" w14:textId="77777777" w:rsidTr="00182A0B">
        <w:trPr>
          <w:trHeight w:val="315"/>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703EF98C" w14:textId="77777777" w:rsidR="00083F32" w:rsidRPr="00E16E35" w:rsidRDefault="00083F32" w:rsidP="00182A0B">
            <w:pPr>
              <w:jc w:val="cente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D8.2</w:t>
            </w:r>
          </w:p>
        </w:tc>
        <w:tc>
          <w:tcPr>
            <w:tcW w:w="4660" w:type="dxa"/>
            <w:tcBorders>
              <w:top w:val="nil"/>
              <w:left w:val="nil"/>
              <w:bottom w:val="single" w:sz="4" w:space="0" w:color="000000"/>
              <w:right w:val="single" w:sz="4" w:space="0" w:color="000000"/>
            </w:tcBorders>
            <w:shd w:val="clear" w:color="auto" w:fill="auto"/>
            <w:vAlign w:val="center"/>
            <w:hideMark/>
          </w:tcPr>
          <w:p w14:paraId="3AF867E5" w14:textId="77777777" w:rsidR="00083F32" w:rsidRPr="00E16E35" w:rsidRDefault="00083F32" w:rsidP="00182A0B">
            <w:pP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 xml:space="preserve">LUA </w:t>
            </w:r>
            <w:proofErr w:type="spellStart"/>
            <w:r w:rsidRPr="00E16E35">
              <w:rPr>
                <w:rFonts w:ascii="Times New Roman" w:eastAsia="Times New Roman" w:hAnsi="Times New Roman"/>
                <w:color w:val="000000"/>
                <w:sz w:val="22"/>
                <w:lang w:val="en-HK" w:eastAsia="zh-CN"/>
              </w:rPr>
              <w:t>NewStar</w:t>
            </w:r>
            <w:proofErr w:type="spellEnd"/>
            <w:r w:rsidRPr="00E16E35">
              <w:rPr>
                <w:rFonts w:ascii="Times New Roman" w:eastAsia="Times New Roman" w:hAnsi="Times New Roman"/>
                <w:color w:val="000000"/>
                <w:sz w:val="22"/>
                <w:lang w:val="en-HK" w:eastAsia="zh-CN"/>
              </w:rPr>
              <w:t xml:space="preserve"> (</w:t>
            </w:r>
            <w:r w:rsidRPr="00E16E35">
              <w:rPr>
                <w:rFonts w:ascii="新細明體" w:hAnsi="新細明體" w:cs="新細明體"/>
                <w:color w:val="000000"/>
                <w:sz w:val="22"/>
                <w:lang w:val="en-HK" w:eastAsia="zh-CN"/>
              </w:rPr>
              <w:t>保協傑出新星獎</w:t>
            </w:r>
            <w:r w:rsidRPr="00E16E35">
              <w:rPr>
                <w:rFonts w:ascii="Times New Roman" w:eastAsia="Times New Roman" w:hAnsi="Times New Roman"/>
                <w:color w:val="000000"/>
                <w:sz w:val="22"/>
                <w:lang w:val="en-HK" w:eastAsia="zh-CN"/>
              </w:rPr>
              <w:t>) (</w:t>
            </w:r>
            <w:r w:rsidRPr="00E16E35">
              <w:rPr>
                <w:rFonts w:ascii="新細明體" w:hAnsi="新細明體" w:cs="新細明體"/>
                <w:color w:val="000000"/>
                <w:sz w:val="22"/>
                <w:lang w:val="en-HK" w:eastAsia="zh-CN"/>
              </w:rPr>
              <w:t>下半年度</w:t>
            </w:r>
            <w:r w:rsidRPr="00E16E35">
              <w:rPr>
                <w:rFonts w:ascii="Times New Roman" w:eastAsia="Times New Roman" w:hAnsi="Times New Roman"/>
                <w:color w:val="000000"/>
                <w:sz w:val="22"/>
                <w:lang w:val="en-HK" w:eastAsia="zh-CN"/>
              </w:rPr>
              <w:t>)</w:t>
            </w:r>
          </w:p>
        </w:tc>
      </w:tr>
      <w:tr w:rsidR="00083F32" w:rsidRPr="00E16E35" w14:paraId="785B28F1" w14:textId="77777777" w:rsidTr="00182A0B">
        <w:trPr>
          <w:trHeight w:val="315"/>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059B0319" w14:textId="77777777" w:rsidR="00083F32" w:rsidRPr="00E16E35" w:rsidRDefault="00083F32" w:rsidP="00182A0B">
            <w:pPr>
              <w:jc w:val="cente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D9.1</w:t>
            </w:r>
          </w:p>
        </w:tc>
        <w:tc>
          <w:tcPr>
            <w:tcW w:w="4660" w:type="dxa"/>
            <w:tcBorders>
              <w:top w:val="nil"/>
              <w:left w:val="nil"/>
              <w:bottom w:val="single" w:sz="4" w:space="0" w:color="000000"/>
              <w:right w:val="single" w:sz="4" w:space="0" w:color="000000"/>
            </w:tcBorders>
            <w:shd w:val="clear" w:color="auto" w:fill="auto"/>
            <w:vAlign w:val="center"/>
            <w:hideMark/>
          </w:tcPr>
          <w:p w14:paraId="26D29998" w14:textId="77777777" w:rsidR="00083F32" w:rsidRPr="00E16E35" w:rsidRDefault="00083F32" w:rsidP="00182A0B">
            <w:pPr>
              <w:rPr>
                <w:rFonts w:ascii="Times New Roman" w:eastAsia="Times New Roman" w:hAnsi="Times New Roman"/>
                <w:color w:val="000000"/>
                <w:sz w:val="22"/>
                <w:lang w:val="en-HK" w:eastAsia="zh-CN"/>
              </w:rPr>
            </w:pPr>
            <w:proofErr w:type="spellStart"/>
            <w:r w:rsidRPr="00E16E35">
              <w:rPr>
                <w:rFonts w:ascii="Times New Roman" w:eastAsia="Times New Roman" w:hAnsi="Times New Roman"/>
                <w:color w:val="000000"/>
                <w:sz w:val="22"/>
                <w:lang w:val="en-HK" w:eastAsia="zh-CN"/>
              </w:rPr>
              <w:t>APFinSA</w:t>
            </w:r>
            <w:proofErr w:type="spellEnd"/>
            <w:r w:rsidRPr="00E16E35">
              <w:rPr>
                <w:rFonts w:ascii="Times New Roman" w:eastAsia="Times New Roman" w:hAnsi="Times New Roman"/>
                <w:color w:val="000000"/>
                <w:sz w:val="22"/>
                <w:lang w:val="en-HK" w:eastAsia="zh-CN"/>
              </w:rPr>
              <w:t xml:space="preserve"> Awards (Agent)</w:t>
            </w:r>
          </w:p>
        </w:tc>
      </w:tr>
      <w:tr w:rsidR="00083F32" w:rsidRPr="00E16E35" w14:paraId="73660E47" w14:textId="77777777" w:rsidTr="00182A0B">
        <w:trPr>
          <w:trHeight w:val="315"/>
        </w:trPr>
        <w:tc>
          <w:tcPr>
            <w:tcW w:w="960" w:type="dxa"/>
            <w:tcBorders>
              <w:top w:val="nil"/>
              <w:left w:val="single" w:sz="4" w:space="0" w:color="000000"/>
              <w:bottom w:val="single" w:sz="4" w:space="0" w:color="000000"/>
              <w:right w:val="single" w:sz="4" w:space="0" w:color="000000"/>
            </w:tcBorders>
            <w:shd w:val="clear" w:color="auto" w:fill="auto"/>
            <w:vAlign w:val="center"/>
            <w:hideMark/>
          </w:tcPr>
          <w:p w14:paraId="5C3EA5C0" w14:textId="77777777" w:rsidR="00083F32" w:rsidRPr="00E16E35" w:rsidRDefault="00083F32" w:rsidP="00182A0B">
            <w:pPr>
              <w:jc w:val="center"/>
              <w:rPr>
                <w:rFonts w:ascii="Times New Roman" w:eastAsia="Times New Roman" w:hAnsi="Times New Roman"/>
                <w:color w:val="000000"/>
                <w:sz w:val="22"/>
                <w:lang w:val="en-HK" w:eastAsia="zh-CN"/>
              </w:rPr>
            </w:pPr>
            <w:r w:rsidRPr="00E16E35">
              <w:rPr>
                <w:rFonts w:ascii="Times New Roman" w:eastAsia="Times New Roman" w:hAnsi="Times New Roman"/>
                <w:color w:val="000000"/>
                <w:sz w:val="22"/>
                <w:lang w:val="en-HK" w:eastAsia="zh-CN"/>
              </w:rPr>
              <w:t>D9.2</w:t>
            </w:r>
          </w:p>
        </w:tc>
        <w:tc>
          <w:tcPr>
            <w:tcW w:w="4660" w:type="dxa"/>
            <w:tcBorders>
              <w:top w:val="nil"/>
              <w:left w:val="nil"/>
              <w:bottom w:val="single" w:sz="4" w:space="0" w:color="000000"/>
              <w:right w:val="single" w:sz="4" w:space="0" w:color="000000"/>
            </w:tcBorders>
            <w:shd w:val="clear" w:color="auto" w:fill="auto"/>
            <w:vAlign w:val="center"/>
            <w:hideMark/>
          </w:tcPr>
          <w:p w14:paraId="6A69AEDC" w14:textId="77777777" w:rsidR="00083F32" w:rsidRPr="00E16E35" w:rsidRDefault="00083F32" w:rsidP="00182A0B">
            <w:pPr>
              <w:rPr>
                <w:rFonts w:ascii="Times New Roman" w:eastAsia="Times New Roman" w:hAnsi="Times New Roman"/>
                <w:color w:val="000000"/>
                <w:sz w:val="22"/>
                <w:lang w:val="en-HK" w:eastAsia="zh-CN"/>
              </w:rPr>
            </w:pPr>
            <w:proofErr w:type="spellStart"/>
            <w:r w:rsidRPr="00E16E35">
              <w:rPr>
                <w:rFonts w:ascii="Times New Roman" w:eastAsia="Times New Roman" w:hAnsi="Times New Roman"/>
                <w:color w:val="000000"/>
                <w:sz w:val="22"/>
                <w:lang w:val="en-HK" w:eastAsia="zh-CN"/>
              </w:rPr>
              <w:t>APFinSA</w:t>
            </w:r>
            <w:proofErr w:type="spellEnd"/>
            <w:r w:rsidRPr="00E16E35">
              <w:rPr>
                <w:rFonts w:ascii="Times New Roman" w:eastAsia="Times New Roman" w:hAnsi="Times New Roman"/>
                <w:color w:val="000000"/>
                <w:sz w:val="22"/>
                <w:lang w:val="en-HK" w:eastAsia="zh-CN"/>
              </w:rPr>
              <w:t xml:space="preserve"> Awards (Leadership) </w:t>
            </w:r>
          </w:p>
        </w:tc>
      </w:tr>
    </w:tbl>
    <w:p w14:paraId="014B2C22" w14:textId="77777777" w:rsidR="00083F32" w:rsidRPr="00083F32" w:rsidRDefault="00083F32" w:rsidP="00EA6468">
      <w:pPr>
        <w:rPr>
          <w:rFonts w:asciiTheme="minorHAnsi" w:hAnsiTheme="minorHAnsi" w:cstheme="minorHAnsi"/>
          <w:lang w:bidi="en-US"/>
        </w:rPr>
      </w:pPr>
    </w:p>
    <w:p w14:paraId="1645C761" w14:textId="77777777" w:rsidR="00083F32" w:rsidRPr="00630F39" w:rsidRDefault="00083F32" w:rsidP="00EA6468">
      <w:pPr>
        <w:rPr>
          <w:rFonts w:asciiTheme="minorHAnsi" w:hAnsiTheme="minorHAnsi" w:cstheme="minorHAnsi"/>
          <w:lang w:val="en-US" w:bidi="en-US"/>
        </w:rPr>
      </w:pPr>
    </w:p>
    <w:p w14:paraId="308B4E07" w14:textId="0AFB3E00" w:rsidR="00EA6468" w:rsidRPr="00083F32" w:rsidRDefault="00EA6468" w:rsidP="00EA6468">
      <w:pPr>
        <w:pStyle w:val="Heading2"/>
        <w:rPr>
          <w:rFonts w:asciiTheme="minorHAnsi" w:hAnsiTheme="minorHAnsi" w:cstheme="minorHAnsi"/>
          <w:u w:val="single"/>
        </w:rPr>
      </w:pPr>
      <w:bookmarkStart w:id="743" w:name="_Toc122524219"/>
      <w:r w:rsidRPr="00083F32">
        <w:rPr>
          <w:rFonts w:asciiTheme="minorHAnsi" w:hAnsiTheme="minorHAnsi" w:cstheme="minorHAnsi"/>
          <w:u w:val="single"/>
        </w:rPr>
        <w:t>6.</w:t>
      </w:r>
      <w:r w:rsidR="00083F32">
        <w:rPr>
          <w:rFonts w:asciiTheme="minorHAnsi" w:hAnsiTheme="minorHAnsi" w:cstheme="minorHAnsi"/>
          <w:u w:val="single"/>
        </w:rPr>
        <w:t>2</w:t>
      </w:r>
      <w:r w:rsidRPr="00083F32">
        <w:rPr>
          <w:rFonts w:asciiTheme="minorHAnsi" w:hAnsiTheme="minorHAnsi" w:cstheme="minorHAnsi"/>
          <w:u w:val="single"/>
        </w:rPr>
        <w:t xml:space="preserve"> Application list in used for </w:t>
      </w:r>
      <w:proofErr w:type="spellStart"/>
      <w:r w:rsidRPr="00083F32">
        <w:rPr>
          <w:rFonts w:asciiTheme="minorHAnsi" w:hAnsiTheme="minorHAnsi" w:cstheme="minorHAnsi"/>
          <w:u w:val="single"/>
        </w:rPr>
        <w:t>FTLife</w:t>
      </w:r>
      <w:bookmarkEnd w:id="743"/>
      <w:proofErr w:type="spellEnd"/>
      <w:r w:rsidRPr="00083F32">
        <w:rPr>
          <w:rFonts w:asciiTheme="minorHAnsi" w:hAnsiTheme="minorHAnsi" w:cstheme="minorHAnsi"/>
          <w:u w:val="single"/>
        </w:rPr>
        <w:t xml:space="preserve"> </w:t>
      </w:r>
    </w:p>
    <w:p w14:paraId="07FB6EFE" w14:textId="77777777" w:rsidR="00EA6468" w:rsidRPr="00630F39" w:rsidRDefault="00EA6468" w:rsidP="00EA6468">
      <w:pPr>
        <w:rPr>
          <w:rFonts w:asciiTheme="minorHAnsi" w:hAnsiTheme="minorHAnsi" w:cstheme="minorHAnsi"/>
          <w:lang w:val="en-US" w:eastAsia="en-US" w:bidi="en-US"/>
        </w:rPr>
      </w:pPr>
    </w:p>
    <w:tbl>
      <w:tblPr>
        <w:tblW w:w="20785" w:type="dxa"/>
        <w:tblCellMar>
          <w:left w:w="0" w:type="dxa"/>
          <w:right w:w="0" w:type="dxa"/>
        </w:tblCellMar>
        <w:tblLook w:val="04A0" w:firstRow="1" w:lastRow="0" w:firstColumn="1" w:lastColumn="0" w:noHBand="0" w:noVBand="1"/>
      </w:tblPr>
      <w:tblGrid>
        <w:gridCol w:w="1610"/>
        <w:gridCol w:w="7830"/>
        <w:gridCol w:w="11345"/>
      </w:tblGrid>
      <w:tr w:rsidR="00EA6468" w:rsidRPr="00630F39" w14:paraId="48E8EB53" w14:textId="77777777" w:rsidTr="006F164F">
        <w:trPr>
          <w:gridAfter w:val="1"/>
          <w:wAfter w:w="11345" w:type="dxa"/>
          <w:trHeight w:val="260"/>
          <w:tblHeader/>
        </w:trPr>
        <w:tc>
          <w:tcPr>
            <w:tcW w:w="1610"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vAlign w:val="center"/>
            <w:hideMark/>
          </w:tcPr>
          <w:p w14:paraId="02369686" w14:textId="77777777" w:rsidR="00EA6468" w:rsidRPr="00630F39" w:rsidRDefault="00EA6468" w:rsidP="00A8044F">
            <w:pPr>
              <w:jc w:val="center"/>
              <w:rPr>
                <w:rFonts w:asciiTheme="minorHAnsi" w:hAnsiTheme="minorHAnsi" w:cstheme="minorHAnsi"/>
                <w:b/>
                <w:bCs/>
                <w:color w:val="000000" w:themeColor="text1"/>
                <w:sz w:val="18"/>
                <w:szCs w:val="18"/>
                <w:lang w:val="en-HK"/>
              </w:rPr>
            </w:pPr>
            <w:r w:rsidRPr="00630F39">
              <w:rPr>
                <w:rFonts w:asciiTheme="minorHAnsi" w:hAnsiTheme="minorHAnsi" w:cstheme="minorHAnsi"/>
                <w:b/>
                <w:bCs/>
                <w:color w:val="000000" w:themeColor="text1"/>
                <w:sz w:val="18"/>
                <w:szCs w:val="18"/>
              </w:rPr>
              <w:t>S/N</w:t>
            </w:r>
          </w:p>
        </w:tc>
        <w:tc>
          <w:tcPr>
            <w:tcW w:w="7830"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vAlign w:val="center"/>
            <w:hideMark/>
          </w:tcPr>
          <w:p w14:paraId="03395119" w14:textId="77777777" w:rsidR="00EA6468" w:rsidRPr="00630F39" w:rsidRDefault="00EA6468" w:rsidP="00A8044F">
            <w:pPr>
              <w:jc w:val="center"/>
              <w:rPr>
                <w:rFonts w:asciiTheme="minorHAnsi" w:hAnsiTheme="minorHAnsi" w:cstheme="minorHAnsi"/>
                <w:b/>
                <w:bCs/>
                <w:color w:val="000000" w:themeColor="text1"/>
                <w:sz w:val="18"/>
                <w:szCs w:val="18"/>
              </w:rPr>
            </w:pPr>
            <w:r w:rsidRPr="00630F39">
              <w:rPr>
                <w:rFonts w:asciiTheme="minorHAnsi" w:hAnsiTheme="minorHAnsi" w:cstheme="minorHAnsi"/>
                <w:b/>
                <w:bCs/>
                <w:color w:val="000000" w:themeColor="text1"/>
                <w:sz w:val="18"/>
                <w:szCs w:val="18"/>
              </w:rPr>
              <w:t>Service / Application</w:t>
            </w:r>
          </w:p>
        </w:tc>
      </w:tr>
      <w:tr w:rsidR="00EA6468" w:rsidRPr="00630F39" w14:paraId="020BA5C3" w14:textId="77777777" w:rsidTr="00A8044F">
        <w:trPr>
          <w:trHeight w:val="520"/>
        </w:trPr>
        <w:tc>
          <w:tcPr>
            <w:tcW w:w="1610"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A98A551" w14:textId="77777777" w:rsidR="00EA6468" w:rsidRPr="00630F39" w:rsidRDefault="00EA6468" w:rsidP="00A8044F">
            <w:pPr>
              <w:rPr>
                <w:rFonts w:asciiTheme="minorHAnsi" w:eastAsiaTheme="minorEastAsia" w:hAnsiTheme="minorHAnsi" w:cstheme="minorHAnsi"/>
                <w:b/>
                <w:bCs/>
                <w:color w:val="002060"/>
                <w:sz w:val="18"/>
                <w:szCs w:val="18"/>
              </w:rPr>
            </w:pPr>
          </w:p>
        </w:tc>
        <w:tc>
          <w:tcPr>
            <w:tcW w:w="7830"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0AE247" w14:textId="77777777" w:rsidR="00EA6468" w:rsidRPr="00630F39" w:rsidRDefault="00EA6468" w:rsidP="00A8044F">
            <w:pPr>
              <w:rPr>
                <w:rFonts w:asciiTheme="minorHAnsi" w:eastAsiaTheme="minorEastAsia" w:hAnsiTheme="minorHAnsi" w:cstheme="minorHAnsi"/>
                <w:b/>
                <w:bCs/>
                <w:color w:val="002060"/>
                <w:sz w:val="18"/>
                <w:szCs w:val="18"/>
              </w:rPr>
            </w:pPr>
          </w:p>
        </w:tc>
        <w:tc>
          <w:tcPr>
            <w:tcW w:w="11345" w:type="dxa"/>
            <w:tcBorders>
              <w:left w:val="single" w:sz="4" w:space="0" w:color="auto"/>
            </w:tcBorders>
            <w:vAlign w:val="center"/>
            <w:hideMark/>
          </w:tcPr>
          <w:p w14:paraId="65978D11" w14:textId="77777777" w:rsidR="00EA6468" w:rsidRPr="00630F39" w:rsidRDefault="00EA6468" w:rsidP="00A8044F">
            <w:pPr>
              <w:rPr>
                <w:rFonts w:asciiTheme="minorHAnsi" w:hAnsiTheme="minorHAnsi" w:cstheme="minorHAnsi"/>
                <w:b/>
                <w:bCs/>
                <w:color w:val="002060"/>
                <w:sz w:val="18"/>
                <w:szCs w:val="18"/>
              </w:rPr>
            </w:pPr>
          </w:p>
        </w:tc>
      </w:tr>
      <w:tr w:rsidR="00EA6468" w:rsidRPr="00630F39" w14:paraId="1349EC7A"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13E2E27D" w14:textId="77777777" w:rsidR="00EA6468" w:rsidRPr="00630F39" w:rsidRDefault="00EA6468" w:rsidP="00A8044F">
            <w:pPr>
              <w:jc w:val="center"/>
              <w:rPr>
                <w:rFonts w:asciiTheme="minorHAnsi" w:eastAsiaTheme="minorEastAsia" w:hAnsiTheme="minorHAnsi" w:cstheme="minorHAnsi"/>
                <w:sz w:val="18"/>
                <w:szCs w:val="18"/>
              </w:rPr>
            </w:pPr>
            <w:r w:rsidRPr="00630F39">
              <w:rPr>
                <w:rFonts w:asciiTheme="minorHAnsi" w:hAnsiTheme="minorHAnsi" w:cstheme="minorHAnsi"/>
                <w:sz w:val="18"/>
                <w:szCs w:val="18"/>
              </w:rPr>
              <w:t>1</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0217952E"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238 - Customer Service App (P10)</w:t>
            </w:r>
          </w:p>
        </w:tc>
        <w:tc>
          <w:tcPr>
            <w:tcW w:w="11345" w:type="dxa"/>
            <w:tcBorders>
              <w:left w:val="single" w:sz="4" w:space="0" w:color="auto"/>
            </w:tcBorders>
            <w:vAlign w:val="center"/>
            <w:hideMark/>
          </w:tcPr>
          <w:p w14:paraId="5DC2BFEE" w14:textId="77777777" w:rsidR="00EA6468" w:rsidRPr="00630F39" w:rsidRDefault="00EA6468" w:rsidP="00A8044F">
            <w:pPr>
              <w:rPr>
                <w:rFonts w:asciiTheme="minorHAnsi" w:eastAsia="Times New Roman" w:hAnsiTheme="minorHAnsi" w:cstheme="minorHAnsi"/>
                <w:szCs w:val="20"/>
              </w:rPr>
            </w:pPr>
          </w:p>
        </w:tc>
      </w:tr>
      <w:tr w:rsidR="00EA6468" w:rsidRPr="00630F39" w14:paraId="21B85A46"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1601B4BA"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2</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5A7F0415"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245 - CRM (P14)</w:t>
            </w:r>
          </w:p>
        </w:tc>
        <w:tc>
          <w:tcPr>
            <w:tcW w:w="11345" w:type="dxa"/>
            <w:tcBorders>
              <w:left w:val="single" w:sz="4" w:space="0" w:color="auto"/>
            </w:tcBorders>
            <w:vAlign w:val="center"/>
            <w:hideMark/>
          </w:tcPr>
          <w:p w14:paraId="55CC8287" w14:textId="77777777" w:rsidR="00EA6468" w:rsidRPr="00630F39" w:rsidRDefault="00EA6468" w:rsidP="00A8044F">
            <w:pPr>
              <w:rPr>
                <w:rFonts w:asciiTheme="minorHAnsi" w:eastAsia="Times New Roman" w:hAnsiTheme="minorHAnsi" w:cstheme="minorHAnsi"/>
                <w:szCs w:val="20"/>
              </w:rPr>
            </w:pPr>
          </w:p>
        </w:tc>
      </w:tr>
      <w:tr w:rsidR="00EA6468" w:rsidRPr="00630F39" w14:paraId="3C49834B"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386BF21E"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3</w:t>
            </w:r>
          </w:p>
        </w:tc>
        <w:tc>
          <w:tcPr>
            <w:tcW w:w="783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203435B4"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 xml:space="preserve">231 Electronic New Business Application </w:t>
            </w:r>
            <w:proofErr w:type="spellStart"/>
            <w:r w:rsidRPr="00630F39">
              <w:rPr>
                <w:rFonts w:asciiTheme="minorHAnsi" w:hAnsiTheme="minorHAnsi" w:cstheme="minorHAnsi"/>
                <w:sz w:val="18"/>
                <w:szCs w:val="18"/>
              </w:rPr>
              <w:t>Center</w:t>
            </w:r>
            <w:proofErr w:type="spellEnd"/>
            <w:r w:rsidRPr="00630F39">
              <w:rPr>
                <w:rFonts w:asciiTheme="minorHAnsi" w:hAnsiTheme="minorHAnsi" w:cstheme="minorHAnsi"/>
                <w:sz w:val="18"/>
                <w:szCs w:val="18"/>
              </w:rPr>
              <w:t xml:space="preserve"> (P02)</w:t>
            </w:r>
          </w:p>
        </w:tc>
        <w:tc>
          <w:tcPr>
            <w:tcW w:w="11345" w:type="dxa"/>
            <w:tcBorders>
              <w:left w:val="single" w:sz="4" w:space="0" w:color="auto"/>
            </w:tcBorders>
            <w:vAlign w:val="center"/>
            <w:hideMark/>
          </w:tcPr>
          <w:p w14:paraId="0DFCF4D7" w14:textId="77777777" w:rsidR="00EA6468" w:rsidRPr="00630F39" w:rsidRDefault="00EA6468" w:rsidP="00A8044F">
            <w:pPr>
              <w:rPr>
                <w:rFonts w:asciiTheme="minorHAnsi" w:eastAsia="Times New Roman" w:hAnsiTheme="minorHAnsi" w:cstheme="minorHAnsi"/>
                <w:szCs w:val="20"/>
              </w:rPr>
            </w:pPr>
          </w:p>
        </w:tc>
      </w:tr>
      <w:tr w:rsidR="00EA6468" w:rsidRPr="00630F39" w14:paraId="674061B2"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6B3EAE02"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4</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5EA673CB"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108 Mobile POS</w:t>
            </w:r>
          </w:p>
        </w:tc>
        <w:tc>
          <w:tcPr>
            <w:tcW w:w="11345" w:type="dxa"/>
            <w:tcBorders>
              <w:left w:val="single" w:sz="4" w:space="0" w:color="auto"/>
            </w:tcBorders>
            <w:vAlign w:val="center"/>
            <w:hideMark/>
          </w:tcPr>
          <w:p w14:paraId="32B51055" w14:textId="77777777" w:rsidR="00EA6468" w:rsidRPr="00630F39" w:rsidRDefault="00EA6468" w:rsidP="00A8044F">
            <w:pPr>
              <w:rPr>
                <w:rFonts w:asciiTheme="minorHAnsi" w:eastAsia="Times New Roman" w:hAnsiTheme="minorHAnsi" w:cstheme="minorHAnsi"/>
                <w:szCs w:val="20"/>
              </w:rPr>
            </w:pPr>
          </w:p>
        </w:tc>
      </w:tr>
      <w:tr w:rsidR="00EA6468" w:rsidRPr="00630F39" w14:paraId="0C23D533"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2BF0DB2F"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5</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521554AB" w14:textId="77777777" w:rsidR="00EA6468" w:rsidRPr="00630F39" w:rsidRDefault="00EA6468" w:rsidP="00A8044F">
            <w:pPr>
              <w:rPr>
                <w:rFonts w:asciiTheme="minorHAnsi" w:hAnsiTheme="minorHAnsi" w:cstheme="minorHAnsi"/>
                <w:sz w:val="18"/>
                <w:szCs w:val="18"/>
              </w:rPr>
            </w:pPr>
            <w:proofErr w:type="spellStart"/>
            <w:r w:rsidRPr="00630F39">
              <w:rPr>
                <w:rFonts w:asciiTheme="minorHAnsi" w:hAnsiTheme="minorHAnsi" w:cstheme="minorHAnsi"/>
                <w:sz w:val="18"/>
                <w:szCs w:val="18"/>
              </w:rPr>
              <w:t>AUWMuni</w:t>
            </w:r>
            <w:proofErr w:type="spellEnd"/>
          </w:p>
        </w:tc>
        <w:tc>
          <w:tcPr>
            <w:tcW w:w="11345" w:type="dxa"/>
            <w:tcBorders>
              <w:left w:val="single" w:sz="4" w:space="0" w:color="auto"/>
            </w:tcBorders>
            <w:vAlign w:val="center"/>
            <w:hideMark/>
          </w:tcPr>
          <w:p w14:paraId="175DFF9D" w14:textId="77777777" w:rsidR="00EA6468" w:rsidRPr="00630F39" w:rsidRDefault="00EA6468" w:rsidP="00A8044F">
            <w:pPr>
              <w:rPr>
                <w:rFonts w:asciiTheme="minorHAnsi" w:eastAsia="Times New Roman" w:hAnsiTheme="minorHAnsi" w:cstheme="minorHAnsi"/>
                <w:szCs w:val="20"/>
              </w:rPr>
            </w:pPr>
          </w:p>
        </w:tc>
      </w:tr>
      <w:tr w:rsidR="00EA6468" w:rsidRPr="00630F39" w14:paraId="51DE79B0"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55B6AA9E"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6</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5BBC45DD"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SASAML</w:t>
            </w:r>
          </w:p>
        </w:tc>
        <w:tc>
          <w:tcPr>
            <w:tcW w:w="11345" w:type="dxa"/>
            <w:tcBorders>
              <w:left w:val="single" w:sz="4" w:space="0" w:color="auto"/>
            </w:tcBorders>
            <w:vAlign w:val="center"/>
            <w:hideMark/>
          </w:tcPr>
          <w:p w14:paraId="60D120A6" w14:textId="77777777" w:rsidR="00EA6468" w:rsidRPr="00630F39" w:rsidRDefault="00EA6468" w:rsidP="00A8044F">
            <w:pPr>
              <w:rPr>
                <w:rFonts w:asciiTheme="minorHAnsi" w:eastAsia="Times New Roman" w:hAnsiTheme="minorHAnsi" w:cstheme="minorHAnsi"/>
                <w:szCs w:val="20"/>
              </w:rPr>
            </w:pPr>
          </w:p>
        </w:tc>
      </w:tr>
      <w:tr w:rsidR="00EA6468" w:rsidRPr="00630F39" w14:paraId="22C2F841"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5EEF38AA"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7</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1A5DC8E5"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132 Anti-Money Laundry (World Check) Reporting</w:t>
            </w:r>
          </w:p>
        </w:tc>
        <w:tc>
          <w:tcPr>
            <w:tcW w:w="11345" w:type="dxa"/>
            <w:tcBorders>
              <w:left w:val="single" w:sz="4" w:space="0" w:color="auto"/>
            </w:tcBorders>
            <w:vAlign w:val="center"/>
            <w:hideMark/>
          </w:tcPr>
          <w:p w14:paraId="1AF0CBB1" w14:textId="77777777" w:rsidR="00EA6468" w:rsidRPr="00630F39" w:rsidRDefault="00EA6468" w:rsidP="00A8044F">
            <w:pPr>
              <w:rPr>
                <w:rFonts w:asciiTheme="minorHAnsi" w:eastAsia="Times New Roman" w:hAnsiTheme="minorHAnsi" w:cstheme="minorHAnsi"/>
                <w:szCs w:val="20"/>
              </w:rPr>
            </w:pPr>
          </w:p>
        </w:tc>
      </w:tr>
      <w:tr w:rsidR="00EA6468" w:rsidRPr="00630F39" w14:paraId="69939694"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2CBA9CDF"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8</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0E20E6E3"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246 IFRS9</w:t>
            </w:r>
          </w:p>
        </w:tc>
        <w:tc>
          <w:tcPr>
            <w:tcW w:w="11345" w:type="dxa"/>
            <w:tcBorders>
              <w:left w:val="single" w:sz="4" w:space="0" w:color="auto"/>
            </w:tcBorders>
            <w:vAlign w:val="center"/>
            <w:hideMark/>
          </w:tcPr>
          <w:p w14:paraId="1F465E12" w14:textId="77777777" w:rsidR="00EA6468" w:rsidRPr="00630F39" w:rsidRDefault="00EA6468" w:rsidP="00A8044F">
            <w:pPr>
              <w:rPr>
                <w:rFonts w:asciiTheme="minorHAnsi" w:eastAsia="Times New Roman" w:hAnsiTheme="minorHAnsi" w:cstheme="minorHAnsi"/>
                <w:szCs w:val="20"/>
              </w:rPr>
            </w:pPr>
          </w:p>
        </w:tc>
      </w:tr>
      <w:tr w:rsidR="00EA6468" w:rsidRPr="00630F39" w14:paraId="3835D911"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5E0494E3"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9</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70D0C298"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163 Group System (I21-Informix)</w:t>
            </w:r>
          </w:p>
        </w:tc>
        <w:tc>
          <w:tcPr>
            <w:tcW w:w="11345" w:type="dxa"/>
            <w:tcBorders>
              <w:left w:val="single" w:sz="4" w:space="0" w:color="auto"/>
            </w:tcBorders>
            <w:vAlign w:val="center"/>
            <w:hideMark/>
          </w:tcPr>
          <w:p w14:paraId="13C64445" w14:textId="77777777" w:rsidR="00EA6468" w:rsidRPr="00630F39" w:rsidRDefault="00EA6468" w:rsidP="00A8044F">
            <w:pPr>
              <w:rPr>
                <w:rFonts w:asciiTheme="minorHAnsi" w:eastAsia="Times New Roman" w:hAnsiTheme="minorHAnsi" w:cstheme="minorHAnsi"/>
                <w:szCs w:val="20"/>
              </w:rPr>
            </w:pPr>
          </w:p>
        </w:tc>
      </w:tr>
      <w:tr w:rsidR="00EA6468" w:rsidRPr="00630F39" w14:paraId="6D289BCD"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04D53E64"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10</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03C7344F"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120 Agency Awards and Contest System</w:t>
            </w:r>
          </w:p>
        </w:tc>
        <w:tc>
          <w:tcPr>
            <w:tcW w:w="11345" w:type="dxa"/>
            <w:tcBorders>
              <w:left w:val="single" w:sz="4" w:space="0" w:color="auto"/>
            </w:tcBorders>
            <w:vAlign w:val="center"/>
            <w:hideMark/>
          </w:tcPr>
          <w:p w14:paraId="0C2E7419" w14:textId="77777777" w:rsidR="00EA6468" w:rsidRPr="00630F39" w:rsidRDefault="00EA6468" w:rsidP="00A8044F">
            <w:pPr>
              <w:rPr>
                <w:rFonts w:asciiTheme="minorHAnsi" w:eastAsia="Times New Roman" w:hAnsiTheme="minorHAnsi" w:cstheme="minorHAnsi"/>
                <w:szCs w:val="20"/>
              </w:rPr>
            </w:pPr>
          </w:p>
        </w:tc>
      </w:tr>
      <w:tr w:rsidR="00EA6468" w:rsidRPr="00630F39" w14:paraId="6465A646"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49EDF491"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11</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48CC4A7F"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157 General Insurance (MPF Business)</w:t>
            </w:r>
          </w:p>
        </w:tc>
        <w:tc>
          <w:tcPr>
            <w:tcW w:w="11345" w:type="dxa"/>
            <w:tcBorders>
              <w:left w:val="single" w:sz="4" w:space="0" w:color="auto"/>
            </w:tcBorders>
            <w:vAlign w:val="center"/>
            <w:hideMark/>
          </w:tcPr>
          <w:p w14:paraId="6052D296" w14:textId="77777777" w:rsidR="00EA6468" w:rsidRPr="00630F39" w:rsidRDefault="00EA6468" w:rsidP="00A8044F">
            <w:pPr>
              <w:rPr>
                <w:rFonts w:asciiTheme="minorHAnsi" w:eastAsia="Times New Roman" w:hAnsiTheme="minorHAnsi" w:cstheme="minorHAnsi"/>
                <w:szCs w:val="20"/>
              </w:rPr>
            </w:pPr>
          </w:p>
        </w:tc>
      </w:tr>
      <w:tr w:rsidR="00EA6468" w:rsidRPr="00630F39" w14:paraId="25B7F235"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2AA8A6D8"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12</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23157706"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 xml:space="preserve">148 </w:t>
            </w:r>
            <w:proofErr w:type="spellStart"/>
            <w:r w:rsidRPr="00630F39">
              <w:rPr>
                <w:rFonts w:asciiTheme="minorHAnsi" w:hAnsiTheme="minorHAnsi" w:cstheme="minorHAnsi"/>
                <w:sz w:val="18"/>
                <w:szCs w:val="18"/>
              </w:rPr>
              <w:t>DataFeed</w:t>
            </w:r>
            <w:proofErr w:type="spellEnd"/>
            <w:r w:rsidRPr="00630F39">
              <w:rPr>
                <w:rFonts w:asciiTheme="minorHAnsi" w:hAnsiTheme="minorHAnsi" w:cstheme="minorHAnsi"/>
                <w:sz w:val="18"/>
                <w:szCs w:val="18"/>
              </w:rPr>
              <w:t xml:space="preserve"> for Partnership</w:t>
            </w:r>
          </w:p>
        </w:tc>
        <w:tc>
          <w:tcPr>
            <w:tcW w:w="11345" w:type="dxa"/>
            <w:tcBorders>
              <w:left w:val="single" w:sz="4" w:space="0" w:color="auto"/>
            </w:tcBorders>
            <w:vAlign w:val="center"/>
            <w:hideMark/>
          </w:tcPr>
          <w:p w14:paraId="0983F0C2" w14:textId="77777777" w:rsidR="00EA6468" w:rsidRPr="00630F39" w:rsidRDefault="00EA6468" w:rsidP="00A8044F">
            <w:pPr>
              <w:rPr>
                <w:rFonts w:asciiTheme="minorHAnsi" w:eastAsia="Times New Roman" w:hAnsiTheme="minorHAnsi" w:cstheme="minorHAnsi"/>
                <w:szCs w:val="20"/>
              </w:rPr>
            </w:pPr>
          </w:p>
        </w:tc>
      </w:tr>
      <w:tr w:rsidR="00EA6468" w:rsidRPr="00630F39" w14:paraId="3C8F369A"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1CD3A9C8"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13</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7F251EEA"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180 MIS</w:t>
            </w:r>
          </w:p>
        </w:tc>
        <w:tc>
          <w:tcPr>
            <w:tcW w:w="11345" w:type="dxa"/>
            <w:tcBorders>
              <w:left w:val="single" w:sz="4" w:space="0" w:color="auto"/>
            </w:tcBorders>
            <w:vAlign w:val="center"/>
            <w:hideMark/>
          </w:tcPr>
          <w:p w14:paraId="4E1FFF3A" w14:textId="77777777" w:rsidR="00EA6468" w:rsidRPr="00630F39" w:rsidRDefault="00EA6468" w:rsidP="00A8044F">
            <w:pPr>
              <w:rPr>
                <w:rFonts w:asciiTheme="minorHAnsi" w:eastAsia="Times New Roman" w:hAnsiTheme="minorHAnsi" w:cstheme="minorHAnsi"/>
                <w:szCs w:val="20"/>
              </w:rPr>
            </w:pPr>
          </w:p>
        </w:tc>
      </w:tr>
      <w:tr w:rsidR="00EA6468" w:rsidRPr="00630F39" w14:paraId="37331FBA"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5D2E8650"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14</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5CE39921"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 xml:space="preserve">198 </w:t>
            </w:r>
            <w:proofErr w:type="spellStart"/>
            <w:r w:rsidRPr="00630F39">
              <w:rPr>
                <w:rFonts w:asciiTheme="minorHAnsi" w:hAnsiTheme="minorHAnsi" w:cstheme="minorHAnsi"/>
                <w:sz w:val="18"/>
                <w:szCs w:val="18"/>
              </w:rPr>
              <w:t>QlikSense</w:t>
            </w:r>
            <w:proofErr w:type="spellEnd"/>
          </w:p>
        </w:tc>
        <w:tc>
          <w:tcPr>
            <w:tcW w:w="11345" w:type="dxa"/>
            <w:tcBorders>
              <w:left w:val="single" w:sz="4" w:space="0" w:color="auto"/>
            </w:tcBorders>
            <w:vAlign w:val="center"/>
            <w:hideMark/>
          </w:tcPr>
          <w:p w14:paraId="227680AD" w14:textId="77777777" w:rsidR="00EA6468" w:rsidRPr="00630F39" w:rsidRDefault="00EA6468" w:rsidP="00A8044F">
            <w:pPr>
              <w:rPr>
                <w:rFonts w:asciiTheme="minorHAnsi" w:eastAsia="Times New Roman" w:hAnsiTheme="minorHAnsi" w:cstheme="minorHAnsi"/>
                <w:szCs w:val="20"/>
              </w:rPr>
            </w:pPr>
          </w:p>
        </w:tc>
      </w:tr>
      <w:tr w:rsidR="00EA6468" w:rsidRPr="00630F39" w14:paraId="09EC5C83"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3F54E2DC"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15</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368FE5EB"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139 Mobile Applications (CDA Only)</w:t>
            </w:r>
          </w:p>
        </w:tc>
        <w:tc>
          <w:tcPr>
            <w:tcW w:w="11345" w:type="dxa"/>
            <w:tcBorders>
              <w:left w:val="single" w:sz="4" w:space="0" w:color="auto"/>
            </w:tcBorders>
            <w:vAlign w:val="center"/>
            <w:hideMark/>
          </w:tcPr>
          <w:p w14:paraId="49743399" w14:textId="77777777" w:rsidR="00EA6468" w:rsidRPr="00630F39" w:rsidRDefault="00EA6468" w:rsidP="00A8044F">
            <w:pPr>
              <w:rPr>
                <w:rFonts w:asciiTheme="minorHAnsi" w:eastAsia="Times New Roman" w:hAnsiTheme="minorHAnsi" w:cstheme="minorHAnsi"/>
                <w:szCs w:val="20"/>
              </w:rPr>
            </w:pPr>
          </w:p>
        </w:tc>
      </w:tr>
      <w:tr w:rsidR="00EA6468" w:rsidRPr="00630F39" w14:paraId="4F6BF23E"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4BA5BE98"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16</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308D9F1E"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240 eRecruit</w:t>
            </w:r>
          </w:p>
        </w:tc>
        <w:tc>
          <w:tcPr>
            <w:tcW w:w="11345" w:type="dxa"/>
            <w:tcBorders>
              <w:left w:val="single" w:sz="4" w:space="0" w:color="auto"/>
            </w:tcBorders>
            <w:vAlign w:val="center"/>
            <w:hideMark/>
          </w:tcPr>
          <w:p w14:paraId="441E09D4" w14:textId="77777777" w:rsidR="00EA6468" w:rsidRPr="00630F39" w:rsidRDefault="00EA6468" w:rsidP="00A8044F">
            <w:pPr>
              <w:rPr>
                <w:rFonts w:asciiTheme="minorHAnsi" w:eastAsia="Times New Roman" w:hAnsiTheme="minorHAnsi" w:cstheme="minorHAnsi"/>
                <w:szCs w:val="20"/>
              </w:rPr>
            </w:pPr>
          </w:p>
        </w:tc>
      </w:tr>
      <w:tr w:rsidR="00EA6468" w:rsidRPr="00630F39" w14:paraId="499AD835"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7B390166"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17</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54F78DD4"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234 Payment Platform (P05)</w:t>
            </w:r>
          </w:p>
        </w:tc>
        <w:tc>
          <w:tcPr>
            <w:tcW w:w="11345" w:type="dxa"/>
            <w:tcBorders>
              <w:left w:val="single" w:sz="4" w:space="0" w:color="auto"/>
            </w:tcBorders>
            <w:vAlign w:val="center"/>
            <w:hideMark/>
          </w:tcPr>
          <w:p w14:paraId="3808EDE2" w14:textId="77777777" w:rsidR="00EA6468" w:rsidRPr="00630F39" w:rsidRDefault="00EA6468" w:rsidP="00A8044F">
            <w:pPr>
              <w:rPr>
                <w:rFonts w:asciiTheme="minorHAnsi" w:eastAsia="Times New Roman" w:hAnsiTheme="minorHAnsi" w:cstheme="minorHAnsi"/>
                <w:szCs w:val="20"/>
              </w:rPr>
            </w:pPr>
          </w:p>
        </w:tc>
      </w:tr>
      <w:tr w:rsidR="00EA6468" w:rsidRPr="00630F39" w14:paraId="335B753F"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546552AD"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18</w:t>
            </w:r>
          </w:p>
        </w:tc>
        <w:tc>
          <w:tcPr>
            <w:tcW w:w="783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4E21A67E"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 xml:space="preserve">232 Customer Service </w:t>
            </w:r>
            <w:proofErr w:type="spellStart"/>
            <w:r w:rsidRPr="00630F39">
              <w:rPr>
                <w:rFonts w:asciiTheme="minorHAnsi" w:hAnsiTheme="minorHAnsi" w:cstheme="minorHAnsi"/>
                <w:sz w:val="18"/>
                <w:szCs w:val="18"/>
              </w:rPr>
              <w:t>Center</w:t>
            </w:r>
            <w:proofErr w:type="spellEnd"/>
            <w:r w:rsidRPr="00630F39">
              <w:rPr>
                <w:rFonts w:asciiTheme="minorHAnsi" w:hAnsiTheme="minorHAnsi" w:cstheme="minorHAnsi"/>
                <w:sz w:val="18"/>
                <w:szCs w:val="18"/>
              </w:rPr>
              <w:t xml:space="preserve"> (P03)</w:t>
            </w:r>
          </w:p>
        </w:tc>
        <w:tc>
          <w:tcPr>
            <w:tcW w:w="11345" w:type="dxa"/>
            <w:tcBorders>
              <w:left w:val="single" w:sz="4" w:space="0" w:color="auto"/>
            </w:tcBorders>
            <w:vAlign w:val="center"/>
            <w:hideMark/>
          </w:tcPr>
          <w:p w14:paraId="7BFCFBF9" w14:textId="77777777" w:rsidR="00EA6468" w:rsidRPr="00630F39" w:rsidRDefault="00EA6468" w:rsidP="00A8044F">
            <w:pPr>
              <w:rPr>
                <w:rFonts w:asciiTheme="minorHAnsi" w:eastAsia="Times New Roman" w:hAnsiTheme="minorHAnsi" w:cstheme="minorHAnsi"/>
                <w:szCs w:val="20"/>
              </w:rPr>
            </w:pPr>
          </w:p>
        </w:tc>
      </w:tr>
      <w:tr w:rsidR="00EA6468" w:rsidRPr="00630F39" w14:paraId="66AF9661"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56ADBA0B"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19</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61C70EC3"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146 CSM System (Siebel)</w:t>
            </w:r>
          </w:p>
        </w:tc>
        <w:tc>
          <w:tcPr>
            <w:tcW w:w="11345" w:type="dxa"/>
            <w:tcBorders>
              <w:left w:val="single" w:sz="4" w:space="0" w:color="auto"/>
            </w:tcBorders>
            <w:vAlign w:val="center"/>
            <w:hideMark/>
          </w:tcPr>
          <w:p w14:paraId="2C8E35B8" w14:textId="77777777" w:rsidR="00EA6468" w:rsidRPr="00630F39" w:rsidRDefault="00EA6468" w:rsidP="00A8044F">
            <w:pPr>
              <w:rPr>
                <w:rFonts w:asciiTheme="minorHAnsi" w:eastAsia="Times New Roman" w:hAnsiTheme="minorHAnsi" w:cstheme="minorHAnsi"/>
                <w:szCs w:val="20"/>
              </w:rPr>
            </w:pPr>
          </w:p>
        </w:tc>
      </w:tr>
      <w:tr w:rsidR="00EA6468" w:rsidRPr="00630F39" w14:paraId="0CA29F8E" w14:textId="77777777" w:rsidTr="006F164F">
        <w:trPr>
          <w:trHeight w:val="173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7928EC77"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20</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32047A48"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[eBao]</w:t>
            </w:r>
            <w:r w:rsidRPr="00630F39">
              <w:rPr>
                <w:rFonts w:asciiTheme="minorHAnsi" w:hAnsiTheme="minorHAnsi" w:cstheme="minorHAnsi"/>
                <w:sz w:val="18"/>
                <w:szCs w:val="18"/>
              </w:rPr>
              <w:br/>
              <w:t>101 eBao Life - U/W</w:t>
            </w:r>
            <w:r w:rsidRPr="00630F39">
              <w:rPr>
                <w:rFonts w:asciiTheme="minorHAnsi" w:hAnsiTheme="minorHAnsi" w:cstheme="minorHAnsi"/>
                <w:sz w:val="18"/>
                <w:szCs w:val="18"/>
              </w:rPr>
              <w:br/>
              <w:t>102 eBao - Agency</w:t>
            </w:r>
            <w:r w:rsidRPr="00630F39">
              <w:rPr>
                <w:rFonts w:asciiTheme="minorHAnsi" w:hAnsiTheme="minorHAnsi" w:cstheme="minorHAnsi"/>
                <w:sz w:val="18"/>
                <w:szCs w:val="18"/>
              </w:rPr>
              <w:br/>
              <w:t>101 eBao Life - Claims</w:t>
            </w:r>
            <w:r w:rsidRPr="00630F39">
              <w:rPr>
                <w:rFonts w:asciiTheme="minorHAnsi" w:hAnsiTheme="minorHAnsi" w:cstheme="minorHAnsi"/>
                <w:sz w:val="18"/>
                <w:szCs w:val="18"/>
              </w:rPr>
              <w:br/>
              <w:t>101 eBao Life - Valuation</w:t>
            </w:r>
            <w:r w:rsidRPr="00630F39">
              <w:rPr>
                <w:rFonts w:asciiTheme="minorHAnsi" w:hAnsiTheme="minorHAnsi" w:cstheme="minorHAnsi"/>
                <w:sz w:val="18"/>
                <w:szCs w:val="18"/>
              </w:rPr>
              <w:br/>
              <w:t>101 eBao Life - Finance</w:t>
            </w:r>
            <w:r w:rsidRPr="00630F39">
              <w:rPr>
                <w:rFonts w:asciiTheme="minorHAnsi" w:hAnsiTheme="minorHAnsi" w:cstheme="minorHAnsi"/>
                <w:sz w:val="18"/>
                <w:szCs w:val="18"/>
              </w:rPr>
              <w:br/>
              <w:t>101 eBao Life - Policy Administration</w:t>
            </w:r>
            <w:r w:rsidRPr="00630F39">
              <w:rPr>
                <w:rFonts w:asciiTheme="minorHAnsi" w:hAnsiTheme="minorHAnsi" w:cstheme="minorHAnsi"/>
                <w:sz w:val="18"/>
                <w:szCs w:val="18"/>
              </w:rPr>
              <w:br/>
              <w:t>101 eBao Life - Product</w:t>
            </w:r>
          </w:p>
        </w:tc>
        <w:tc>
          <w:tcPr>
            <w:tcW w:w="11345" w:type="dxa"/>
            <w:tcBorders>
              <w:left w:val="single" w:sz="4" w:space="0" w:color="auto"/>
            </w:tcBorders>
            <w:vAlign w:val="center"/>
            <w:hideMark/>
          </w:tcPr>
          <w:p w14:paraId="70D3E91B" w14:textId="77777777" w:rsidR="00EA6468" w:rsidRPr="00630F39" w:rsidRDefault="00EA6468" w:rsidP="00A8044F">
            <w:pPr>
              <w:rPr>
                <w:rFonts w:asciiTheme="minorHAnsi" w:eastAsia="Times New Roman" w:hAnsiTheme="minorHAnsi" w:cstheme="minorHAnsi"/>
                <w:szCs w:val="20"/>
              </w:rPr>
            </w:pPr>
          </w:p>
        </w:tc>
      </w:tr>
      <w:tr w:rsidR="00EA6468" w:rsidRPr="00630F39" w14:paraId="4E73A293" w14:textId="77777777" w:rsidTr="006F164F">
        <w:trPr>
          <w:trHeight w:val="1316"/>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55CFD00B"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21</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206D1E73"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[APPIAN Applications]</w:t>
            </w:r>
            <w:r w:rsidRPr="00630F39">
              <w:rPr>
                <w:rFonts w:asciiTheme="minorHAnsi" w:hAnsiTheme="minorHAnsi" w:cstheme="minorHAnsi"/>
                <w:sz w:val="18"/>
                <w:szCs w:val="18"/>
              </w:rPr>
              <w:br/>
              <w:t>128 Agent Debt System (ADSA)</w:t>
            </w:r>
            <w:r w:rsidRPr="00630F39">
              <w:rPr>
                <w:rFonts w:asciiTheme="minorHAnsi" w:hAnsiTheme="minorHAnsi" w:cstheme="minorHAnsi"/>
                <w:sz w:val="18"/>
                <w:szCs w:val="18"/>
              </w:rPr>
              <w:br/>
              <w:t>170 I21SA</w:t>
            </w:r>
            <w:r w:rsidRPr="00630F39">
              <w:rPr>
                <w:rFonts w:asciiTheme="minorHAnsi" w:hAnsiTheme="minorHAnsi" w:cstheme="minorHAnsi"/>
                <w:sz w:val="18"/>
                <w:szCs w:val="18"/>
              </w:rPr>
              <w:br/>
              <w:t>144 Complaints Monitoring (CMSA)</w:t>
            </w:r>
            <w:r w:rsidRPr="00630F39">
              <w:rPr>
                <w:rFonts w:asciiTheme="minorHAnsi" w:hAnsiTheme="minorHAnsi" w:cstheme="minorHAnsi"/>
                <w:sz w:val="18"/>
                <w:szCs w:val="18"/>
              </w:rPr>
              <w:br/>
              <w:t>138 Payment Administration &amp; Control (PACSA)</w:t>
            </w:r>
            <w:r w:rsidRPr="00630F39">
              <w:rPr>
                <w:rFonts w:asciiTheme="minorHAnsi" w:hAnsiTheme="minorHAnsi" w:cstheme="minorHAnsi"/>
                <w:sz w:val="18"/>
                <w:szCs w:val="18"/>
              </w:rPr>
              <w:br/>
              <w:t>127 Agent Account Process (AAPSA)</w:t>
            </w:r>
          </w:p>
        </w:tc>
        <w:tc>
          <w:tcPr>
            <w:tcW w:w="11345" w:type="dxa"/>
            <w:tcBorders>
              <w:left w:val="single" w:sz="4" w:space="0" w:color="auto"/>
            </w:tcBorders>
            <w:vAlign w:val="center"/>
            <w:hideMark/>
          </w:tcPr>
          <w:p w14:paraId="1535DD33" w14:textId="77777777" w:rsidR="00EA6468" w:rsidRPr="00630F39" w:rsidRDefault="00EA6468" w:rsidP="00A8044F">
            <w:pPr>
              <w:rPr>
                <w:rFonts w:asciiTheme="minorHAnsi" w:eastAsia="Times New Roman" w:hAnsiTheme="minorHAnsi" w:cstheme="minorHAnsi"/>
                <w:szCs w:val="20"/>
              </w:rPr>
            </w:pPr>
          </w:p>
        </w:tc>
      </w:tr>
      <w:tr w:rsidR="00EA6468" w:rsidRPr="00630F39" w14:paraId="7653D256"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4530D252"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22</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7D01635C"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122 Agency Document Management System (AODMS)</w:t>
            </w:r>
          </w:p>
        </w:tc>
        <w:tc>
          <w:tcPr>
            <w:tcW w:w="11345" w:type="dxa"/>
            <w:tcBorders>
              <w:left w:val="single" w:sz="4" w:space="0" w:color="auto"/>
            </w:tcBorders>
            <w:vAlign w:val="center"/>
            <w:hideMark/>
          </w:tcPr>
          <w:p w14:paraId="394DBCE1" w14:textId="77777777" w:rsidR="00EA6468" w:rsidRPr="00630F39" w:rsidRDefault="00EA6468" w:rsidP="00A8044F">
            <w:pPr>
              <w:rPr>
                <w:rFonts w:asciiTheme="minorHAnsi" w:eastAsia="Times New Roman" w:hAnsiTheme="minorHAnsi" w:cstheme="minorHAnsi"/>
                <w:szCs w:val="20"/>
              </w:rPr>
            </w:pPr>
          </w:p>
        </w:tc>
      </w:tr>
      <w:tr w:rsidR="00EA6468" w:rsidRPr="00630F39" w14:paraId="73348F2C"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08B91BD7"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23</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406DBE7A"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124 Agency Training (Course Administration)</w:t>
            </w:r>
          </w:p>
        </w:tc>
        <w:tc>
          <w:tcPr>
            <w:tcW w:w="11345" w:type="dxa"/>
            <w:tcBorders>
              <w:left w:val="single" w:sz="4" w:space="0" w:color="auto"/>
            </w:tcBorders>
            <w:vAlign w:val="center"/>
            <w:hideMark/>
          </w:tcPr>
          <w:p w14:paraId="4D313113" w14:textId="77777777" w:rsidR="00EA6468" w:rsidRPr="00630F39" w:rsidRDefault="00EA6468" w:rsidP="00A8044F">
            <w:pPr>
              <w:rPr>
                <w:rFonts w:asciiTheme="minorHAnsi" w:eastAsia="Times New Roman" w:hAnsiTheme="minorHAnsi" w:cstheme="minorHAnsi"/>
                <w:szCs w:val="20"/>
              </w:rPr>
            </w:pPr>
          </w:p>
        </w:tc>
      </w:tr>
      <w:tr w:rsidR="00EA6468" w:rsidRPr="00630F39" w14:paraId="49C358D4"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4265930E"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24</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4DC75488"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126 Agency Training Portal</w:t>
            </w:r>
          </w:p>
        </w:tc>
        <w:tc>
          <w:tcPr>
            <w:tcW w:w="11345" w:type="dxa"/>
            <w:tcBorders>
              <w:left w:val="single" w:sz="4" w:space="0" w:color="auto"/>
            </w:tcBorders>
            <w:vAlign w:val="center"/>
            <w:hideMark/>
          </w:tcPr>
          <w:p w14:paraId="7302B414" w14:textId="77777777" w:rsidR="00EA6468" w:rsidRPr="00630F39" w:rsidRDefault="00EA6468" w:rsidP="00A8044F">
            <w:pPr>
              <w:rPr>
                <w:rFonts w:asciiTheme="minorHAnsi" w:eastAsia="Times New Roman" w:hAnsiTheme="minorHAnsi" w:cstheme="minorHAnsi"/>
                <w:szCs w:val="20"/>
              </w:rPr>
            </w:pPr>
          </w:p>
        </w:tc>
      </w:tr>
      <w:tr w:rsidR="00EA6468" w:rsidRPr="00630F39" w14:paraId="36F2A579"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663396B4"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25</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6429617D"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233 Management Performance Dashboard (P06)</w:t>
            </w:r>
          </w:p>
        </w:tc>
        <w:tc>
          <w:tcPr>
            <w:tcW w:w="11345" w:type="dxa"/>
            <w:tcBorders>
              <w:left w:val="single" w:sz="4" w:space="0" w:color="auto"/>
            </w:tcBorders>
            <w:vAlign w:val="center"/>
            <w:hideMark/>
          </w:tcPr>
          <w:p w14:paraId="228DDA0B" w14:textId="77777777" w:rsidR="00EA6468" w:rsidRPr="00630F39" w:rsidRDefault="00EA6468" w:rsidP="00A8044F">
            <w:pPr>
              <w:rPr>
                <w:rFonts w:asciiTheme="minorHAnsi" w:eastAsia="Times New Roman" w:hAnsiTheme="minorHAnsi" w:cstheme="minorHAnsi"/>
                <w:szCs w:val="20"/>
              </w:rPr>
            </w:pPr>
          </w:p>
        </w:tc>
      </w:tr>
      <w:tr w:rsidR="00EA6468" w:rsidRPr="00630F39" w14:paraId="1219C89A"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15C2E5C1"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lastRenderedPageBreak/>
              <w:t>26</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70F4EBEF"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235 Sales Management System (P06)</w:t>
            </w:r>
          </w:p>
        </w:tc>
        <w:tc>
          <w:tcPr>
            <w:tcW w:w="11345" w:type="dxa"/>
            <w:tcBorders>
              <w:left w:val="single" w:sz="4" w:space="0" w:color="auto"/>
            </w:tcBorders>
            <w:vAlign w:val="center"/>
            <w:hideMark/>
          </w:tcPr>
          <w:p w14:paraId="7F0C3352" w14:textId="77777777" w:rsidR="00EA6468" w:rsidRPr="00630F39" w:rsidRDefault="00EA6468" w:rsidP="00A8044F">
            <w:pPr>
              <w:rPr>
                <w:rFonts w:asciiTheme="minorHAnsi" w:eastAsia="Times New Roman" w:hAnsiTheme="minorHAnsi" w:cstheme="minorHAnsi"/>
                <w:szCs w:val="20"/>
              </w:rPr>
            </w:pPr>
          </w:p>
        </w:tc>
      </w:tr>
      <w:tr w:rsidR="00EA6468" w:rsidRPr="00630F39" w14:paraId="562C4DF1"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02318082"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27</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401BB66C"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236 Agency Campaign (P06)</w:t>
            </w:r>
          </w:p>
        </w:tc>
        <w:tc>
          <w:tcPr>
            <w:tcW w:w="11345" w:type="dxa"/>
            <w:tcBorders>
              <w:left w:val="single" w:sz="4" w:space="0" w:color="auto"/>
            </w:tcBorders>
            <w:vAlign w:val="center"/>
            <w:hideMark/>
          </w:tcPr>
          <w:p w14:paraId="023213C0" w14:textId="77777777" w:rsidR="00EA6468" w:rsidRPr="00630F39" w:rsidRDefault="00EA6468" w:rsidP="00A8044F">
            <w:pPr>
              <w:rPr>
                <w:rFonts w:asciiTheme="minorHAnsi" w:eastAsia="Times New Roman" w:hAnsiTheme="minorHAnsi" w:cstheme="minorHAnsi"/>
                <w:szCs w:val="20"/>
              </w:rPr>
            </w:pPr>
          </w:p>
        </w:tc>
      </w:tr>
      <w:tr w:rsidR="00EA6468" w:rsidRPr="00630F39" w14:paraId="56A9EA72"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7CB7024C"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28</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13E01619"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237 Mobile Business Development App (P08/P09)</w:t>
            </w:r>
          </w:p>
        </w:tc>
        <w:tc>
          <w:tcPr>
            <w:tcW w:w="11345" w:type="dxa"/>
            <w:tcBorders>
              <w:left w:val="single" w:sz="4" w:space="0" w:color="auto"/>
            </w:tcBorders>
            <w:vAlign w:val="center"/>
            <w:hideMark/>
          </w:tcPr>
          <w:p w14:paraId="16BC738F" w14:textId="77777777" w:rsidR="00EA6468" w:rsidRPr="00630F39" w:rsidRDefault="00EA6468" w:rsidP="00A8044F">
            <w:pPr>
              <w:rPr>
                <w:rFonts w:asciiTheme="minorHAnsi" w:eastAsia="Times New Roman" w:hAnsiTheme="minorHAnsi" w:cstheme="minorHAnsi"/>
                <w:szCs w:val="20"/>
              </w:rPr>
            </w:pPr>
          </w:p>
        </w:tc>
      </w:tr>
      <w:tr w:rsidR="00EA6468" w:rsidRPr="00630F39" w14:paraId="6CA5A1B9" w14:textId="77777777" w:rsidTr="006F164F">
        <w:trPr>
          <w:trHeight w:val="1082"/>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4F940BC7"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30</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7D94AE80"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[BOSS Applications]</w:t>
            </w:r>
            <w:r w:rsidRPr="00630F39">
              <w:rPr>
                <w:rFonts w:asciiTheme="minorHAnsi" w:hAnsiTheme="minorHAnsi" w:cstheme="minorHAnsi"/>
                <w:sz w:val="18"/>
                <w:szCs w:val="18"/>
              </w:rPr>
              <w:br/>
              <w:t>104 BOSS - Agent Portal</w:t>
            </w:r>
            <w:r w:rsidRPr="00630F39">
              <w:rPr>
                <w:rFonts w:asciiTheme="minorHAnsi" w:hAnsiTheme="minorHAnsi" w:cstheme="minorHAnsi"/>
                <w:sz w:val="18"/>
                <w:szCs w:val="18"/>
              </w:rPr>
              <w:br/>
              <w:t>106 BOSS - Financial Express</w:t>
            </w:r>
            <w:r w:rsidRPr="00630F39">
              <w:rPr>
                <w:rFonts w:asciiTheme="minorHAnsi" w:hAnsiTheme="minorHAnsi" w:cstheme="minorHAnsi"/>
                <w:sz w:val="18"/>
                <w:szCs w:val="18"/>
              </w:rPr>
              <w:br/>
              <w:t>105 BOSS - IFA / CA Portal</w:t>
            </w:r>
            <w:r w:rsidRPr="00630F39">
              <w:rPr>
                <w:rFonts w:asciiTheme="minorHAnsi" w:hAnsiTheme="minorHAnsi" w:cstheme="minorHAnsi"/>
                <w:sz w:val="18"/>
                <w:szCs w:val="18"/>
              </w:rPr>
              <w:br/>
              <w:t>103 BOSS - Customer Portal</w:t>
            </w:r>
          </w:p>
        </w:tc>
        <w:tc>
          <w:tcPr>
            <w:tcW w:w="11345" w:type="dxa"/>
            <w:tcBorders>
              <w:left w:val="single" w:sz="4" w:space="0" w:color="auto"/>
            </w:tcBorders>
            <w:vAlign w:val="center"/>
            <w:hideMark/>
          </w:tcPr>
          <w:p w14:paraId="4BF76334" w14:textId="77777777" w:rsidR="00EA6468" w:rsidRPr="00630F39" w:rsidRDefault="00EA6468" w:rsidP="00A8044F">
            <w:pPr>
              <w:rPr>
                <w:rFonts w:asciiTheme="minorHAnsi" w:eastAsia="Times New Roman" w:hAnsiTheme="minorHAnsi" w:cstheme="minorHAnsi"/>
                <w:szCs w:val="20"/>
              </w:rPr>
            </w:pPr>
          </w:p>
        </w:tc>
      </w:tr>
      <w:tr w:rsidR="00EA6468" w:rsidRPr="00630F39" w14:paraId="40E0D0AB"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293A1C43"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31</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355AF91A"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200 eBooking</w:t>
            </w:r>
          </w:p>
        </w:tc>
        <w:tc>
          <w:tcPr>
            <w:tcW w:w="11345" w:type="dxa"/>
            <w:tcBorders>
              <w:left w:val="single" w:sz="4" w:space="0" w:color="auto"/>
            </w:tcBorders>
            <w:vAlign w:val="center"/>
            <w:hideMark/>
          </w:tcPr>
          <w:p w14:paraId="7E132E36" w14:textId="77777777" w:rsidR="00EA6468" w:rsidRPr="00630F39" w:rsidRDefault="00EA6468" w:rsidP="00A8044F">
            <w:pPr>
              <w:rPr>
                <w:rFonts w:asciiTheme="minorHAnsi" w:eastAsia="Times New Roman" w:hAnsiTheme="minorHAnsi" w:cstheme="minorHAnsi"/>
                <w:szCs w:val="20"/>
              </w:rPr>
            </w:pPr>
          </w:p>
        </w:tc>
      </w:tr>
      <w:tr w:rsidR="00EA6468" w:rsidRPr="00630F39" w14:paraId="5D181D5E"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0BB1FE20"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32</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466EC879"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195 Partnership Concierge Service Desk (Fresh Desk)</w:t>
            </w:r>
          </w:p>
        </w:tc>
        <w:tc>
          <w:tcPr>
            <w:tcW w:w="11345" w:type="dxa"/>
            <w:tcBorders>
              <w:left w:val="single" w:sz="4" w:space="0" w:color="auto"/>
            </w:tcBorders>
            <w:vAlign w:val="center"/>
            <w:hideMark/>
          </w:tcPr>
          <w:p w14:paraId="230DA24D" w14:textId="77777777" w:rsidR="00EA6468" w:rsidRPr="00630F39" w:rsidRDefault="00EA6468" w:rsidP="00A8044F">
            <w:pPr>
              <w:rPr>
                <w:rFonts w:asciiTheme="minorHAnsi" w:eastAsia="Times New Roman" w:hAnsiTheme="minorHAnsi" w:cstheme="minorHAnsi"/>
                <w:szCs w:val="20"/>
              </w:rPr>
            </w:pPr>
          </w:p>
        </w:tc>
      </w:tr>
      <w:tr w:rsidR="00EA6468" w:rsidRPr="00630F39" w14:paraId="4DF13A59"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012B7E3D"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33</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7C968A87"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193 iConnect</w:t>
            </w:r>
          </w:p>
        </w:tc>
        <w:tc>
          <w:tcPr>
            <w:tcW w:w="11345" w:type="dxa"/>
            <w:tcBorders>
              <w:left w:val="single" w:sz="4" w:space="0" w:color="auto"/>
            </w:tcBorders>
            <w:vAlign w:val="center"/>
            <w:hideMark/>
          </w:tcPr>
          <w:p w14:paraId="364D48DE" w14:textId="77777777" w:rsidR="00EA6468" w:rsidRPr="00630F39" w:rsidRDefault="00EA6468" w:rsidP="00A8044F">
            <w:pPr>
              <w:rPr>
                <w:rFonts w:asciiTheme="minorHAnsi" w:eastAsia="Times New Roman" w:hAnsiTheme="minorHAnsi" w:cstheme="minorHAnsi"/>
                <w:szCs w:val="20"/>
              </w:rPr>
            </w:pPr>
          </w:p>
        </w:tc>
      </w:tr>
      <w:tr w:rsidR="00EA6468" w:rsidRPr="00630F39" w14:paraId="6A02DBF8"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center"/>
            <w:hideMark/>
          </w:tcPr>
          <w:p w14:paraId="3A585009"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sz w:val="18"/>
                <w:szCs w:val="18"/>
              </w:rPr>
              <w:t>34</w:t>
            </w:r>
          </w:p>
        </w:tc>
        <w:tc>
          <w:tcPr>
            <w:tcW w:w="78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hideMark/>
          </w:tcPr>
          <w:p w14:paraId="69032BBB"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171 Corporate Website</w:t>
            </w:r>
          </w:p>
        </w:tc>
        <w:tc>
          <w:tcPr>
            <w:tcW w:w="11345" w:type="dxa"/>
            <w:tcBorders>
              <w:left w:val="single" w:sz="4" w:space="0" w:color="auto"/>
            </w:tcBorders>
            <w:vAlign w:val="center"/>
            <w:hideMark/>
          </w:tcPr>
          <w:p w14:paraId="39B18332" w14:textId="77777777" w:rsidR="00EA6468" w:rsidRPr="00630F39" w:rsidRDefault="00EA6468" w:rsidP="00A8044F">
            <w:pPr>
              <w:rPr>
                <w:rFonts w:asciiTheme="minorHAnsi" w:eastAsia="Times New Roman" w:hAnsiTheme="minorHAnsi" w:cstheme="minorHAnsi"/>
                <w:szCs w:val="20"/>
              </w:rPr>
            </w:pPr>
          </w:p>
        </w:tc>
      </w:tr>
      <w:tr w:rsidR="00EA6468" w:rsidRPr="00630F39" w14:paraId="3FED25CA"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center"/>
            <w:hideMark/>
          </w:tcPr>
          <w:p w14:paraId="0ABDABE3"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color w:val="000000"/>
                <w:sz w:val="18"/>
                <w:szCs w:val="18"/>
              </w:rPr>
              <w:t>35</w:t>
            </w:r>
          </w:p>
        </w:tc>
        <w:tc>
          <w:tcPr>
            <w:tcW w:w="783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14:paraId="2977E16F"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color w:val="000000"/>
                <w:sz w:val="18"/>
                <w:szCs w:val="18"/>
              </w:rPr>
              <w:t xml:space="preserve">140 Client Campaign (Data Extraction from </w:t>
            </w:r>
            <w:proofErr w:type="spellStart"/>
            <w:r w:rsidRPr="00630F39">
              <w:rPr>
                <w:rFonts w:asciiTheme="minorHAnsi" w:hAnsiTheme="minorHAnsi" w:cstheme="minorHAnsi"/>
                <w:color w:val="000000"/>
                <w:sz w:val="18"/>
                <w:szCs w:val="18"/>
              </w:rPr>
              <w:t>eBao's</w:t>
            </w:r>
            <w:proofErr w:type="spellEnd"/>
            <w:r w:rsidRPr="00630F39">
              <w:rPr>
                <w:rFonts w:asciiTheme="minorHAnsi" w:hAnsiTheme="minorHAnsi" w:cstheme="minorHAnsi"/>
                <w:color w:val="000000"/>
                <w:sz w:val="18"/>
                <w:szCs w:val="18"/>
              </w:rPr>
              <w:t xml:space="preserve"> DB)</w:t>
            </w:r>
          </w:p>
        </w:tc>
        <w:tc>
          <w:tcPr>
            <w:tcW w:w="11345" w:type="dxa"/>
            <w:tcBorders>
              <w:left w:val="single" w:sz="4" w:space="0" w:color="auto"/>
            </w:tcBorders>
            <w:vAlign w:val="center"/>
            <w:hideMark/>
          </w:tcPr>
          <w:p w14:paraId="77101B1D" w14:textId="77777777" w:rsidR="00EA6468" w:rsidRPr="00630F39" w:rsidRDefault="00EA6468" w:rsidP="00A8044F">
            <w:pPr>
              <w:rPr>
                <w:rFonts w:asciiTheme="minorHAnsi" w:eastAsia="Times New Roman" w:hAnsiTheme="minorHAnsi" w:cstheme="minorHAnsi"/>
                <w:szCs w:val="20"/>
              </w:rPr>
            </w:pPr>
          </w:p>
        </w:tc>
      </w:tr>
      <w:tr w:rsidR="00EA6468" w:rsidRPr="00630F39" w14:paraId="21053B9C"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center"/>
            <w:hideMark/>
          </w:tcPr>
          <w:p w14:paraId="07CF92C6"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color w:val="000000"/>
                <w:sz w:val="18"/>
                <w:szCs w:val="18"/>
              </w:rPr>
              <w:t>36</w:t>
            </w:r>
          </w:p>
        </w:tc>
        <w:tc>
          <w:tcPr>
            <w:tcW w:w="783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14:paraId="413E67FB"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color w:val="000000"/>
                <w:sz w:val="18"/>
                <w:szCs w:val="18"/>
              </w:rPr>
              <w:t>182 MPF (data for enquiry)</w:t>
            </w:r>
          </w:p>
        </w:tc>
        <w:tc>
          <w:tcPr>
            <w:tcW w:w="11345" w:type="dxa"/>
            <w:tcBorders>
              <w:left w:val="single" w:sz="4" w:space="0" w:color="auto"/>
            </w:tcBorders>
            <w:vAlign w:val="center"/>
            <w:hideMark/>
          </w:tcPr>
          <w:p w14:paraId="1227EEEA" w14:textId="77777777" w:rsidR="00EA6468" w:rsidRPr="00630F39" w:rsidRDefault="00EA6468" w:rsidP="00A8044F">
            <w:pPr>
              <w:rPr>
                <w:rFonts w:asciiTheme="minorHAnsi" w:eastAsia="Times New Roman" w:hAnsiTheme="minorHAnsi" w:cstheme="minorHAnsi"/>
                <w:szCs w:val="20"/>
              </w:rPr>
            </w:pPr>
          </w:p>
        </w:tc>
      </w:tr>
      <w:tr w:rsidR="00EA6468" w:rsidRPr="00630F39" w14:paraId="410D9078"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center"/>
            <w:hideMark/>
          </w:tcPr>
          <w:p w14:paraId="60CC96C7" w14:textId="77777777" w:rsidR="00EA6468" w:rsidRPr="00630F39" w:rsidRDefault="00EA6468" w:rsidP="00A8044F">
            <w:pPr>
              <w:jc w:val="center"/>
              <w:rPr>
                <w:rFonts w:asciiTheme="minorHAnsi" w:hAnsiTheme="minorHAnsi" w:cstheme="minorHAnsi"/>
                <w:sz w:val="18"/>
                <w:szCs w:val="18"/>
              </w:rPr>
            </w:pPr>
            <w:r w:rsidRPr="00630F39">
              <w:rPr>
                <w:rFonts w:asciiTheme="minorHAnsi" w:hAnsiTheme="minorHAnsi" w:cstheme="minorHAnsi"/>
                <w:color w:val="000000"/>
                <w:sz w:val="18"/>
                <w:szCs w:val="18"/>
              </w:rPr>
              <w:t>37</w:t>
            </w:r>
          </w:p>
        </w:tc>
        <w:tc>
          <w:tcPr>
            <w:tcW w:w="783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14:paraId="23C13898"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color w:val="000000"/>
                <w:sz w:val="18"/>
                <w:szCs w:val="18"/>
              </w:rPr>
              <w:t>184 ORSO (data for enquiry)</w:t>
            </w:r>
          </w:p>
        </w:tc>
        <w:tc>
          <w:tcPr>
            <w:tcW w:w="11345" w:type="dxa"/>
            <w:tcBorders>
              <w:left w:val="single" w:sz="4" w:space="0" w:color="auto"/>
            </w:tcBorders>
            <w:vAlign w:val="center"/>
            <w:hideMark/>
          </w:tcPr>
          <w:p w14:paraId="46A4F310" w14:textId="77777777" w:rsidR="00EA6468" w:rsidRPr="00630F39" w:rsidRDefault="00EA6468" w:rsidP="00A8044F">
            <w:pPr>
              <w:rPr>
                <w:rFonts w:asciiTheme="minorHAnsi" w:eastAsia="Times New Roman" w:hAnsiTheme="minorHAnsi" w:cstheme="minorHAnsi"/>
                <w:szCs w:val="20"/>
              </w:rPr>
            </w:pPr>
          </w:p>
        </w:tc>
      </w:tr>
      <w:tr w:rsidR="00EA6468" w:rsidRPr="00630F39" w14:paraId="623AA360"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center"/>
          </w:tcPr>
          <w:p w14:paraId="406C1566" w14:textId="77777777" w:rsidR="00EA6468" w:rsidRPr="00630F39" w:rsidRDefault="00EA6468" w:rsidP="00A8044F">
            <w:pPr>
              <w:jc w:val="center"/>
              <w:rPr>
                <w:rFonts w:asciiTheme="minorHAnsi" w:hAnsiTheme="minorHAnsi" w:cstheme="minorHAnsi"/>
                <w:color w:val="000000"/>
                <w:sz w:val="18"/>
                <w:szCs w:val="18"/>
              </w:rPr>
            </w:pPr>
            <w:r w:rsidRPr="00630F39">
              <w:rPr>
                <w:rFonts w:asciiTheme="minorHAnsi" w:hAnsiTheme="minorHAnsi" w:cstheme="minorHAnsi"/>
                <w:color w:val="000000"/>
                <w:sz w:val="18"/>
                <w:szCs w:val="18"/>
              </w:rPr>
              <w:t>38</w:t>
            </w:r>
          </w:p>
        </w:tc>
        <w:tc>
          <w:tcPr>
            <w:tcW w:w="783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tcPr>
          <w:p w14:paraId="0D7DC0AD" w14:textId="77777777" w:rsidR="00EA6468" w:rsidRPr="00630F39" w:rsidRDefault="00EA6468" w:rsidP="00A8044F">
            <w:pPr>
              <w:rPr>
                <w:rFonts w:asciiTheme="minorHAnsi" w:hAnsiTheme="minorHAnsi" w:cstheme="minorHAnsi"/>
                <w:color w:val="000000"/>
                <w:sz w:val="18"/>
                <w:szCs w:val="18"/>
              </w:rPr>
            </w:pPr>
            <w:r w:rsidRPr="00630F39">
              <w:rPr>
                <w:rFonts w:asciiTheme="minorHAnsi" w:hAnsiTheme="minorHAnsi" w:cstheme="minorHAnsi"/>
                <w:sz w:val="18"/>
                <w:szCs w:val="18"/>
              </w:rPr>
              <w:t>137 - MS Office 365</w:t>
            </w:r>
          </w:p>
        </w:tc>
        <w:tc>
          <w:tcPr>
            <w:tcW w:w="11345" w:type="dxa"/>
            <w:tcBorders>
              <w:left w:val="single" w:sz="4" w:space="0" w:color="auto"/>
            </w:tcBorders>
            <w:vAlign w:val="center"/>
          </w:tcPr>
          <w:p w14:paraId="2C555F6D" w14:textId="77777777" w:rsidR="00EA6468" w:rsidRPr="00630F39" w:rsidRDefault="00EA6468" w:rsidP="00A8044F">
            <w:pPr>
              <w:rPr>
                <w:rFonts w:asciiTheme="minorHAnsi" w:eastAsia="Times New Roman" w:hAnsiTheme="minorHAnsi" w:cstheme="minorHAnsi"/>
                <w:szCs w:val="20"/>
              </w:rPr>
            </w:pPr>
          </w:p>
        </w:tc>
      </w:tr>
      <w:tr w:rsidR="00EA6468" w:rsidRPr="00630F39" w14:paraId="41C1F2F8"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center"/>
          </w:tcPr>
          <w:p w14:paraId="7E9A7E5A" w14:textId="77777777" w:rsidR="00EA6468" w:rsidRPr="00630F39" w:rsidRDefault="00EA6468" w:rsidP="00A8044F">
            <w:pPr>
              <w:jc w:val="center"/>
              <w:rPr>
                <w:rFonts w:asciiTheme="minorHAnsi" w:hAnsiTheme="minorHAnsi" w:cstheme="minorHAnsi"/>
                <w:color w:val="000000"/>
                <w:sz w:val="18"/>
                <w:szCs w:val="18"/>
              </w:rPr>
            </w:pPr>
            <w:r w:rsidRPr="00630F39">
              <w:rPr>
                <w:rFonts w:asciiTheme="minorHAnsi" w:hAnsiTheme="minorHAnsi" w:cstheme="minorHAnsi"/>
                <w:color w:val="000000"/>
                <w:sz w:val="18"/>
                <w:szCs w:val="18"/>
              </w:rPr>
              <w:t>39</w:t>
            </w:r>
          </w:p>
        </w:tc>
        <w:tc>
          <w:tcPr>
            <w:tcW w:w="783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tcPr>
          <w:p w14:paraId="07EE32CB" w14:textId="77777777" w:rsidR="00EA6468" w:rsidRPr="00630F39" w:rsidRDefault="00EA6468" w:rsidP="00A8044F">
            <w:pPr>
              <w:rPr>
                <w:rFonts w:asciiTheme="minorHAnsi" w:hAnsiTheme="minorHAnsi" w:cstheme="minorHAnsi"/>
                <w:color w:val="000000"/>
                <w:sz w:val="18"/>
                <w:szCs w:val="18"/>
              </w:rPr>
            </w:pPr>
            <w:r w:rsidRPr="00630F39">
              <w:rPr>
                <w:rFonts w:asciiTheme="minorHAnsi" w:hAnsiTheme="minorHAnsi" w:cstheme="minorHAnsi"/>
                <w:sz w:val="18"/>
                <w:szCs w:val="18"/>
              </w:rPr>
              <w:t>P01 - RPA</w:t>
            </w:r>
          </w:p>
        </w:tc>
        <w:tc>
          <w:tcPr>
            <w:tcW w:w="11345" w:type="dxa"/>
            <w:tcBorders>
              <w:left w:val="single" w:sz="4" w:space="0" w:color="auto"/>
            </w:tcBorders>
            <w:vAlign w:val="center"/>
          </w:tcPr>
          <w:p w14:paraId="581F3F08" w14:textId="77777777" w:rsidR="00EA6468" w:rsidRPr="00630F39" w:rsidRDefault="00EA6468" w:rsidP="00A8044F">
            <w:pPr>
              <w:rPr>
                <w:rFonts w:asciiTheme="minorHAnsi" w:eastAsia="Times New Roman" w:hAnsiTheme="minorHAnsi" w:cstheme="minorHAnsi"/>
                <w:szCs w:val="20"/>
              </w:rPr>
            </w:pPr>
          </w:p>
        </w:tc>
      </w:tr>
      <w:tr w:rsidR="00EA6468" w:rsidRPr="00630F39" w14:paraId="33830F80"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center"/>
          </w:tcPr>
          <w:p w14:paraId="4892DE7F" w14:textId="77777777" w:rsidR="00EA6468" w:rsidRPr="00630F39" w:rsidRDefault="00EA6468" w:rsidP="00A8044F">
            <w:pPr>
              <w:jc w:val="center"/>
              <w:rPr>
                <w:rFonts w:asciiTheme="minorHAnsi" w:hAnsiTheme="minorHAnsi" w:cstheme="minorHAnsi"/>
                <w:color w:val="000000"/>
                <w:sz w:val="18"/>
                <w:szCs w:val="18"/>
              </w:rPr>
            </w:pPr>
            <w:r w:rsidRPr="00630F39">
              <w:rPr>
                <w:rFonts w:asciiTheme="minorHAnsi" w:hAnsiTheme="minorHAnsi" w:cstheme="minorHAnsi"/>
                <w:color w:val="000000"/>
                <w:sz w:val="18"/>
                <w:szCs w:val="18"/>
              </w:rPr>
              <w:t>40</w:t>
            </w:r>
          </w:p>
        </w:tc>
        <w:tc>
          <w:tcPr>
            <w:tcW w:w="783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tcPr>
          <w:p w14:paraId="456E9623" w14:textId="77777777" w:rsidR="00EA6468" w:rsidRPr="00630F39" w:rsidRDefault="00EA6468" w:rsidP="00A8044F">
            <w:pPr>
              <w:rPr>
                <w:rFonts w:asciiTheme="minorHAnsi" w:hAnsiTheme="minorHAnsi" w:cstheme="minorHAnsi"/>
                <w:color w:val="000000"/>
                <w:sz w:val="18"/>
                <w:szCs w:val="18"/>
              </w:rPr>
            </w:pPr>
            <w:r w:rsidRPr="00630F39">
              <w:rPr>
                <w:rFonts w:asciiTheme="minorHAnsi" w:hAnsiTheme="minorHAnsi" w:cstheme="minorHAnsi"/>
                <w:sz w:val="18"/>
                <w:szCs w:val="18"/>
              </w:rPr>
              <w:t>134 - AMDP</w:t>
            </w:r>
          </w:p>
        </w:tc>
        <w:tc>
          <w:tcPr>
            <w:tcW w:w="11345" w:type="dxa"/>
            <w:tcBorders>
              <w:left w:val="single" w:sz="4" w:space="0" w:color="auto"/>
            </w:tcBorders>
            <w:vAlign w:val="center"/>
          </w:tcPr>
          <w:p w14:paraId="3E829B0D" w14:textId="77777777" w:rsidR="00EA6468" w:rsidRPr="00630F39" w:rsidRDefault="00EA6468" w:rsidP="00A8044F">
            <w:pPr>
              <w:rPr>
                <w:rFonts w:asciiTheme="minorHAnsi" w:eastAsia="Times New Roman" w:hAnsiTheme="minorHAnsi" w:cstheme="minorHAnsi"/>
                <w:szCs w:val="20"/>
              </w:rPr>
            </w:pPr>
          </w:p>
        </w:tc>
      </w:tr>
      <w:tr w:rsidR="00EA6468" w:rsidRPr="00630F39" w14:paraId="7D4D4CD9"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center"/>
          </w:tcPr>
          <w:p w14:paraId="45F669CE" w14:textId="77777777" w:rsidR="00EA6468" w:rsidRPr="00630F39" w:rsidRDefault="00EA6468" w:rsidP="00A8044F">
            <w:pPr>
              <w:jc w:val="center"/>
              <w:rPr>
                <w:rFonts w:asciiTheme="minorHAnsi" w:hAnsiTheme="minorHAnsi" w:cstheme="minorHAnsi"/>
                <w:color w:val="000000"/>
                <w:sz w:val="18"/>
                <w:szCs w:val="18"/>
              </w:rPr>
            </w:pPr>
            <w:r w:rsidRPr="00630F39">
              <w:rPr>
                <w:rFonts w:asciiTheme="minorHAnsi" w:hAnsiTheme="minorHAnsi" w:cstheme="minorHAnsi"/>
                <w:color w:val="000000"/>
                <w:sz w:val="18"/>
                <w:szCs w:val="18"/>
              </w:rPr>
              <w:t>41</w:t>
            </w:r>
          </w:p>
        </w:tc>
        <w:tc>
          <w:tcPr>
            <w:tcW w:w="783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tcPr>
          <w:p w14:paraId="1945E88B" w14:textId="77777777" w:rsidR="00EA6468" w:rsidRPr="00630F39" w:rsidRDefault="00EA6468" w:rsidP="00A8044F">
            <w:pPr>
              <w:rPr>
                <w:rFonts w:asciiTheme="minorHAnsi" w:hAnsiTheme="minorHAnsi" w:cstheme="minorHAnsi"/>
                <w:color w:val="000000"/>
                <w:sz w:val="18"/>
                <w:szCs w:val="18"/>
              </w:rPr>
            </w:pPr>
            <w:r w:rsidRPr="00630F39">
              <w:rPr>
                <w:rFonts w:asciiTheme="minorHAnsi" w:hAnsiTheme="minorHAnsi" w:cstheme="minorHAnsi"/>
                <w:sz w:val="18"/>
                <w:szCs w:val="18"/>
              </w:rPr>
              <w:t>152 - Finance - Reinsurance Billing</w:t>
            </w:r>
          </w:p>
        </w:tc>
        <w:tc>
          <w:tcPr>
            <w:tcW w:w="11345" w:type="dxa"/>
            <w:tcBorders>
              <w:left w:val="single" w:sz="4" w:space="0" w:color="auto"/>
            </w:tcBorders>
            <w:vAlign w:val="center"/>
          </w:tcPr>
          <w:p w14:paraId="29F6D4C5" w14:textId="77777777" w:rsidR="00EA6468" w:rsidRPr="00630F39" w:rsidRDefault="00EA6468" w:rsidP="00A8044F">
            <w:pPr>
              <w:rPr>
                <w:rFonts w:asciiTheme="minorHAnsi" w:eastAsia="Times New Roman" w:hAnsiTheme="minorHAnsi" w:cstheme="minorHAnsi"/>
                <w:szCs w:val="20"/>
              </w:rPr>
            </w:pPr>
          </w:p>
        </w:tc>
      </w:tr>
      <w:tr w:rsidR="00EA6468" w:rsidRPr="00630F39" w14:paraId="13AA7E6E"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center"/>
          </w:tcPr>
          <w:p w14:paraId="198A2562" w14:textId="77777777" w:rsidR="00EA6468" w:rsidRPr="00630F39" w:rsidRDefault="00EA6468" w:rsidP="00A8044F">
            <w:pPr>
              <w:jc w:val="center"/>
              <w:rPr>
                <w:rFonts w:asciiTheme="minorHAnsi" w:hAnsiTheme="minorHAnsi" w:cstheme="minorHAnsi"/>
                <w:color w:val="000000"/>
                <w:sz w:val="18"/>
                <w:szCs w:val="18"/>
              </w:rPr>
            </w:pPr>
            <w:r w:rsidRPr="00630F39">
              <w:rPr>
                <w:rFonts w:asciiTheme="minorHAnsi" w:hAnsiTheme="minorHAnsi" w:cstheme="minorHAnsi"/>
                <w:color w:val="000000"/>
                <w:sz w:val="18"/>
                <w:szCs w:val="18"/>
              </w:rPr>
              <w:t>42</w:t>
            </w:r>
          </w:p>
        </w:tc>
        <w:tc>
          <w:tcPr>
            <w:tcW w:w="783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tcPr>
          <w:p w14:paraId="63C8E083" w14:textId="77777777" w:rsidR="00EA6468" w:rsidRPr="00630F39" w:rsidRDefault="00EA6468" w:rsidP="00A8044F">
            <w:pPr>
              <w:rPr>
                <w:rFonts w:asciiTheme="minorHAnsi" w:hAnsiTheme="minorHAnsi" w:cstheme="minorHAnsi"/>
                <w:color w:val="000000"/>
                <w:sz w:val="18"/>
                <w:szCs w:val="18"/>
              </w:rPr>
            </w:pPr>
            <w:r w:rsidRPr="00630F39">
              <w:rPr>
                <w:rFonts w:asciiTheme="minorHAnsi" w:hAnsiTheme="minorHAnsi" w:cstheme="minorHAnsi"/>
                <w:sz w:val="18"/>
                <w:szCs w:val="18"/>
              </w:rPr>
              <w:t xml:space="preserve">166 - </w:t>
            </w:r>
            <w:proofErr w:type="spellStart"/>
            <w:r w:rsidRPr="00630F39">
              <w:rPr>
                <w:rFonts w:asciiTheme="minorHAnsi" w:hAnsiTheme="minorHAnsi" w:cstheme="minorHAnsi"/>
                <w:sz w:val="18"/>
                <w:szCs w:val="18"/>
              </w:rPr>
              <w:t>Hardcat</w:t>
            </w:r>
            <w:proofErr w:type="spellEnd"/>
            <w:r w:rsidRPr="00630F39">
              <w:rPr>
                <w:rFonts w:asciiTheme="minorHAnsi" w:hAnsiTheme="minorHAnsi" w:cstheme="minorHAnsi"/>
                <w:sz w:val="18"/>
                <w:szCs w:val="18"/>
              </w:rPr>
              <w:t xml:space="preserve"> System</w:t>
            </w:r>
          </w:p>
        </w:tc>
        <w:tc>
          <w:tcPr>
            <w:tcW w:w="11345" w:type="dxa"/>
            <w:tcBorders>
              <w:left w:val="single" w:sz="4" w:space="0" w:color="auto"/>
            </w:tcBorders>
            <w:vAlign w:val="center"/>
          </w:tcPr>
          <w:p w14:paraId="2C59FF79" w14:textId="77777777" w:rsidR="00EA6468" w:rsidRPr="00630F39" w:rsidRDefault="00EA6468" w:rsidP="00A8044F">
            <w:pPr>
              <w:rPr>
                <w:rFonts w:asciiTheme="minorHAnsi" w:eastAsia="Times New Roman" w:hAnsiTheme="minorHAnsi" w:cstheme="minorHAnsi"/>
                <w:szCs w:val="20"/>
              </w:rPr>
            </w:pPr>
          </w:p>
        </w:tc>
      </w:tr>
      <w:tr w:rsidR="00EA6468" w:rsidRPr="00630F39" w14:paraId="049897D8"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center"/>
          </w:tcPr>
          <w:p w14:paraId="0EC101A7" w14:textId="77777777" w:rsidR="00EA6468" w:rsidRPr="00630F39" w:rsidRDefault="00EA6468" w:rsidP="00A8044F">
            <w:pPr>
              <w:jc w:val="center"/>
              <w:rPr>
                <w:rFonts w:asciiTheme="minorHAnsi" w:hAnsiTheme="minorHAnsi" w:cstheme="minorHAnsi"/>
                <w:color w:val="000000"/>
                <w:sz w:val="18"/>
                <w:szCs w:val="18"/>
              </w:rPr>
            </w:pPr>
            <w:r w:rsidRPr="00630F39">
              <w:rPr>
                <w:rFonts w:asciiTheme="minorHAnsi" w:hAnsiTheme="minorHAnsi" w:cstheme="minorHAnsi"/>
                <w:color w:val="000000"/>
                <w:sz w:val="18"/>
                <w:szCs w:val="18"/>
              </w:rPr>
              <w:t>43</w:t>
            </w:r>
          </w:p>
        </w:tc>
        <w:tc>
          <w:tcPr>
            <w:tcW w:w="783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tcPr>
          <w:p w14:paraId="1D692648" w14:textId="77777777" w:rsidR="00EA6468" w:rsidRPr="00630F39" w:rsidRDefault="00EA6468" w:rsidP="00A8044F">
            <w:pPr>
              <w:rPr>
                <w:rFonts w:asciiTheme="minorHAnsi" w:hAnsiTheme="minorHAnsi" w:cstheme="minorHAnsi"/>
                <w:color w:val="000000"/>
                <w:sz w:val="18"/>
                <w:szCs w:val="18"/>
              </w:rPr>
            </w:pPr>
            <w:r w:rsidRPr="00630F39">
              <w:rPr>
                <w:rFonts w:asciiTheme="minorHAnsi" w:hAnsiTheme="minorHAnsi" w:cstheme="minorHAnsi"/>
                <w:sz w:val="18"/>
                <w:szCs w:val="18"/>
              </w:rPr>
              <w:t>167 - HRMS</w:t>
            </w:r>
          </w:p>
        </w:tc>
        <w:tc>
          <w:tcPr>
            <w:tcW w:w="11345" w:type="dxa"/>
            <w:tcBorders>
              <w:left w:val="single" w:sz="4" w:space="0" w:color="auto"/>
            </w:tcBorders>
            <w:vAlign w:val="center"/>
          </w:tcPr>
          <w:p w14:paraId="65EE5DFD" w14:textId="77777777" w:rsidR="00EA6468" w:rsidRPr="00630F39" w:rsidRDefault="00EA6468" w:rsidP="00A8044F">
            <w:pPr>
              <w:rPr>
                <w:rFonts w:asciiTheme="minorHAnsi" w:eastAsia="Times New Roman" w:hAnsiTheme="minorHAnsi" w:cstheme="minorHAnsi"/>
                <w:szCs w:val="20"/>
              </w:rPr>
            </w:pPr>
          </w:p>
        </w:tc>
      </w:tr>
      <w:tr w:rsidR="00EA6468" w:rsidRPr="00630F39" w14:paraId="0E7FD9EF"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center"/>
          </w:tcPr>
          <w:p w14:paraId="6D05E047" w14:textId="77777777" w:rsidR="00EA6468" w:rsidRPr="00630F39" w:rsidRDefault="00EA6468" w:rsidP="00A8044F">
            <w:pPr>
              <w:jc w:val="center"/>
              <w:rPr>
                <w:rFonts w:asciiTheme="minorHAnsi" w:hAnsiTheme="minorHAnsi" w:cstheme="minorHAnsi"/>
                <w:color w:val="000000"/>
                <w:sz w:val="18"/>
                <w:szCs w:val="18"/>
              </w:rPr>
            </w:pPr>
            <w:r w:rsidRPr="00630F39">
              <w:rPr>
                <w:rFonts w:asciiTheme="minorHAnsi" w:hAnsiTheme="minorHAnsi" w:cstheme="minorHAnsi"/>
                <w:color w:val="000000"/>
                <w:sz w:val="18"/>
                <w:szCs w:val="18"/>
              </w:rPr>
              <w:t>44</w:t>
            </w:r>
          </w:p>
        </w:tc>
        <w:tc>
          <w:tcPr>
            <w:tcW w:w="783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tcPr>
          <w:p w14:paraId="157A0772"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168 - HiPortfolio</w:t>
            </w:r>
          </w:p>
        </w:tc>
        <w:tc>
          <w:tcPr>
            <w:tcW w:w="11345" w:type="dxa"/>
            <w:tcBorders>
              <w:left w:val="single" w:sz="4" w:space="0" w:color="auto"/>
            </w:tcBorders>
            <w:vAlign w:val="center"/>
          </w:tcPr>
          <w:p w14:paraId="057C5970" w14:textId="77777777" w:rsidR="00EA6468" w:rsidRPr="00630F39" w:rsidRDefault="00EA6468" w:rsidP="00A8044F">
            <w:pPr>
              <w:rPr>
                <w:rFonts w:asciiTheme="minorHAnsi" w:eastAsia="Times New Roman" w:hAnsiTheme="minorHAnsi" w:cstheme="minorHAnsi"/>
                <w:szCs w:val="20"/>
              </w:rPr>
            </w:pPr>
          </w:p>
        </w:tc>
      </w:tr>
      <w:tr w:rsidR="00EA6468" w:rsidRPr="00630F39" w14:paraId="1598662A" w14:textId="77777777" w:rsidTr="00A8044F">
        <w:trPr>
          <w:trHeight w:val="250"/>
        </w:trPr>
        <w:tc>
          <w:tcPr>
            <w:tcW w:w="1610" w:type="dxa"/>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center"/>
          </w:tcPr>
          <w:p w14:paraId="59D85ACC" w14:textId="77777777" w:rsidR="00EA6468" w:rsidRPr="00630F39" w:rsidRDefault="00EA6468" w:rsidP="00A8044F">
            <w:pPr>
              <w:jc w:val="center"/>
              <w:rPr>
                <w:rFonts w:asciiTheme="minorHAnsi" w:hAnsiTheme="minorHAnsi" w:cstheme="minorHAnsi"/>
                <w:color w:val="000000"/>
                <w:sz w:val="18"/>
                <w:szCs w:val="18"/>
              </w:rPr>
            </w:pPr>
            <w:r w:rsidRPr="00630F39">
              <w:rPr>
                <w:rFonts w:asciiTheme="minorHAnsi" w:hAnsiTheme="minorHAnsi" w:cstheme="minorHAnsi"/>
                <w:color w:val="000000"/>
                <w:sz w:val="18"/>
                <w:szCs w:val="18"/>
              </w:rPr>
              <w:t>45</w:t>
            </w:r>
          </w:p>
        </w:tc>
        <w:tc>
          <w:tcPr>
            <w:tcW w:w="783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tcPr>
          <w:p w14:paraId="5C202E0E" w14:textId="77777777" w:rsidR="00EA6468" w:rsidRPr="00630F39" w:rsidRDefault="00EA6468" w:rsidP="00A8044F">
            <w:pPr>
              <w:rPr>
                <w:rFonts w:asciiTheme="minorHAnsi" w:hAnsiTheme="minorHAnsi" w:cstheme="minorHAnsi"/>
                <w:sz w:val="18"/>
                <w:szCs w:val="18"/>
              </w:rPr>
            </w:pPr>
            <w:r w:rsidRPr="00630F39">
              <w:rPr>
                <w:rFonts w:asciiTheme="minorHAnsi" w:hAnsiTheme="minorHAnsi" w:cstheme="minorHAnsi"/>
                <w:sz w:val="18"/>
                <w:szCs w:val="18"/>
              </w:rPr>
              <w:t>190 - Sun Accounting</w:t>
            </w:r>
          </w:p>
        </w:tc>
        <w:tc>
          <w:tcPr>
            <w:tcW w:w="11345" w:type="dxa"/>
            <w:tcBorders>
              <w:left w:val="single" w:sz="4" w:space="0" w:color="auto"/>
            </w:tcBorders>
            <w:vAlign w:val="center"/>
          </w:tcPr>
          <w:p w14:paraId="5993C925" w14:textId="77777777" w:rsidR="00EA6468" w:rsidRPr="00630F39" w:rsidRDefault="00EA6468" w:rsidP="00A8044F">
            <w:pPr>
              <w:rPr>
                <w:rFonts w:asciiTheme="minorHAnsi" w:eastAsia="Times New Roman" w:hAnsiTheme="minorHAnsi" w:cstheme="minorHAnsi"/>
                <w:szCs w:val="20"/>
              </w:rPr>
            </w:pPr>
          </w:p>
        </w:tc>
      </w:tr>
    </w:tbl>
    <w:p w14:paraId="0888C692" w14:textId="66C9DC84" w:rsidR="00EA6468" w:rsidRDefault="00EA6468" w:rsidP="00EA6468">
      <w:pPr>
        <w:rPr>
          <w:rFonts w:asciiTheme="minorHAnsi" w:hAnsiTheme="minorHAnsi" w:cstheme="minorHAnsi"/>
          <w:lang w:val="en-US" w:eastAsia="en-US" w:bidi="en-US"/>
        </w:rPr>
      </w:pPr>
    </w:p>
    <w:p w14:paraId="31A3EA94" w14:textId="04F59BC1" w:rsidR="00F94F5A" w:rsidRPr="00083F32" w:rsidRDefault="00F94F5A" w:rsidP="00F94F5A">
      <w:pPr>
        <w:pStyle w:val="Heading2"/>
        <w:rPr>
          <w:rFonts w:asciiTheme="minorHAnsi" w:hAnsiTheme="minorHAnsi" w:cstheme="minorHAnsi"/>
          <w:u w:val="single"/>
        </w:rPr>
      </w:pPr>
      <w:bookmarkStart w:id="744" w:name="_Toc122524220"/>
      <w:r w:rsidRPr="00083F32">
        <w:rPr>
          <w:rFonts w:asciiTheme="minorHAnsi" w:hAnsiTheme="minorHAnsi" w:cstheme="minorHAnsi"/>
          <w:u w:val="single"/>
        </w:rPr>
        <w:t>6.</w:t>
      </w:r>
      <w:r>
        <w:rPr>
          <w:rFonts w:asciiTheme="minorHAnsi" w:hAnsiTheme="minorHAnsi" w:cstheme="minorHAnsi"/>
          <w:u w:val="single"/>
        </w:rPr>
        <w:t>3</w:t>
      </w:r>
      <w:r w:rsidRPr="00083F32">
        <w:rPr>
          <w:rFonts w:asciiTheme="minorHAnsi" w:hAnsiTheme="minorHAnsi" w:cstheme="minorHAnsi"/>
          <w:u w:val="single"/>
        </w:rPr>
        <w:t xml:space="preserve"> </w:t>
      </w:r>
      <w:r>
        <w:rPr>
          <w:rFonts w:asciiTheme="minorHAnsi" w:hAnsiTheme="minorHAnsi" w:cstheme="minorHAnsi"/>
          <w:u w:val="single"/>
        </w:rPr>
        <w:t>Service Request (SR) Ticket Example</w:t>
      </w:r>
      <w:r w:rsidR="0027456B">
        <w:rPr>
          <w:rFonts w:asciiTheme="minorHAnsi" w:hAnsiTheme="minorHAnsi" w:cstheme="minorHAnsi"/>
          <w:u w:val="single"/>
        </w:rPr>
        <w:t>s</w:t>
      </w:r>
      <w:bookmarkEnd w:id="744"/>
    </w:p>
    <w:tbl>
      <w:tblPr>
        <w:tblW w:w="9445" w:type="dxa"/>
        <w:tblLook w:val="04A0" w:firstRow="1" w:lastRow="0" w:firstColumn="1" w:lastColumn="0" w:noHBand="0" w:noVBand="1"/>
      </w:tblPr>
      <w:tblGrid>
        <w:gridCol w:w="2659"/>
        <w:gridCol w:w="6786"/>
      </w:tblGrid>
      <w:tr w:rsidR="0027456B" w:rsidRPr="0027456B" w14:paraId="18659094" w14:textId="77777777" w:rsidTr="006F164F">
        <w:trPr>
          <w:trHeight w:val="233"/>
          <w:tblHeader/>
        </w:trPr>
        <w:tc>
          <w:tcPr>
            <w:tcW w:w="2659" w:type="dxa"/>
            <w:tcBorders>
              <w:top w:val="single" w:sz="4" w:space="0" w:color="CCCCFF"/>
              <w:left w:val="single" w:sz="4" w:space="0" w:color="CCCCFF"/>
              <w:bottom w:val="single" w:sz="4" w:space="0" w:color="CCCCFF"/>
              <w:right w:val="single" w:sz="4" w:space="0" w:color="CCCCFF"/>
            </w:tcBorders>
            <w:shd w:val="clear" w:color="FFFFFF" w:fill="666699"/>
            <w:hideMark/>
          </w:tcPr>
          <w:p w14:paraId="3DF6E479" w14:textId="77777777" w:rsidR="0027456B" w:rsidRPr="0027456B" w:rsidRDefault="0027456B" w:rsidP="0027456B">
            <w:pPr>
              <w:rPr>
                <w:rFonts w:eastAsia="Times New Roman" w:cs="Arial"/>
                <w:b/>
                <w:bCs/>
                <w:color w:val="FFFFFF"/>
                <w:sz w:val="18"/>
                <w:szCs w:val="18"/>
                <w:lang w:val="en-HK" w:eastAsia="zh-CN"/>
              </w:rPr>
            </w:pPr>
            <w:proofErr w:type="spellStart"/>
            <w:r w:rsidRPr="0027456B">
              <w:rPr>
                <w:rFonts w:eastAsia="Times New Roman" w:cs="Arial"/>
                <w:b/>
                <w:bCs/>
                <w:color w:val="FFFFFF"/>
                <w:sz w:val="18"/>
                <w:szCs w:val="18"/>
                <w:lang w:val="en-HK" w:eastAsia="zh-CN"/>
              </w:rPr>
              <w:t>Reqeust</w:t>
            </w:r>
            <w:proofErr w:type="spellEnd"/>
            <w:r w:rsidRPr="0027456B">
              <w:rPr>
                <w:rFonts w:eastAsia="Times New Roman" w:cs="Arial"/>
                <w:b/>
                <w:bCs/>
                <w:color w:val="FFFFFF"/>
                <w:sz w:val="18"/>
                <w:szCs w:val="18"/>
                <w:lang w:val="en-HK" w:eastAsia="zh-CN"/>
              </w:rPr>
              <w:t xml:space="preserve"> Name</w:t>
            </w:r>
          </w:p>
        </w:tc>
        <w:tc>
          <w:tcPr>
            <w:tcW w:w="6786" w:type="dxa"/>
            <w:tcBorders>
              <w:top w:val="single" w:sz="4" w:space="0" w:color="CCCCFF"/>
              <w:left w:val="nil"/>
              <w:bottom w:val="single" w:sz="4" w:space="0" w:color="CCCCFF"/>
              <w:right w:val="single" w:sz="4" w:space="0" w:color="CCCCFF"/>
            </w:tcBorders>
            <w:shd w:val="clear" w:color="FFFFFF" w:fill="666699"/>
            <w:hideMark/>
          </w:tcPr>
          <w:p w14:paraId="43A7D365" w14:textId="77777777" w:rsidR="0027456B" w:rsidRPr="0027456B" w:rsidRDefault="0027456B" w:rsidP="0027456B">
            <w:pPr>
              <w:rPr>
                <w:rFonts w:eastAsia="Times New Roman" w:cs="Arial"/>
                <w:b/>
                <w:bCs/>
                <w:color w:val="FFFFFF"/>
                <w:sz w:val="18"/>
                <w:szCs w:val="18"/>
                <w:lang w:val="en-HK" w:eastAsia="zh-CN"/>
              </w:rPr>
            </w:pPr>
            <w:r w:rsidRPr="0027456B">
              <w:rPr>
                <w:rFonts w:eastAsia="Times New Roman" w:cs="Arial"/>
                <w:b/>
                <w:bCs/>
                <w:color w:val="FFFFFF"/>
                <w:sz w:val="18"/>
                <w:szCs w:val="18"/>
                <w:lang w:val="en-HK" w:eastAsia="zh-CN"/>
              </w:rPr>
              <w:t>Service Description</w:t>
            </w:r>
          </w:p>
        </w:tc>
      </w:tr>
      <w:tr w:rsidR="0027456B" w:rsidRPr="0027456B" w14:paraId="1E9869F5" w14:textId="77777777" w:rsidTr="006F164F">
        <w:trPr>
          <w:trHeight w:val="698"/>
        </w:trPr>
        <w:tc>
          <w:tcPr>
            <w:tcW w:w="2659" w:type="dxa"/>
            <w:tcBorders>
              <w:top w:val="nil"/>
              <w:left w:val="single" w:sz="4" w:space="0" w:color="CCCCFF"/>
              <w:bottom w:val="single" w:sz="4" w:space="0" w:color="CCCCFF"/>
              <w:right w:val="single" w:sz="4" w:space="0" w:color="CCCCFF"/>
            </w:tcBorders>
            <w:shd w:val="clear" w:color="auto" w:fill="auto"/>
            <w:hideMark/>
          </w:tcPr>
          <w:p w14:paraId="0B682ACD"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363EB451"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Please </w:t>
            </w:r>
            <w:proofErr w:type="spellStart"/>
            <w:r w:rsidRPr="0027456B">
              <w:rPr>
                <w:rFonts w:eastAsia="Times New Roman" w:cs="Arial"/>
                <w:color w:val="000000"/>
                <w:sz w:val="18"/>
                <w:szCs w:val="18"/>
                <w:lang w:val="en-HK" w:eastAsia="zh-CN"/>
              </w:rPr>
              <w:t>reterive</w:t>
            </w:r>
            <w:proofErr w:type="spellEnd"/>
            <w:r w:rsidRPr="0027456B">
              <w:rPr>
                <w:rFonts w:eastAsia="Times New Roman" w:cs="Arial"/>
                <w:color w:val="000000"/>
                <w:sz w:val="18"/>
                <w:szCs w:val="18"/>
                <w:lang w:val="en-HK" w:eastAsia="zh-CN"/>
              </w:rPr>
              <w:t xml:space="preserve"> the claims data (settled claim case) for the period: 1 Jan 2019-31 Dec 2019. </w:t>
            </w:r>
            <w:r w:rsidRPr="0027456B">
              <w:rPr>
                <w:rFonts w:eastAsia="Times New Roman" w:cs="Arial"/>
                <w:color w:val="000000"/>
                <w:sz w:val="18"/>
                <w:szCs w:val="18"/>
                <w:lang w:val="en-HK" w:eastAsia="zh-CN"/>
              </w:rPr>
              <w:br/>
              <w:t xml:space="preserve">Data </w:t>
            </w:r>
          </w:p>
        </w:tc>
      </w:tr>
      <w:tr w:rsidR="0027456B" w:rsidRPr="0027456B" w14:paraId="54C49973"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5825B05F"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38EC1A95"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Please provide fund account value as of 30 Nov 2019 for policy 000203039378.</w:t>
            </w:r>
            <w:r w:rsidRPr="0027456B">
              <w:rPr>
                <w:rFonts w:eastAsia="Times New Roman" w:cs="Arial"/>
                <w:color w:val="000000"/>
                <w:sz w:val="18"/>
                <w:szCs w:val="18"/>
                <w:lang w:val="en-HK" w:eastAsia="zh-CN"/>
              </w:rPr>
              <w:br/>
              <w:t>Attached please find t</w:t>
            </w:r>
          </w:p>
        </w:tc>
      </w:tr>
      <w:tr w:rsidR="0027456B" w:rsidRPr="0027456B" w14:paraId="7576D9CD" w14:textId="77777777" w:rsidTr="006F164F">
        <w:trPr>
          <w:trHeight w:val="488"/>
        </w:trPr>
        <w:tc>
          <w:tcPr>
            <w:tcW w:w="2659" w:type="dxa"/>
            <w:tcBorders>
              <w:top w:val="nil"/>
              <w:left w:val="single" w:sz="4" w:space="0" w:color="CCCCFF"/>
              <w:bottom w:val="single" w:sz="4" w:space="0" w:color="CCCCFF"/>
              <w:right w:val="single" w:sz="4" w:space="0" w:color="CCCCFF"/>
            </w:tcBorders>
            <w:shd w:val="clear" w:color="auto" w:fill="auto"/>
            <w:hideMark/>
          </w:tcPr>
          <w:p w14:paraId="153FAA05"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Life)Project</w:t>
            </w:r>
            <w:proofErr w:type="gramEnd"/>
            <w:r w:rsidRPr="0027456B">
              <w:rPr>
                <w:rFonts w:eastAsia="Times New Roman" w:cs="Arial"/>
                <w:color w:val="000000"/>
                <w:sz w:val="18"/>
                <w:szCs w:val="18"/>
                <w:lang w:val="en-HK" w:eastAsia="zh-CN"/>
              </w:rPr>
              <w:t xml:space="preserve"> or change request on self-developed system</w:t>
            </w:r>
          </w:p>
        </w:tc>
        <w:tc>
          <w:tcPr>
            <w:tcW w:w="6786" w:type="dxa"/>
            <w:tcBorders>
              <w:top w:val="nil"/>
              <w:left w:val="nil"/>
              <w:bottom w:val="single" w:sz="4" w:space="0" w:color="CCCCFF"/>
              <w:right w:val="single" w:sz="4" w:space="0" w:color="CCCCFF"/>
            </w:tcBorders>
            <w:shd w:val="clear" w:color="auto" w:fill="auto"/>
            <w:hideMark/>
          </w:tcPr>
          <w:p w14:paraId="466A421B"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Stop printing the physical copy of correspondence at Data Centre</w:t>
            </w:r>
          </w:p>
        </w:tc>
      </w:tr>
      <w:tr w:rsidR="0027456B" w:rsidRPr="0027456B" w14:paraId="1CCADA1B"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6B8E7F10"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Life)File</w:t>
            </w:r>
            <w:proofErr w:type="gramEnd"/>
            <w:r w:rsidRPr="0027456B">
              <w:rPr>
                <w:rFonts w:eastAsia="Times New Roman" w:cs="Arial"/>
                <w:color w:val="000000"/>
                <w:sz w:val="18"/>
                <w:szCs w:val="18"/>
                <w:lang w:val="en-HK" w:eastAsia="zh-CN"/>
              </w:rPr>
              <w:t xml:space="preserve"> patching</w:t>
            </w:r>
          </w:p>
        </w:tc>
        <w:tc>
          <w:tcPr>
            <w:tcW w:w="6786" w:type="dxa"/>
            <w:tcBorders>
              <w:top w:val="nil"/>
              <w:left w:val="nil"/>
              <w:bottom w:val="single" w:sz="4" w:space="0" w:color="CCCCFF"/>
              <w:right w:val="single" w:sz="4" w:space="0" w:color="CCCCFF"/>
            </w:tcBorders>
            <w:shd w:val="clear" w:color="auto" w:fill="auto"/>
            <w:hideMark/>
          </w:tcPr>
          <w:p w14:paraId="54AD70BD"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Add back missing plan code to valuation </w:t>
            </w:r>
            <w:proofErr w:type="spellStart"/>
            <w:r w:rsidRPr="0027456B">
              <w:rPr>
                <w:rFonts w:eastAsia="Times New Roman" w:cs="Arial"/>
                <w:color w:val="000000"/>
                <w:sz w:val="18"/>
                <w:szCs w:val="18"/>
                <w:lang w:val="en-HK" w:eastAsia="zh-CN"/>
              </w:rPr>
              <w:t>inforce</w:t>
            </w:r>
            <w:proofErr w:type="spellEnd"/>
            <w:r w:rsidRPr="0027456B">
              <w:rPr>
                <w:rFonts w:eastAsia="Times New Roman" w:cs="Arial"/>
                <w:color w:val="000000"/>
                <w:sz w:val="18"/>
                <w:szCs w:val="18"/>
                <w:lang w:val="en-HK" w:eastAsia="zh-CN"/>
              </w:rPr>
              <w:t xml:space="preserve"> data.</w:t>
            </w:r>
          </w:p>
        </w:tc>
      </w:tr>
      <w:tr w:rsidR="0027456B" w:rsidRPr="0027456B" w14:paraId="365D839D"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2D1DF050"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7098F0DF"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Extract below customer information of all </w:t>
            </w:r>
            <w:proofErr w:type="spellStart"/>
            <w:r w:rsidRPr="0027456B">
              <w:rPr>
                <w:rFonts w:eastAsia="Times New Roman" w:cs="Arial"/>
                <w:color w:val="000000"/>
                <w:sz w:val="18"/>
                <w:szCs w:val="18"/>
                <w:lang w:val="en-HK" w:eastAsia="zh-CN"/>
              </w:rPr>
              <w:t>inforce</w:t>
            </w:r>
            <w:proofErr w:type="spellEnd"/>
            <w:r w:rsidRPr="0027456B">
              <w:rPr>
                <w:rFonts w:eastAsia="Times New Roman" w:cs="Arial"/>
                <w:color w:val="000000"/>
                <w:sz w:val="18"/>
                <w:szCs w:val="18"/>
                <w:lang w:val="en-HK" w:eastAsia="zh-CN"/>
              </w:rPr>
              <w:t xml:space="preserve"> policies based on 2 MPF client lists - one with HK</w:t>
            </w:r>
          </w:p>
        </w:tc>
      </w:tr>
      <w:tr w:rsidR="0027456B" w:rsidRPr="0027456B" w14:paraId="7AB28BCD" w14:textId="77777777" w:rsidTr="006F164F">
        <w:trPr>
          <w:trHeight w:val="698"/>
        </w:trPr>
        <w:tc>
          <w:tcPr>
            <w:tcW w:w="2659" w:type="dxa"/>
            <w:tcBorders>
              <w:top w:val="nil"/>
              <w:left w:val="single" w:sz="4" w:space="0" w:color="CCCCFF"/>
              <w:bottom w:val="single" w:sz="4" w:space="0" w:color="CCCCFF"/>
              <w:right w:val="single" w:sz="4" w:space="0" w:color="CCCCFF"/>
            </w:tcBorders>
            <w:shd w:val="clear" w:color="auto" w:fill="auto"/>
            <w:hideMark/>
          </w:tcPr>
          <w:p w14:paraId="3C8EE764"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514FBA7F"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Please </w:t>
            </w:r>
            <w:proofErr w:type="spellStart"/>
            <w:r w:rsidRPr="0027456B">
              <w:rPr>
                <w:rFonts w:eastAsia="Times New Roman" w:cs="Arial"/>
                <w:color w:val="000000"/>
                <w:sz w:val="18"/>
                <w:szCs w:val="18"/>
                <w:lang w:val="en-HK" w:eastAsia="zh-CN"/>
              </w:rPr>
              <w:t>reterive</w:t>
            </w:r>
            <w:proofErr w:type="spellEnd"/>
            <w:r w:rsidRPr="0027456B">
              <w:rPr>
                <w:rFonts w:eastAsia="Times New Roman" w:cs="Arial"/>
                <w:color w:val="000000"/>
                <w:sz w:val="18"/>
                <w:szCs w:val="18"/>
                <w:lang w:val="en-HK" w:eastAsia="zh-CN"/>
              </w:rPr>
              <w:t xml:space="preserve"> the claims data (settled claim case) for the period: 1 Jan 2020 - 3 Jan 2020. </w:t>
            </w:r>
            <w:r w:rsidRPr="0027456B">
              <w:rPr>
                <w:rFonts w:eastAsia="Times New Roman" w:cs="Arial"/>
                <w:color w:val="000000"/>
                <w:sz w:val="18"/>
                <w:szCs w:val="18"/>
                <w:lang w:val="en-HK" w:eastAsia="zh-CN"/>
              </w:rPr>
              <w:br/>
              <w:t>Data</w:t>
            </w:r>
          </w:p>
        </w:tc>
      </w:tr>
      <w:tr w:rsidR="0027456B" w:rsidRPr="0027456B" w14:paraId="0E1E6FF7"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2EAA265E"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508EB765"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Kindly advise the total number of agents and the number of agents with ILAS licences</w:t>
            </w:r>
          </w:p>
        </w:tc>
      </w:tr>
      <w:tr w:rsidR="0027456B" w:rsidRPr="0027456B" w14:paraId="02242CC8"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40BA1B24"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Agency)Ad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3EB007B3"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Kindly advise the total number of agents and the number of agents with ILAS licences.</w:t>
            </w:r>
          </w:p>
        </w:tc>
      </w:tr>
      <w:tr w:rsidR="0027456B" w:rsidRPr="0027456B" w14:paraId="38637BEE"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40D6A476"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Agency)Ad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0570185E"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Taxable Income of 2020 for Group Life Insurance</w:t>
            </w:r>
          </w:p>
        </w:tc>
      </w:tr>
      <w:tr w:rsidR="0027456B" w:rsidRPr="0027456B" w14:paraId="099BF452"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5B9632A0"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Agency)Ad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2C2103CF"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Pls help to generate data files for 1) Growth Bonus NAFYC target of 2020 2) NAFYC &amp; FYC for 2019 (</w:t>
            </w:r>
            <w:proofErr w:type="spellStart"/>
            <w:r w:rsidRPr="0027456B">
              <w:rPr>
                <w:rFonts w:eastAsia="Times New Roman" w:cs="Arial"/>
                <w:color w:val="000000"/>
                <w:sz w:val="18"/>
                <w:szCs w:val="18"/>
                <w:lang w:val="en-HK" w:eastAsia="zh-CN"/>
              </w:rPr>
              <w:t>i</w:t>
            </w:r>
            <w:proofErr w:type="spellEnd"/>
            <w:r w:rsidRPr="0027456B">
              <w:rPr>
                <w:rFonts w:eastAsia="Times New Roman" w:cs="Arial"/>
                <w:color w:val="000000"/>
                <w:sz w:val="18"/>
                <w:szCs w:val="18"/>
                <w:lang w:val="en-HK" w:eastAsia="zh-CN"/>
              </w:rPr>
              <w:t>.</w:t>
            </w:r>
          </w:p>
        </w:tc>
      </w:tr>
      <w:tr w:rsidR="0027456B" w:rsidRPr="0027456B" w14:paraId="54D3A522" w14:textId="77777777" w:rsidTr="006F164F">
        <w:trPr>
          <w:trHeight w:val="488"/>
        </w:trPr>
        <w:tc>
          <w:tcPr>
            <w:tcW w:w="2659" w:type="dxa"/>
            <w:tcBorders>
              <w:top w:val="nil"/>
              <w:left w:val="single" w:sz="4" w:space="0" w:color="CCCCFF"/>
              <w:bottom w:val="single" w:sz="4" w:space="0" w:color="CCCCFF"/>
              <w:right w:val="single" w:sz="4" w:space="0" w:color="CCCCFF"/>
            </w:tcBorders>
            <w:shd w:val="clear" w:color="auto" w:fill="auto"/>
            <w:hideMark/>
          </w:tcPr>
          <w:p w14:paraId="3EF89248"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60204 Production File Transfer (IT Only) - HC168 Reinsurance</w:t>
            </w:r>
          </w:p>
        </w:tc>
        <w:tc>
          <w:tcPr>
            <w:tcW w:w="6786" w:type="dxa"/>
            <w:tcBorders>
              <w:top w:val="nil"/>
              <w:left w:val="nil"/>
              <w:bottom w:val="single" w:sz="4" w:space="0" w:color="CCCCFF"/>
              <w:right w:val="single" w:sz="4" w:space="0" w:color="CCCCFF"/>
            </w:tcBorders>
            <w:shd w:val="clear" w:color="auto" w:fill="auto"/>
            <w:hideMark/>
          </w:tcPr>
          <w:p w14:paraId="6110993D"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Retrieve data from Production for HC168 </w:t>
            </w:r>
            <w:proofErr w:type="spellStart"/>
            <w:r w:rsidRPr="0027456B">
              <w:rPr>
                <w:rFonts w:eastAsia="Times New Roman" w:cs="Arial"/>
                <w:color w:val="000000"/>
                <w:sz w:val="18"/>
                <w:szCs w:val="18"/>
                <w:lang w:val="en-HK" w:eastAsia="zh-CN"/>
              </w:rPr>
              <w:t>reinsurnace</w:t>
            </w:r>
            <w:proofErr w:type="spellEnd"/>
            <w:r w:rsidRPr="0027456B">
              <w:rPr>
                <w:rFonts w:eastAsia="Times New Roman" w:cs="Arial"/>
                <w:color w:val="000000"/>
                <w:sz w:val="18"/>
                <w:szCs w:val="18"/>
                <w:lang w:val="en-HK" w:eastAsia="zh-CN"/>
              </w:rPr>
              <w:t xml:space="preserve"> case troubleshooting</w:t>
            </w:r>
          </w:p>
        </w:tc>
      </w:tr>
      <w:tr w:rsidR="0027456B" w:rsidRPr="0027456B" w14:paraId="104AEBAC"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5672D960"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lastRenderedPageBreak/>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0F0A116B"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Please retrieve Daily AUW monitoring report by using latest SQL of previous SR48496 as of today prod</w:t>
            </w:r>
          </w:p>
        </w:tc>
      </w:tr>
      <w:tr w:rsidR="0027456B" w:rsidRPr="0027456B" w14:paraId="148A08A1" w14:textId="77777777" w:rsidTr="006F164F">
        <w:trPr>
          <w:trHeight w:val="698"/>
        </w:trPr>
        <w:tc>
          <w:tcPr>
            <w:tcW w:w="2659" w:type="dxa"/>
            <w:tcBorders>
              <w:top w:val="nil"/>
              <w:left w:val="single" w:sz="4" w:space="0" w:color="CCCCFF"/>
              <w:bottom w:val="single" w:sz="4" w:space="0" w:color="CCCCFF"/>
              <w:right w:val="single" w:sz="4" w:space="0" w:color="CCCCFF"/>
            </w:tcBorders>
            <w:shd w:val="clear" w:color="auto" w:fill="auto"/>
            <w:hideMark/>
          </w:tcPr>
          <w:p w14:paraId="253FE8FF"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60100 Ad-hoc batch job processing - HC168 reinsurance</w:t>
            </w:r>
          </w:p>
        </w:tc>
        <w:tc>
          <w:tcPr>
            <w:tcW w:w="6786" w:type="dxa"/>
            <w:tcBorders>
              <w:top w:val="nil"/>
              <w:left w:val="nil"/>
              <w:bottom w:val="single" w:sz="4" w:space="0" w:color="CCCCFF"/>
              <w:right w:val="single" w:sz="4" w:space="0" w:color="CCCCFF"/>
            </w:tcBorders>
            <w:shd w:val="clear" w:color="auto" w:fill="auto"/>
            <w:hideMark/>
          </w:tcPr>
          <w:p w14:paraId="1FDA4B5E"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Retrieve data from Production for HC168 </w:t>
            </w:r>
            <w:proofErr w:type="spellStart"/>
            <w:r w:rsidRPr="0027456B">
              <w:rPr>
                <w:rFonts w:eastAsia="Times New Roman" w:cs="Arial"/>
                <w:color w:val="000000"/>
                <w:sz w:val="18"/>
                <w:szCs w:val="18"/>
                <w:lang w:val="en-HK" w:eastAsia="zh-CN"/>
              </w:rPr>
              <w:t>reinsurnace</w:t>
            </w:r>
            <w:proofErr w:type="spellEnd"/>
            <w:r w:rsidRPr="0027456B">
              <w:rPr>
                <w:rFonts w:eastAsia="Times New Roman" w:cs="Arial"/>
                <w:color w:val="000000"/>
                <w:sz w:val="18"/>
                <w:szCs w:val="18"/>
                <w:lang w:val="en-HK" w:eastAsia="zh-CN"/>
              </w:rPr>
              <w:t xml:space="preserve"> case troubleshooting</w:t>
            </w:r>
          </w:p>
        </w:tc>
      </w:tr>
      <w:tr w:rsidR="0027456B" w:rsidRPr="0027456B" w14:paraId="2F7C66BA"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0E79B3CD"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6DF3727F"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To extract the signed cases with campaign code - NWSD2019 with 1. Product Name, 2. Region Code, 3. A</w:t>
            </w:r>
          </w:p>
        </w:tc>
      </w:tr>
      <w:tr w:rsidR="0027456B" w:rsidRPr="0027456B" w14:paraId="4F6FDFDF"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527DB952"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3C3B7121"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Please extract the policy information for those trust policies.</w:t>
            </w:r>
            <w:r w:rsidRPr="0027456B">
              <w:rPr>
                <w:rFonts w:eastAsia="Times New Roman" w:cs="Arial"/>
                <w:color w:val="000000"/>
                <w:sz w:val="18"/>
                <w:szCs w:val="18"/>
                <w:lang w:val="en-HK" w:eastAsia="zh-CN"/>
              </w:rPr>
              <w:br/>
              <w:t xml:space="preserve">The policy list and data </w:t>
            </w:r>
            <w:proofErr w:type="spellStart"/>
            <w:r w:rsidRPr="0027456B">
              <w:rPr>
                <w:rFonts w:eastAsia="Times New Roman" w:cs="Arial"/>
                <w:color w:val="000000"/>
                <w:sz w:val="18"/>
                <w:szCs w:val="18"/>
                <w:lang w:val="en-HK" w:eastAsia="zh-CN"/>
              </w:rPr>
              <w:t>requiremen</w:t>
            </w:r>
            <w:proofErr w:type="spellEnd"/>
          </w:p>
        </w:tc>
      </w:tr>
      <w:tr w:rsidR="0027456B" w:rsidRPr="0027456B" w14:paraId="21838ACE"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11EC4289"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2FC1310D"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Obtain the policy listing of cases settlement for the reporting period, </w:t>
            </w:r>
            <w:proofErr w:type="gramStart"/>
            <w:r w:rsidRPr="0027456B">
              <w:rPr>
                <w:rFonts w:eastAsia="Times New Roman" w:cs="Arial"/>
                <w:color w:val="000000"/>
                <w:sz w:val="18"/>
                <w:szCs w:val="18"/>
                <w:lang w:val="en-HK" w:eastAsia="zh-CN"/>
              </w:rPr>
              <w:t>i.e.</w:t>
            </w:r>
            <w:proofErr w:type="gramEnd"/>
            <w:r w:rsidRPr="0027456B">
              <w:rPr>
                <w:rFonts w:eastAsia="Times New Roman" w:cs="Arial"/>
                <w:color w:val="000000"/>
                <w:sz w:val="18"/>
                <w:szCs w:val="18"/>
                <w:lang w:val="en-HK" w:eastAsia="zh-CN"/>
              </w:rPr>
              <w:t xml:space="preserve"> 01 Oct 2019 to 31 Dec 2</w:t>
            </w:r>
          </w:p>
        </w:tc>
      </w:tr>
      <w:tr w:rsidR="0027456B" w:rsidRPr="0027456B" w14:paraId="15AE0378"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4E70B476"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Life)File</w:t>
            </w:r>
            <w:proofErr w:type="gramEnd"/>
            <w:r w:rsidRPr="0027456B">
              <w:rPr>
                <w:rFonts w:eastAsia="Times New Roman" w:cs="Arial"/>
                <w:color w:val="000000"/>
                <w:sz w:val="18"/>
                <w:szCs w:val="18"/>
                <w:lang w:val="en-HK" w:eastAsia="zh-CN"/>
              </w:rPr>
              <w:t xml:space="preserve"> patching</w:t>
            </w:r>
          </w:p>
        </w:tc>
        <w:tc>
          <w:tcPr>
            <w:tcW w:w="6786" w:type="dxa"/>
            <w:tcBorders>
              <w:top w:val="nil"/>
              <w:left w:val="nil"/>
              <w:bottom w:val="single" w:sz="4" w:space="0" w:color="CCCCFF"/>
              <w:right w:val="single" w:sz="4" w:space="0" w:color="CCCCFF"/>
            </w:tcBorders>
            <w:shd w:val="clear" w:color="auto" w:fill="auto"/>
            <w:hideMark/>
          </w:tcPr>
          <w:p w14:paraId="54C7F27A"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To fix incident 22120, eBao provided script to patch data (artf865453)</w:t>
            </w:r>
          </w:p>
        </w:tc>
      </w:tr>
      <w:tr w:rsidR="0027456B" w:rsidRPr="0027456B" w14:paraId="2F4A28E2"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4FC7E191"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422562C0"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Please provide fund account value as of 22 May 2019 for policy 000202079651.</w:t>
            </w:r>
            <w:r w:rsidRPr="0027456B">
              <w:rPr>
                <w:rFonts w:eastAsia="Times New Roman" w:cs="Arial"/>
                <w:color w:val="000000"/>
                <w:sz w:val="18"/>
                <w:szCs w:val="18"/>
                <w:lang w:val="en-HK" w:eastAsia="zh-CN"/>
              </w:rPr>
              <w:br/>
              <w:t>Attached please find t</w:t>
            </w:r>
          </w:p>
        </w:tc>
      </w:tr>
      <w:tr w:rsidR="0027456B" w:rsidRPr="0027456B" w14:paraId="6B997655"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4B0F245E"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1EF301D1"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2019 top 10 claims/surrender case for NWS reporting (Period from November 2019 to December 2019). Re</w:t>
            </w:r>
          </w:p>
        </w:tc>
      </w:tr>
      <w:tr w:rsidR="0027456B" w:rsidRPr="0027456B" w14:paraId="213CF5A0"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795D78B0"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11EBE1AA"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"Please extract the data for the fund corporate action of Code F151. The data are grouped </w:t>
            </w:r>
            <w:proofErr w:type="gramStart"/>
            <w:r w:rsidRPr="0027456B">
              <w:rPr>
                <w:rFonts w:eastAsia="Times New Roman" w:cs="Arial"/>
                <w:color w:val="000000"/>
                <w:sz w:val="18"/>
                <w:szCs w:val="18"/>
                <w:lang w:val="en-HK" w:eastAsia="zh-CN"/>
              </w:rPr>
              <w:t>in to</w:t>
            </w:r>
            <w:proofErr w:type="gramEnd"/>
            <w:r w:rsidRPr="0027456B">
              <w:rPr>
                <w:rFonts w:eastAsia="Times New Roman" w:cs="Arial"/>
                <w:color w:val="000000"/>
                <w:sz w:val="18"/>
                <w:szCs w:val="18"/>
                <w:lang w:val="en-HK" w:eastAsia="zh-CN"/>
              </w:rPr>
              <w:t xml:space="preserve"> diff</w:t>
            </w:r>
          </w:p>
        </w:tc>
      </w:tr>
      <w:tr w:rsidR="0027456B" w:rsidRPr="0027456B" w14:paraId="68204D97"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3AA7BDD0"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(Client </w:t>
            </w:r>
            <w:proofErr w:type="gramStart"/>
            <w:r w:rsidRPr="0027456B">
              <w:rPr>
                <w:rFonts w:eastAsia="Times New Roman" w:cs="Arial"/>
                <w:color w:val="000000"/>
                <w:sz w:val="18"/>
                <w:szCs w:val="18"/>
                <w:lang w:val="en-HK" w:eastAsia="zh-CN"/>
              </w:rPr>
              <w:t>Campaign)Ad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5029A15D"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Revise Health Manager Promotion report logic</w:t>
            </w:r>
          </w:p>
        </w:tc>
      </w:tr>
      <w:tr w:rsidR="0027456B" w:rsidRPr="0027456B" w14:paraId="7E94BF94"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3A4D8DC5"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Agency)Ad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4C449854"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Please help to extract the commission records for Retired agent code (0223115 Chan Siu Yuk) from </w:t>
            </w:r>
            <w:proofErr w:type="spellStart"/>
            <w:r w:rsidRPr="0027456B">
              <w:rPr>
                <w:rFonts w:eastAsia="Times New Roman" w:cs="Arial"/>
                <w:color w:val="000000"/>
                <w:sz w:val="18"/>
                <w:szCs w:val="18"/>
                <w:lang w:val="en-HK" w:eastAsia="zh-CN"/>
              </w:rPr>
              <w:t>ter</w:t>
            </w:r>
            <w:proofErr w:type="spellEnd"/>
          </w:p>
        </w:tc>
      </w:tr>
      <w:tr w:rsidR="0027456B" w:rsidRPr="0027456B" w14:paraId="7805BC3B"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2B8694A4"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Agency)Ad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6501256D"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Please provide updated Agent contact list report. Last update is 10/2019 (ID:47995)</w:t>
            </w:r>
          </w:p>
        </w:tc>
      </w:tr>
      <w:tr w:rsidR="0027456B" w:rsidRPr="0027456B" w14:paraId="578BF8E2" w14:textId="77777777" w:rsidTr="006F164F">
        <w:trPr>
          <w:trHeight w:val="389"/>
        </w:trPr>
        <w:tc>
          <w:tcPr>
            <w:tcW w:w="2659" w:type="dxa"/>
            <w:tcBorders>
              <w:top w:val="nil"/>
              <w:left w:val="single" w:sz="4" w:space="0" w:color="CCCCFF"/>
              <w:bottom w:val="single" w:sz="4" w:space="0" w:color="CCCCFF"/>
              <w:right w:val="single" w:sz="4" w:space="0" w:color="CCCCFF"/>
            </w:tcBorders>
            <w:shd w:val="clear" w:color="auto" w:fill="auto"/>
            <w:hideMark/>
          </w:tcPr>
          <w:p w14:paraId="0F132A62"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60204 Production File Transfer (IT Only)</w:t>
            </w:r>
          </w:p>
        </w:tc>
        <w:tc>
          <w:tcPr>
            <w:tcW w:w="6786" w:type="dxa"/>
            <w:tcBorders>
              <w:top w:val="nil"/>
              <w:left w:val="nil"/>
              <w:bottom w:val="single" w:sz="4" w:space="0" w:color="CCCCFF"/>
              <w:right w:val="single" w:sz="4" w:space="0" w:color="CCCCFF"/>
            </w:tcBorders>
            <w:shd w:val="clear" w:color="auto" w:fill="auto"/>
            <w:hideMark/>
          </w:tcPr>
          <w:p w14:paraId="6D4DAA52"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update world check failure email recipient</w:t>
            </w:r>
            <w:r w:rsidRPr="0027456B">
              <w:rPr>
                <w:rFonts w:eastAsia="Times New Roman" w:cs="Arial"/>
                <w:color w:val="000000"/>
                <w:sz w:val="18"/>
                <w:szCs w:val="18"/>
                <w:lang w:val="en-HK" w:eastAsia="zh-CN"/>
              </w:rPr>
              <w:br/>
              <w:t>and redeploy wcuser1.PKG_FICA_WC_DATA_UPLOAD</w:t>
            </w:r>
          </w:p>
        </w:tc>
      </w:tr>
      <w:tr w:rsidR="0027456B" w:rsidRPr="0027456B" w14:paraId="769E03DA"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2FD7E1ED"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08030330"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Please extract the policy data and party information for those party records which has been updated </w:t>
            </w:r>
          </w:p>
        </w:tc>
      </w:tr>
      <w:tr w:rsidR="0027456B" w:rsidRPr="0027456B" w14:paraId="0B892CAB" w14:textId="77777777" w:rsidTr="006F164F">
        <w:trPr>
          <w:trHeight w:val="698"/>
        </w:trPr>
        <w:tc>
          <w:tcPr>
            <w:tcW w:w="2659" w:type="dxa"/>
            <w:tcBorders>
              <w:top w:val="nil"/>
              <w:left w:val="single" w:sz="4" w:space="0" w:color="CCCCFF"/>
              <w:bottom w:val="single" w:sz="4" w:space="0" w:color="CCCCFF"/>
              <w:right w:val="single" w:sz="4" w:space="0" w:color="CCCCFF"/>
            </w:tcBorders>
            <w:shd w:val="clear" w:color="auto" w:fill="auto"/>
            <w:hideMark/>
          </w:tcPr>
          <w:p w14:paraId="2706C3F9"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4998F203"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Data period: from 01/01/2018 to 31/12/2018 &amp; 01/01/2019 - 31/12/2019 </w:t>
            </w:r>
            <w:r w:rsidRPr="0027456B">
              <w:rPr>
                <w:rFonts w:eastAsia="Times New Roman" w:cs="Arial"/>
                <w:color w:val="000000"/>
                <w:sz w:val="18"/>
                <w:szCs w:val="18"/>
                <w:lang w:val="en-HK" w:eastAsia="zh-CN"/>
              </w:rPr>
              <w:br/>
              <w:t xml:space="preserve">Fields include: </w:t>
            </w:r>
            <w:r w:rsidRPr="0027456B">
              <w:rPr>
                <w:rFonts w:eastAsia="Times New Roman" w:cs="Arial"/>
                <w:color w:val="000000"/>
                <w:sz w:val="18"/>
                <w:szCs w:val="18"/>
                <w:lang w:val="en-HK" w:eastAsia="zh-CN"/>
              </w:rPr>
              <w:br/>
              <w:t xml:space="preserve">Policy </w:t>
            </w:r>
            <w:proofErr w:type="gramStart"/>
            <w:r w:rsidRPr="0027456B">
              <w:rPr>
                <w:rFonts w:eastAsia="Times New Roman" w:cs="Arial"/>
                <w:color w:val="000000"/>
                <w:sz w:val="18"/>
                <w:szCs w:val="18"/>
                <w:lang w:val="en-HK" w:eastAsia="zh-CN"/>
              </w:rPr>
              <w:t>numb</w:t>
            </w:r>
            <w:proofErr w:type="gramEnd"/>
          </w:p>
        </w:tc>
      </w:tr>
      <w:tr w:rsidR="0027456B" w:rsidRPr="0027456B" w14:paraId="6D185278"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28834BDA"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Agency)File</w:t>
            </w:r>
            <w:proofErr w:type="gramEnd"/>
            <w:r w:rsidRPr="0027456B">
              <w:rPr>
                <w:rFonts w:eastAsia="Times New Roman" w:cs="Arial"/>
                <w:color w:val="000000"/>
                <w:sz w:val="18"/>
                <w:szCs w:val="18"/>
                <w:lang w:val="en-HK" w:eastAsia="zh-CN"/>
              </w:rPr>
              <w:t xml:space="preserve"> patching</w:t>
            </w:r>
          </w:p>
        </w:tc>
        <w:tc>
          <w:tcPr>
            <w:tcW w:w="6786" w:type="dxa"/>
            <w:tcBorders>
              <w:top w:val="nil"/>
              <w:left w:val="nil"/>
              <w:bottom w:val="single" w:sz="4" w:space="0" w:color="CCCCFF"/>
              <w:right w:val="single" w:sz="4" w:space="0" w:color="CCCCFF"/>
            </w:tcBorders>
            <w:shd w:val="clear" w:color="auto" w:fill="auto"/>
            <w:hideMark/>
          </w:tcPr>
          <w:p w14:paraId="5001B8B8"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Upload attached budget data for MIS report.</w:t>
            </w:r>
          </w:p>
        </w:tc>
      </w:tr>
      <w:tr w:rsidR="0027456B" w:rsidRPr="0027456B" w14:paraId="1C6BB012" w14:textId="77777777" w:rsidTr="006F164F">
        <w:trPr>
          <w:trHeight w:val="698"/>
        </w:trPr>
        <w:tc>
          <w:tcPr>
            <w:tcW w:w="2659" w:type="dxa"/>
            <w:tcBorders>
              <w:top w:val="nil"/>
              <w:left w:val="single" w:sz="4" w:space="0" w:color="CCCCFF"/>
              <w:bottom w:val="single" w:sz="4" w:space="0" w:color="CCCCFF"/>
              <w:right w:val="single" w:sz="4" w:space="0" w:color="CCCCFF"/>
            </w:tcBorders>
            <w:shd w:val="clear" w:color="auto" w:fill="auto"/>
            <w:hideMark/>
          </w:tcPr>
          <w:p w14:paraId="5920A773"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54C4C94F"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Reference to SR#48959</w:t>
            </w:r>
            <w:r w:rsidRPr="0027456B">
              <w:rPr>
                <w:rFonts w:eastAsia="Times New Roman" w:cs="Arial"/>
                <w:color w:val="000000"/>
                <w:sz w:val="18"/>
                <w:szCs w:val="18"/>
                <w:lang w:val="en-HK" w:eastAsia="zh-CN"/>
              </w:rPr>
              <w:br/>
              <w:t>Please run the extraction for an updated overdue levy pool</w:t>
            </w:r>
            <w:r w:rsidRPr="0027456B">
              <w:rPr>
                <w:rFonts w:eastAsia="Times New Roman" w:cs="Arial"/>
                <w:color w:val="000000"/>
                <w:sz w:val="18"/>
                <w:szCs w:val="18"/>
                <w:lang w:val="en-HK" w:eastAsia="zh-CN"/>
              </w:rPr>
              <w:br/>
              <w:t xml:space="preserve">Extraction for </w:t>
            </w:r>
            <w:proofErr w:type="spellStart"/>
            <w:r w:rsidRPr="0027456B">
              <w:rPr>
                <w:rFonts w:eastAsia="Times New Roman" w:cs="Arial"/>
                <w:color w:val="000000"/>
                <w:sz w:val="18"/>
                <w:szCs w:val="18"/>
                <w:lang w:val="en-HK" w:eastAsia="zh-CN"/>
              </w:rPr>
              <w:t>fo</w:t>
            </w:r>
            <w:proofErr w:type="spellEnd"/>
          </w:p>
        </w:tc>
      </w:tr>
      <w:tr w:rsidR="0027456B" w:rsidRPr="0027456B" w14:paraId="3216B87F"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6A4E6A3E"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5D4EC635"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Ride on SR49368, please re-run the extraction for the updated overdue levy pool after clean-up on 16</w:t>
            </w:r>
          </w:p>
        </w:tc>
      </w:tr>
      <w:tr w:rsidR="0027456B" w:rsidRPr="0027456B" w14:paraId="259F1773"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2CB0A06D"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0F074998"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Extract frozen status and frozen reasons for overdue premium policy list as at 31 Dec 2019 (as per l</w:t>
            </w:r>
          </w:p>
        </w:tc>
      </w:tr>
      <w:tr w:rsidR="0027456B" w:rsidRPr="0027456B" w14:paraId="77409A5A"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63535856"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0F70D8FA"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eBao January Release will be deployed on 17 January 2020.</w:t>
            </w:r>
          </w:p>
        </w:tc>
      </w:tr>
      <w:tr w:rsidR="0027456B" w:rsidRPr="0027456B" w14:paraId="20469198"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046E5CFE"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(Mobile POS) File Patching</w:t>
            </w:r>
          </w:p>
        </w:tc>
        <w:tc>
          <w:tcPr>
            <w:tcW w:w="6786" w:type="dxa"/>
            <w:tcBorders>
              <w:top w:val="nil"/>
              <w:left w:val="nil"/>
              <w:bottom w:val="single" w:sz="4" w:space="0" w:color="CCCCFF"/>
              <w:right w:val="single" w:sz="4" w:space="0" w:color="CCCCFF"/>
            </w:tcBorders>
            <w:shd w:val="clear" w:color="auto" w:fill="auto"/>
            <w:hideMark/>
          </w:tcPr>
          <w:p w14:paraId="18F23E23"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Policy no.: 000800321642</w:t>
            </w:r>
            <w:r w:rsidRPr="0027456B">
              <w:rPr>
                <w:rFonts w:eastAsia="Times New Roman" w:cs="Arial"/>
                <w:color w:val="000000"/>
                <w:sz w:val="18"/>
                <w:szCs w:val="18"/>
                <w:lang w:val="en-HK" w:eastAsia="zh-CN"/>
              </w:rPr>
              <w:br/>
              <w:t>Data patch for the insurer height as 167.6.</w:t>
            </w:r>
          </w:p>
        </w:tc>
      </w:tr>
      <w:tr w:rsidR="0027456B" w:rsidRPr="0027456B" w14:paraId="3FE5114C"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4E4C35A1"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5CB25148"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PTD would like to seek your kind help to </w:t>
            </w:r>
            <w:proofErr w:type="spellStart"/>
            <w:r w:rsidRPr="0027456B">
              <w:rPr>
                <w:rFonts w:eastAsia="Times New Roman" w:cs="Arial"/>
                <w:color w:val="000000"/>
                <w:sz w:val="18"/>
                <w:szCs w:val="18"/>
                <w:lang w:val="en-HK" w:eastAsia="zh-CN"/>
              </w:rPr>
              <w:t>genertate</w:t>
            </w:r>
            <w:proofErr w:type="spellEnd"/>
            <w:r w:rsidRPr="0027456B">
              <w:rPr>
                <w:rFonts w:eastAsia="Times New Roman" w:cs="Arial"/>
                <w:color w:val="000000"/>
                <w:sz w:val="18"/>
                <w:szCs w:val="18"/>
                <w:lang w:val="en-HK" w:eastAsia="zh-CN"/>
              </w:rPr>
              <w:t xml:space="preserve"> the proportion report of choosing "yes" for "</w:t>
            </w:r>
            <w:proofErr w:type="spellStart"/>
            <w:r w:rsidRPr="0027456B">
              <w:rPr>
                <w:rFonts w:eastAsia="Times New Roman" w:cs="Arial"/>
                <w:color w:val="000000"/>
                <w:sz w:val="18"/>
                <w:szCs w:val="18"/>
                <w:lang w:val="en-HK" w:eastAsia="zh-CN"/>
              </w:rPr>
              <w:t>Opt</w:t>
            </w:r>
            <w:proofErr w:type="spellEnd"/>
            <w:r w:rsidRPr="0027456B">
              <w:rPr>
                <w:rFonts w:eastAsia="Times New Roman" w:cs="Arial"/>
                <w:color w:val="000000"/>
                <w:sz w:val="18"/>
                <w:szCs w:val="18"/>
                <w:lang w:val="en-HK" w:eastAsia="zh-CN"/>
              </w:rPr>
              <w:t xml:space="preserve"> </w:t>
            </w:r>
          </w:p>
        </w:tc>
      </w:tr>
      <w:tr w:rsidR="0027456B" w:rsidRPr="0027456B" w14:paraId="0E4C0965" w14:textId="77777777" w:rsidTr="006F164F">
        <w:trPr>
          <w:trHeight w:val="698"/>
        </w:trPr>
        <w:tc>
          <w:tcPr>
            <w:tcW w:w="2659" w:type="dxa"/>
            <w:tcBorders>
              <w:top w:val="nil"/>
              <w:left w:val="single" w:sz="4" w:space="0" w:color="CCCCFF"/>
              <w:bottom w:val="single" w:sz="4" w:space="0" w:color="CCCCFF"/>
              <w:right w:val="single" w:sz="4" w:space="0" w:color="CCCCFF"/>
            </w:tcBorders>
            <w:shd w:val="clear" w:color="auto" w:fill="auto"/>
            <w:hideMark/>
          </w:tcPr>
          <w:p w14:paraId="51D557CA"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(Anti-Money Laundry </w:t>
            </w:r>
            <w:proofErr w:type="gramStart"/>
            <w:r w:rsidRPr="0027456B">
              <w:rPr>
                <w:rFonts w:eastAsia="Times New Roman" w:cs="Arial"/>
                <w:color w:val="000000"/>
                <w:sz w:val="18"/>
                <w:szCs w:val="18"/>
                <w:lang w:val="en-HK" w:eastAsia="zh-CN"/>
              </w:rPr>
              <w:t>Reporting)Ad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0095CFA8"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Please check the below items against the change (4 May 2018 to 19 Nov 2019) in the latest World-</w:t>
            </w:r>
            <w:proofErr w:type="spellStart"/>
            <w:r w:rsidRPr="0027456B">
              <w:rPr>
                <w:rFonts w:eastAsia="Times New Roman" w:cs="Arial"/>
                <w:color w:val="000000"/>
                <w:sz w:val="18"/>
                <w:szCs w:val="18"/>
                <w:lang w:val="en-HK" w:eastAsia="zh-CN"/>
              </w:rPr>
              <w:t>Chec</w:t>
            </w:r>
            <w:proofErr w:type="spellEnd"/>
          </w:p>
        </w:tc>
      </w:tr>
      <w:tr w:rsidR="0027456B" w:rsidRPr="0027456B" w14:paraId="7D881DE9"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1611255D"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2AD30C35"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Refer to attached list, please use this SQL to regenerate the new list. After that, please also add </w:t>
            </w:r>
          </w:p>
        </w:tc>
      </w:tr>
      <w:tr w:rsidR="0027456B" w:rsidRPr="0027456B" w14:paraId="2D25CE2B" w14:textId="77777777" w:rsidTr="006F164F">
        <w:trPr>
          <w:trHeight w:val="698"/>
        </w:trPr>
        <w:tc>
          <w:tcPr>
            <w:tcW w:w="2659" w:type="dxa"/>
            <w:tcBorders>
              <w:top w:val="nil"/>
              <w:left w:val="single" w:sz="4" w:space="0" w:color="CCCCFF"/>
              <w:bottom w:val="single" w:sz="4" w:space="0" w:color="CCCCFF"/>
              <w:right w:val="single" w:sz="4" w:space="0" w:color="CCCCFF"/>
            </w:tcBorders>
            <w:shd w:val="clear" w:color="auto" w:fill="auto"/>
            <w:hideMark/>
          </w:tcPr>
          <w:p w14:paraId="69F0753B"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(Anti-Money Laundry </w:t>
            </w:r>
            <w:proofErr w:type="gramStart"/>
            <w:r w:rsidRPr="0027456B">
              <w:rPr>
                <w:rFonts w:eastAsia="Times New Roman" w:cs="Arial"/>
                <w:color w:val="000000"/>
                <w:sz w:val="18"/>
                <w:szCs w:val="18"/>
                <w:lang w:val="en-HK" w:eastAsia="zh-CN"/>
              </w:rPr>
              <w:t>Reporting)Ad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48CE4B26"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Please check the below items against the change (4 May 2018 to 19 Nov 2019) in the latest World-</w:t>
            </w:r>
            <w:proofErr w:type="spellStart"/>
            <w:r w:rsidRPr="0027456B">
              <w:rPr>
                <w:rFonts w:eastAsia="Times New Roman" w:cs="Arial"/>
                <w:color w:val="000000"/>
                <w:sz w:val="18"/>
                <w:szCs w:val="18"/>
                <w:lang w:val="en-HK" w:eastAsia="zh-CN"/>
              </w:rPr>
              <w:t>Chec</w:t>
            </w:r>
            <w:proofErr w:type="spellEnd"/>
          </w:p>
        </w:tc>
      </w:tr>
      <w:tr w:rsidR="0027456B" w:rsidRPr="0027456B" w14:paraId="1B3CD25B"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1E63078A"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lastRenderedPageBreak/>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5824EA49"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GWP data extraction for 2019 audit. Requirements will be supplemented by email.</w:t>
            </w:r>
          </w:p>
        </w:tc>
      </w:tr>
      <w:tr w:rsidR="0027456B" w:rsidRPr="0027456B" w14:paraId="25B2299F"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075EACC0"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(Client </w:t>
            </w:r>
            <w:proofErr w:type="gramStart"/>
            <w:r w:rsidRPr="0027456B">
              <w:rPr>
                <w:rFonts w:eastAsia="Times New Roman" w:cs="Arial"/>
                <w:color w:val="000000"/>
                <w:sz w:val="18"/>
                <w:szCs w:val="18"/>
                <w:lang w:val="en-HK" w:eastAsia="zh-CN"/>
              </w:rPr>
              <w:t>Campaign)Ad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5616045C"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Extend IT report for "Free Professional Trust Advisory and Legal Consultation Service" campaign. Ref</w:t>
            </w:r>
          </w:p>
        </w:tc>
      </w:tr>
      <w:tr w:rsidR="0027456B" w:rsidRPr="0027456B" w14:paraId="2D15C997"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3EF37754"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1D359EB2"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Extract data of premium by payment method for IA filing.</w:t>
            </w:r>
          </w:p>
        </w:tc>
      </w:tr>
      <w:tr w:rsidR="0027456B" w:rsidRPr="0027456B" w14:paraId="51C8A3A1"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37E35ECD"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Agency)Ad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28B8BA1D"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By requester Tom </w:t>
            </w:r>
            <w:proofErr w:type="gramStart"/>
            <w:r w:rsidRPr="0027456B">
              <w:rPr>
                <w:rFonts w:eastAsia="Times New Roman" w:cs="Arial"/>
                <w:color w:val="000000"/>
                <w:sz w:val="18"/>
                <w:szCs w:val="18"/>
                <w:lang w:val="en-HK" w:eastAsia="zh-CN"/>
              </w:rPr>
              <w:t>So :</w:t>
            </w:r>
            <w:proofErr w:type="gramEnd"/>
            <w:r w:rsidRPr="0027456B">
              <w:rPr>
                <w:rFonts w:eastAsia="Times New Roman" w:cs="Arial"/>
                <w:color w:val="000000"/>
                <w:sz w:val="18"/>
                <w:szCs w:val="18"/>
                <w:lang w:val="en-HK" w:eastAsia="zh-CN"/>
              </w:rPr>
              <w:t xml:space="preserve"> Special request for production for </w:t>
            </w:r>
            <w:proofErr w:type="spellStart"/>
            <w:r w:rsidRPr="0027456B">
              <w:rPr>
                <w:rFonts w:eastAsia="Times New Roman" w:cs="Arial"/>
                <w:color w:val="000000"/>
                <w:sz w:val="18"/>
                <w:szCs w:val="18"/>
                <w:lang w:val="en-HK" w:eastAsia="zh-CN"/>
              </w:rPr>
              <w:t>Nuera</w:t>
            </w:r>
            <w:proofErr w:type="spellEnd"/>
          </w:p>
        </w:tc>
      </w:tr>
      <w:tr w:rsidR="0027456B" w:rsidRPr="0027456B" w14:paraId="025F28DF"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193A4111"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6ADEDA07"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Please provide fund account value as of 31 Oct 2019 for policy 000103069771.</w:t>
            </w:r>
            <w:r w:rsidRPr="0027456B">
              <w:rPr>
                <w:rFonts w:eastAsia="Times New Roman" w:cs="Arial"/>
                <w:color w:val="000000"/>
                <w:sz w:val="18"/>
                <w:szCs w:val="18"/>
                <w:lang w:val="en-HK" w:eastAsia="zh-CN"/>
              </w:rPr>
              <w:br/>
              <w:t>Attached please find t</w:t>
            </w:r>
          </w:p>
        </w:tc>
      </w:tr>
      <w:tr w:rsidR="0027456B" w:rsidRPr="0027456B" w14:paraId="21B6B305"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17AF9CE6"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4722EBA3"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Data extraction: The criteria and field are </w:t>
            </w:r>
            <w:proofErr w:type="gramStart"/>
            <w:r w:rsidRPr="0027456B">
              <w:rPr>
                <w:rFonts w:eastAsia="Times New Roman" w:cs="Arial"/>
                <w:color w:val="000000"/>
                <w:sz w:val="18"/>
                <w:szCs w:val="18"/>
                <w:lang w:val="en-HK" w:eastAsia="zh-CN"/>
              </w:rPr>
              <w:t>refer</w:t>
            </w:r>
            <w:proofErr w:type="gramEnd"/>
            <w:r w:rsidRPr="0027456B">
              <w:rPr>
                <w:rFonts w:eastAsia="Times New Roman" w:cs="Arial"/>
                <w:color w:val="000000"/>
                <w:sz w:val="18"/>
                <w:szCs w:val="18"/>
                <w:lang w:val="en-HK" w:eastAsia="zh-CN"/>
              </w:rPr>
              <w:t xml:space="preserve"> to attachment</w:t>
            </w:r>
          </w:p>
        </w:tc>
      </w:tr>
      <w:tr w:rsidR="0027456B" w:rsidRPr="0027456B" w14:paraId="70959D19"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78FE8262"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56DCD2F3"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Benefit outgo data extraction for 2019 audit. Requirements will be supplemented by email.</w:t>
            </w:r>
          </w:p>
        </w:tc>
      </w:tr>
      <w:tr w:rsidR="0027456B" w:rsidRPr="0027456B" w14:paraId="7E7EDA7A"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36B8CCB5"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6A9202B5"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Ever Fountain Global Wealth Management Limited wishes having a DIMS client list as of 23/1/2020’s da</w:t>
            </w:r>
          </w:p>
        </w:tc>
      </w:tr>
      <w:tr w:rsidR="0027456B" w:rsidRPr="0027456B" w14:paraId="20F6F6AD"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63907CC5"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390F748C"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Refer SR 48133, I would like to request 2 ad-hoc report:</w:t>
            </w:r>
            <w:r w:rsidRPr="0027456B">
              <w:rPr>
                <w:rFonts w:eastAsia="Times New Roman" w:cs="Arial"/>
                <w:color w:val="000000"/>
                <w:sz w:val="18"/>
                <w:szCs w:val="18"/>
                <w:lang w:val="en-HK" w:eastAsia="zh-CN"/>
              </w:rPr>
              <w:br/>
              <w:t>Report 1: (data extraction have collection</w:t>
            </w:r>
          </w:p>
        </w:tc>
      </w:tr>
      <w:tr w:rsidR="0027456B" w:rsidRPr="0027456B" w14:paraId="73C8799E" w14:textId="77777777" w:rsidTr="006F164F">
        <w:trPr>
          <w:trHeight w:val="569"/>
        </w:trPr>
        <w:tc>
          <w:tcPr>
            <w:tcW w:w="2659" w:type="dxa"/>
            <w:tcBorders>
              <w:top w:val="nil"/>
              <w:left w:val="single" w:sz="4" w:space="0" w:color="CCCCFF"/>
              <w:bottom w:val="single" w:sz="4" w:space="0" w:color="CCCCFF"/>
              <w:right w:val="single" w:sz="4" w:space="0" w:color="CCCCFF"/>
            </w:tcBorders>
            <w:shd w:val="clear" w:color="auto" w:fill="auto"/>
            <w:hideMark/>
          </w:tcPr>
          <w:p w14:paraId="3D622031"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(Payment Administration &amp; Control (PACSA</w:t>
            </w:r>
            <w:proofErr w:type="gramStart"/>
            <w:r w:rsidRPr="0027456B">
              <w:rPr>
                <w:rFonts w:eastAsia="Times New Roman" w:cs="Arial"/>
                <w:color w:val="000000"/>
                <w:sz w:val="18"/>
                <w:szCs w:val="18"/>
                <w:lang w:val="en-HK" w:eastAsia="zh-CN"/>
              </w:rPr>
              <w:t>))Ad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7879CD5E"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Please add </w:t>
            </w:r>
            <w:proofErr w:type="spellStart"/>
            <w:r w:rsidRPr="0027456B">
              <w:rPr>
                <w:rFonts w:eastAsia="Times New Roman" w:cs="Arial"/>
                <w:color w:val="000000"/>
                <w:sz w:val="18"/>
                <w:szCs w:val="18"/>
                <w:lang w:val="en-HK" w:eastAsia="zh-CN"/>
              </w:rPr>
              <w:t>workarea</w:t>
            </w:r>
            <w:proofErr w:type="spellEnd"/>
            <w:r w:rsidRPr="0027456B">
              <w:rPr>
                <w:rFonts w:eastAsia="Times New Roman" w:cs="Arial"/>
                <w:color w:val="000000"/>
                <w:sz w:val="18"/>
                <w:szCs w:val="18"/>
                <w:lang w:val="en-HK" w:eastAsia="zh-CN"/>
              </w:rPr>
              <w:t>: 330 - Bank Broker</w:t>
            </w:r>
            <w:r w:rsidRPr="0027456B">
              <w:rPr>
                <w:rFonts w:eastAsia="Times New Roman" w:cs="Arial"/>
                <w:color w:val="000000"/>
                <w:sz w:val="18"/>
                <w:szCs w:val="18"/>
                <w:lang w:val="en-HK" w:eastAsia="zh-CN"/>
              </w:rPr>
              <w:br/>
            </w:r>
            <w:r w:rsidRPr="0027456B">
              <w:rPr>
                <w:rFonts w:eastAsia="Times New Roman" w:cs="Arial"/>
                <w:color w:val="000000"/>
                <w:sz w:val="18"/>
                <w:szCs w:val="18"/>
                <w:lang w:val="en-HK" w:eastAsia="zh-CN"/>
              </w:rPr>
              <w:br/>
              <w:t>with abbreviation: BBR</w:t>
            </w:r>
          </w:p>
        </w:tc>
      </w:tr>
      <w:tr w:rsidR="0027456B" w:rsidRPr="0027456B" w14:paraId="5A1AC764"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6CEEA6F2"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1A877832"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Please extract the data for QA report. The data requirement is attached.</w:t>
            </w:r>
          </w:p>
        </w:tc>
      </w:tr>
      <w:tr w:rsidR="0027456B" w:rsidRPr="0027456B" w14:paraId="0575E5B9"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50602E21"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14D689EC"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Please re-run the report "</w:t>
            </w:r>
            <w:proofErr w:type="spellStart"/>
            <w:r w:rsidRPr="0027456B">
              <w:rPr>
                <w:rFonts w:eastAsia="Times New Roman" w:cs="Arial"/>
                <w:color w:val="000000"/>
                <w:sz w:val="18"/>
                <w:szCs w:val="18"/>
                <w:lang w:val="en-HK" w:eastAsia="zh-CN"/>
              </w:rPr>
              <w:t>CSDailySubmission_List</w:t>
            </w:r>
            <w:proofErr w:type="spellEnd"/>
            <w:r w:rsidRPr="0027456B">
              <w:rPr>
                <w:rFonts w:eastAsia="Times New Roman" w:cs="Arial"/>
                <w:color w:val="000000"/>
                <w:sz w:val="18"/>
                <w:szCs w:val="18"/>
                <w:lang w:val="en-HK" w:eastAsia="zh-CN"/>
              </w:rPr>
              <w:t>" of whole month of Jan 2019.</w:t>
            </w:r>
          </w:p>
        </w:tc>
      </w:tr>
      <w:tr w:rsidR="0027456B" w:rsidRPr="0027456B" w14:paraId="420B74A1"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16FAAC85"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29B93AA4"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Benefit outgo (dividend and interest) data extraction for 2019 audit. Requirements will be </w:t>
            </w:r>
            <w:proofErr w:type="spellStart"/>
            <w:r w:rsidRPr="0027456B">
              <w:rPr>
                <w:rFonts w:eastAsia="Times New Roman" w:cs="Arial"/>
                <w:color w:val="000000"/>
                <w:sz w:val="18"/>
                <w:szCs w:val="18"/>
                <w:lang w:val="en-HK" w:eastAsia="zh-CN"/>
              </w:rPr>
              <w:t>supplemen</w:t>
            </w:r>
            <w:proofErr w:type="spellEnd"/>
          </w:p>
        </w:tc>
      </w:tr>
      <w:tr w:rsidR="0027456B" w:rsidRPr="0027456B" w14:paraId="4A36337E"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4C86102A"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Agency)Ad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4E2706A1"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Please kindly extract MPB data as year-end task.</w:t>
            </w:r>
          </w:p>
        </w:tc>
      </w:tr>
      <w:tr w:rsidR="0027456B" w:rsidRPr="0027456B" w14:paraId="31645374" w14:textId="77777777" w:rsidTr="006F164F">
        <w:trPr>
          <w:trHeight w:val="698"/>
        </w:trPr>
        <w:tc>
          <w:tcPr>
            <w:tcW w:w="2659" w:type="dxa"/>
            <w:tcBorders>
              <w:top w:val="nil"/>
              <w:left w:val="single" w:sz="4" w:space="0" w:color="CCCCFF"/>
              <w:bottom w:val="single" w:sz="4" w:space="0" w:color="CCCCFF"/>
              <w:right w:val="single" w:sz="4" w:space="0" w:color="CCCCFF"/>
            </w:tcBorders>
            <w:shd w:val="clear" w:color="auto" w:fill="auto"/>
            <w:hideMark/>
          </w:tcPr>
          <w:p w14:paraId="1C623CEC"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7FC7DC88"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Please provide fund account value as of 18 June 2013 and 4 December 2019 for policy 000205652603.</w:t>
            </w:r>
            <w:r w:rsidRPr="0027456B">
              <w:rPr>
                <w:rFonts w:eastAsia="Times New Roman" w:cs="Arial"/>
                <w:color w:val="000000"/>
                <w:sz w:val="18"/>
                <w:szCs w:val="18"/>
                <w:lang w:val="en-HK" w:eastAsia="zh-CN"/>
              </w:rPr>
              <w:br/>
              <w:t>A</w:t>
            </w:r>
          </w:p>
        </w:tc>
      </w:tr>
      <w:tr w:rsidR="0027456B" w:rsidRPr="0027456B" w14:paraId="60DF795A"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70E26154"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37BCCBB4"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Please extract the data for the fund corporate action of Code F144. The data are grouped in to </w:t>
            </w:r>
            <w:proofErr w:type="spellStart"/>
            <w:r w:rsidRPr="0027456B">
              <w:rPr>
                <w:rFonts w:eastAsia="Times New Roman" w:cs="Arial"/>
                <w:color w:val="000000"/>
                <w:sz w:val="18"/>
                <w:szCs w:val="18"/>
                <w:lang w:val="en-HK" w:eastAsia="zh-CN"/>
              </w:rPr>
              <w:t>diffe</w:t>
            </w:r>
            <w:proofErr w:type="spellEnd"/>
          </w:p>
        </w:tc>
      </w:tr>
      <w:tr w:rsidR="0027456B" w:rsidRPr="0027456B" w14:paraId="68722B82"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783F5E0A"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32079880"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Please extract the policy information for trust policies. The policy list (as at 31 Jan) and data re</w:t>
            </w:r>
          </w:p>
        </w:tc>
      </w:tr>
      <w:tr w:rsidR="0027456B" w:rsidRPr="0027456B" w14:paraId="29825D02"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7EFBFF3A"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247B4E95"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Please provide the client data and producer data in the enclosed policy list.</w:t>
            </w:r>
          </w:p>
        </w:tc>
      </w:tr>
      <w:tr w:rsidR="0027456B" w:rsidRPr="0027456B" w14:paraId="4F38A601"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0936D605"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17BD2B73"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Please </w:t>
            </w:r>
            <w:proofErr w:type="spellStart"/>
            <w:r w:rsidRPr="0027456B">
              <w:rPr>
                <w:rFonts w:eastAsia="Times New Roman" w:cs="Arial"/>
                <w:color w:val="000000"/>
                <w:sz w:val="18"/>
                <w:szCs w:val="18"/>
                <w:lang w:val="en-HK" w:eastAsia="zh-CN"/>
              </w:rPr>
              <w:t>genereta</w:t>
            </w:r>
            <w:proofErr w:type="spellEnd"/>
            <w:r w:rsidRPr="0027456B">
              <w:rPr>
                <w:rFonts w:eastAsia="Times New Roman" w:cs="Arial"/>
                <w:color w:val="000000"/>
                <w:sz w:val="18"/>
                <w:szCs w:val="18"/>
                <w:lang w:val="en-HK" w:eastAsia="zh-CN"/>
              </w:rPr>
              <w:t xml:space="preserve"> the data report for PA threshold setting. Please refer to attached requirement for y</w:t>
            </w:r>
          </w:p>
        </w:tc>
      </w:tr>
      <w:tr w:rsidR="0027456B" w:rsidRPr="0027456B" w14:paraId="727D1B25"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4B455C4A"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3EF25A40"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Extract all the policies under Dynamic Kit Chan Region (region code 604) that used to be orphan </w:t>
            </w:r>
            <w:proofErr w:type="spellStart"/>
            <w:r w:rsidRPr="0027456B">
              <w:rPr>
                <w:rFonts w:eastAsia="Times New Roman" w:cs="Arial"/>
                <w:color w:val="000000"/>
                <w:sz w:val="18"/>
                <w:szCs w:val="18"/>
                <w:lang w:val="en-HK" w:eastAsia="zh-CN"/>
              </w:rPr>
              <w:t>poli</w:t>
            </w:r>
            <w:proofErr w:type="spellEnd"/>
          </w:p>
        </w:tc>
      </w:tr>
      <w:tr w:rsidR="0027456B" w:rsidRPr="0027456B" w14:paraId="7864AD8E"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448748BC"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14FE3C86"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Please extract the data by using the fields in attached sample excel (Sample Excel Period: Only Jan </w:t>
            </w:r>
          </w:p>
        </w:tc>
      </w:tr>
      <w:tr w:rsidR="0027456B" w:rsidRPr="0027456B" w14:paraId="1EEC74FE" w14:textId="77777777" w:rsidTr="006F164F">
        <w:trPr>
          <w:trHeight w:val="698"/>
        </w:trPr>
        <w:tc>
          <w:tcPr>
            <w:tcW w:w="2659" w:type="dxa"/>
            <w:tcBorders>
              <w:top w:val="nil"/>
              <w:left w:val="single" w:sz="4" w:space="0" w:color="CCCCFF"/>
              <w:bottom w:val="single" w:sz="4" w:space="0" w:color="CCCCFF"/>
              <w:right w:val="single" w:sz="4" w:space="0" w:color="CCCCFF"/>
            </w:tcBorders>
            <w:shd w:val="clear" w:color="auto" w:fill="auto"/>
            <w:hideMark/>
          </w:tcPr>
          <w:p w14:paraId="4963085D"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7744A149"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Marketing would like to draw a list of existing clients weekly from 12 Feb 20 to 15 Mar 20</w:t>
            </w:r>
            <w:r w:rsidRPr="0027456B">
              <w:rPr>
                <w:rFonts w:eastAsia="Times New Roman" w:cs="Arial"/>
                <w:color w:val="000000"/>
                <w:sz w:val="18"/>
                <w:szCs w:val="18"/>
                <w:lang w:val="en-HK" w:eastAsia="zh-CN"/>
              </w:rPr>
              <w:br/>
              <w:t>-</w:t>
            </w:r>
            <w:proofErr w:type="spellStart"/>
            <w:r w:rsidRPr="0027456B">
              <w:rPr>
                <w:rFonts w:eastAsia="Times New Roman" w:cs="Arial"/>
                <w:color w:val="000000"/>
                <w:sz w:val="18"/>
                <w:szCs w:val="18"/>
                <w:lang w:val="en-HK" w:eastAsia="zh-CN"/>
              </w:rPr>
              <w:t>Indicat</w:t>
            </w:r>
            <w:proofErr w:type="spellEnd"/>
          </w:p>
        </w:tc>
      </w:tr>
      <w:tr w:rsidR="0027456B" w:rsidRPr="0027456B" w14:paraId="01E94C09" w14:textId="77777777" w:rsidTr="006F164F">
        <w:trPr>
          <w:trHeight w:val="698"/>
        </w:trPr>
        <w:tc>
          <w:tcPr>
            <w:tcW w:w="2659" w:type="dxa"/>
            <w:tcBorders>
              <w:top w:val="nil"/>
              <w:left w:val="single" w:sz="4" w:space="0" w:color="CCCCFF"/>
              <w:bottom w:val="single" w:sz="4" w:space="0" w:color="CCCCFF"/>
              <w:right w:val="single" w:sz="4" w:space="0" w:color="CCCCFF"/>
            </w:tcBorders>
            <w:shd w:val="clear" w:color="auto" w:fill="auto"/>
            <w:hideMark/>
          </w:tcPr>
          <w:p w14:paraId="7050F755"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60204 Production File Transfer (IT Only)</w:t>
            </w:r>
          </w:p>
        </w:tc>
        <w:tc>
          <w:tcPr>
            <w:tcW w:w="6786" w:type="dxa"/>
            <w:tcBorders>
              <w:top w:val="nil"/>
              <w:left w:val="nil"/>
              <w:bottom w:val="single" w:sz="4" w:space="0" w:color="CCCCFF"/>
              <w:right w:val="single" w:sz="4" w:space="0" w:color="CCCCFF"/>
            </w:tcBorders>
            <w:shd w:val="clear" w:color="auto" w:fill="auto"/>
            <w:hideMark/>
          </w:tcPr>
          <w:p w14:paraId="6D2D6785"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Update 2020 MDRT to 2021 MDRT image on BOSS Consultant Portal </w:t>
            </w:r>
            <w:r w:rsidRPr="0027456B">
              <w:rPr>
                <w:rFonts w:eastAsia="Times New Roman" w:cs="Arial"/>
                <w:color w:val="000000"/>
                <w:sz w:val="18"/>
                <w:szCs w:val="18"/>
                <w:lang w:val="en-HK" w:eastAsia="zh-CN"/>
              </w:rPr>
              <w:br/>
              <w:t>Path: /data/</w:t>
            </w:r>
            <w:proofErr w:type="spellStart"/>
            <w:r w:rsidRPr="0027456B">
              <w:rPr>
                <w:rFonts w:eastAsia="Times New Roman" w:cs="Arial"/>
                <w:color w:val="000000"/>
                <w:sz w:val="18"/>
                <w:szCs w:val="18"/>
                <w:lang w:val="en-HK" w:eastAsia="zh-CN"/>
              </w:rPr>
              <w:t>sss</w:t>
            </w:r>
            <w:proofErr w:type="spellEnd"/>
            <w:r w:rsidRPr="0027456B">
              <w:rPr>
                <w:rFonts w:eastAsia="Times New Roman" w:cs="Arial"/>
                <w:color w:val="000000"/>
                <w:sz w:val="18"/>
                <w:szCs w:val="18"/>
                <w:lang w:val="en-HK" w:eastAsia="zh-CN"/>
              </w:rPr>
              <w:t>/web/image/</w:t>
            </w:r>
            <w:proofErr w:type="spellStart"/>
            <w:r w:rsidRPr="0027456B">
              <w:rPr>
                <w:rFonts w:eastAsia="Times New Roman" w:cs="Arial"/>
                <w:color w:val="000000"/>
                <w:sz w:val="18"/>
                <w:szCs w:val="18"/>
                <w:lang w:val="en-HK" w:eastAsia="zh-CN"/>
              </w:rPr>
              <w:t>mdrt</w:t>
            </w:r>
            <w:proofErr w:type="spellEnd"/>
          </w:p>
        </w:tc>
      </w:tr>
      <w:tr w:rsidR="0027456B" w:rsidRPr="0027456B" w14:paraId="4EE8FFAB"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6E16AC57"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Life)File</w:t>
            </w:r>
            <w:proofErr w:type="gramEnd"/>
            <w:r w:rsidRPr="0027456B">
              <w:rPr>
                <w:rFonts w:eastAsia="Times New Roman" w:cs="Arial"/>
                <w:color w:val="000000"/>
                <w:sz w:val="18"/>
                <w:szCs w:val="18"/>
                <w:lang w:val="en-HK" w:eastAsia="zh-CN"/>
              </w:rPr>
              <w:t xml:space="preserve"> patching</w:t>
            </w:r>
          </w:p>
        </w:tc>
        <w:tc>
          <w:tcPr>
            <w:tcW w:w="6786" w:type="dxa"/>
            <w:tcBorders>
              <w:top w:val="nil"/>
              <w:left w:val="nil"/>
              <w:bottom w:val="single" w:sz="4" w:space="0" w:color="CCCCFF"/>
              <w:right w:val="single" w:sz="4" w:space="0" w:color="CCCCFF"/>
            </w:tcBorders>
            <w:shd w:val="clear" w:color="auto" w:fill="auto"/>
            <w:hideMark/>
          </w:tcPr>
          <w:p w14:paraId="76DE72DA"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Request data patching for POL800000210229. Due to Policy no. assignment issue, incorrect data </w:t>
            </w:r>
            <w:proofErr w:type="spellStart"/>
            <w:r w:rsidRPr="0027456B">
              <w:rPr>
                <w:rFonts w:eastAsia="Times New Roman" w:cs="Arial"/>
                <w:color w:val="000000"/>
                <w:sz w:val="18"/>
                <w:szCs w:val="18"/>
                <w:lang w:val="en-HK" w:eastAsia="zh-CN"/>
              </w:rPr>
              <w:t>patchi</w:t>
            </w:r>
            <w:proofErr w:type="spellEnd"/>
          </w:p>
        </w:tc>
      </w:tr>
      <w:tr w:rsidR="0027456B" w:rsidRPr="0027456B" w14:paraId="1657E5AF" w14:textId="77777777" w:rsidTr="006F164F">
        <w:trPr>
          <w:trHeight w:val="698"/>
        </w:trPr>
        <w:tc>
          <w:tcPr>
            <w:tcW w:w="2659" w:type="dxa"/>
            <w:tcBorders>
              <w:top w:val="nil"/>
              <w:left w:val="single" w:sz="4" w:space="0" w:color="CCCCFF"/>
              <w:bottom w:val="single" w:sz="4" w:space="0" w:color="CCCCFF"/>
              <w:right w:val="single" w:sz="4" w:space="0" w:color="CCCCFF"/>
            </w:tcBorders>
            <w:shd w:val="clear" w:color="auto" w:fill="auto"/>
            <w:hideMark/>
          </w:tcPr>
          <w:p w14:paraId="5BA5214E"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68FB9389"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Would you please help to handle the data extraction?</w:t>
            </w:r>
            <w:r w:rsidRPr="0027456B">
              <w:rPr>
                <w:rFonts w:eastAsia="Times New Roman" w:cs="Arial"/>
                <w:color w:val="000000"/>
                <w:sz w:val="18"/>
                <w:szCs w:val="18"/>
                <w:lang w:val="en-HK" w:eastAsia="zh-CN"/>
              </w:rPr>
              <w:br/>
              <w:t>1: Submission Date (from 22/6-31/12)</w:t>
            </w:r>
            <w:r w:rsidRPr="0027456B">
              <w:rPr>
                <w:rFonts w:eastAsia="Times New Roman" w:cs="Arial"/>
                <w:color w:val="000000"/>
                <w:sz w:val="18"/>
                <w:szCs w:val="18"/>
                <w:lang w:val="en-HK" w:eastAsia="zh-CN"/>
              </w:rPr>
              <w:br/>
              <w:t>2: Issue</w:t>
            </w:r>
          </w:p>
        </w:tc>
      </w:tr>
      <w:tr w:rsidR="0027456B" w:rsidRPr="0027456B" w14:paraId="02DB9553"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4513282A"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lastRenderedPageBreak/>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0AF8B8F0"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Extract raw data of claim of 2017.</w:t>
            </w:r>
          </w:p>
        </w:tc>
      </w:tr>
      <w:tr w:rsidR="0027456B" w:rsidRPr="0027456B" w14:paraId="41E3B26A"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3CFC453A"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Agency)Ad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34F8A521"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Extract all the policies under Dynamic Kit Chan Region (region code 604) that used to be orphan </w:t>
            </w:r>
            <w:proofErr w:type="spellStart"/>
            <w:r w:rsidRPr="0027456B">
              <w:rPr>
                <w:rFonts w:eastAsia="Times New Roman" w:cs="Arial"/>
                <w:color w:val="000000"/>
                <w:sz w:val="18"/>
                <w:szCs w:val="18"/>
                <w:lang w:val="en-HK" w:eastAsia="zh-CN"/>
              </w:rPr>
              <w:t>poli</w:t>
            </w:r>
            <w:proofErr w:type="spellEnd"/>
          </w:p>
        </w:tc>
      </w:tr>
      <w:tr w:rsidR="0027456B" w:rsidRPr="0027456B" w14:paraId="5371FF8E"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574054AA"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59FCD486"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Benefit outgo data extraction for 2019 audit. Requirements will be supplemented by email.</w:t>
            </w:r>
          </w:p>
        </w:tc>
      </w:tr>
      <w:tr w:rsidR="0027456B" w:rsidRPr="0027456B" w14:paraId="5A5C637A" w14:textId="77777777" w:rsidTr="006F164F">
        <w:trPr>
          <w:trHeight w:val="803"/>
        </w:trPr>
        <w:tc>
          <w:tcPr>
            <w:tcW w:w="2659" w:type="dxa"/>
            <w:tcBorders>
              <w:top w:val="nil"/>
              <w:left w:val="single" w:sz="4" w:space="0" w:color="CCCCFF"/>
              <w:bottom w:val="single" w:sz="4" w:space="0" w:color="CCCCFF"/>
              <w:right w:val="single" w:sz="4" w:space="0" w:color="CCCCFF"/>
            </w:tcBorders>
            <w:shd w:val="clear" w:color="auto" w:fill="auto"/>
            <w:hideMark/>
          </w:tcPr>
          <w:p w14:paraId="5765D37C"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(Agency Awards and Contest </w:t>
            </w:r>
            <w:proofErr w:type="gramStart"/>
            <w:r w:rsidRPr="0027456B">
              <w:rPr>
                <w:rFonts w:eastAsia="Times New Roman" w:cs="Arial"/>
                <w:color w:val="000000"/>
                <w:sz w:val="18"/>
                <w:szCs w:val="18"/>
                <w:lang w:val="en-HK" w:eastAsia="zh-CN"/>
              </w:rPr>
              <w:t>System)Project</w:t>
            </w:r>
            <w:proofErr w:type="gramEnd"/>
            <w:r w:rsidRPr="0027456B">
              <w:rPr>
                <w:rFonts w:eastAsia="Times New Roman" w:cs="Arial"/>
                <w:color w:val="000000"/>
                <w:sz w:val="18"/>
                <w:szCs w:val="18"/>
                <w:lang w:val="en-HK" w:eastAsia="zh-CN"/>
              </w:rPr>
              <w:t xml:space="preserve"> or change request on self-developed system</w:t>
            </w:r>
          </w:p>
        </w:tc>
        <w:tc>
          <w:tcPr>
            <w:tcW w:w="6786" w:type="dxa"/>
            <w:tcBorders>
              <w:top w:val="nil"/>
              <w:left w:val="nil"/>
              <w:bottom w:val="single" w:sz="4" w:space="0" w:color="CCCCFF"/>
              <w:right w:val="single" w:sz="4" w:space="0" w:color="CCCCFF"/>
            </w:tcBorders>
            <w:shd w:val="clear" w:color="auto" w:fill="auto"/>
            <w:hideMark/>
          </w:tcPr>
          <w:p w14:paraId="786F2146"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Request IT to generate 2021 MDRT data files including</w:t>
            </w:r>
            <w:r w:rsidRPr="0027456B">
              <w:rPr>
                <w:rFonts w:eastAsia="Times New Roman" w:cs="Arial"/>
                <w:color w:val="000000"/>
                <w:sz w:val="18"/>
                <w:szCs w:val="18"/>
                <w:lang w:val="en-HK" w:eastAsia="zh-CN"/>
              </w:rPr>
              <w:br/>
              <w:t>- MDRT.xlsx</w:t>
            </w:r>
            <w:r w:rsidRPr="0027456B">
              <w:rPr>
                <w:rFonts w:eastAsia="Times New Roman" w:cs="Arial"/>
                <w:color w:val="000000"/>
                <w:sz w:val="18"/>
                <w:szCs w:val="18"/>
                <w:lang w:val="en-HK" w:eastAsia="zh-CN"/>
              </w:rPr>
              <w:br/>
              <w:t>- MDRT (Breakdown).xlsx</w:t>
            </w:r>
          </w:p>
        </w:tc>
      </w:tr>
      <w:tr w:rsidR="0027456B" w:rsidRPr="0027456B" w14:paraId="66C035E3"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256132A3"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Agency)Ad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1CE05F99"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Generate lapse production for the attached request</w:t>
            </w:r>
          </w:p>
        </w:tc>
      </w:tr>
      <w:tr w:rsidR="0027456B" w:rsidRPr="0027456B" w14:paraId="71693839"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76E04657"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14F761A2"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Refer SR48105, compliance would like to extraction of the 2015-Q4 2019 data.</w:t>
            </w:r>
            <w:r w:rsidRPr="0027456B">
              <w:rPr>
                <w:rFonts w:eastAsia="Times New Roman" w:cs="Arial"/>
                <w:color w:val="000000"/>
                <w:sz w:val="18"/>
                <w:szCs w:val="18"/>
                <w:lang w:val="en-HK" w:eastAsia="zh-CN"/>
              </w:rPr>
              <w:br/>
              <w:t>Thank</w:t>
            </w:r>
          </w:p>
        </w:tc>
      </w:tr>
      <w:tr w:rsidR="0027456B" w:rsidRPr="0027456B" w14:paraId="724A727D"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6C9EE1A2"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2642F8AB"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Please perform a data extraction as per attached</w:t>
            </w:r>
          </w:p>
        </w:tc>
      </w:tr>
      <w:tr w:rsidR="0027456B" w:rsidRPr="0027456B" w14:paraId="403E6FFC"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2D17125B"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69280B17"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Extract the 1st Underwriter name for the policies attached</w:t>
            </w:r>
          </w:p>
        </w:tc>
      </w:tr>
      <w:tr w:rsidR="0027456B" w:rsidRPr="0027456B" w14:paraId="67B79722"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365AEF56"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599C9972"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Kindly please generate the client database reports (</w:t>
            </w:r>
            <w:proofErr w:type="spellStart"/>
            <w:r w:rsidRPr="0027456B">
              <w:rPr>
                <w:rFonts w:eastAsia="Times New Roman" w:cs="Arial"/>
                <w:color w:val="000000"/>
                <w:sz w:val="18"/>
                <w:szCs w:val="18"/>
                <w:lang w:val="en-HK" w:eastAsia="zh-CN"/>
              </w:rPr>
              <w:t>inforce</w:t>
            </w:r>
            <w:proofErr w:type="spellEnd"/>
            <w:r w:rsidRPr="0027456B">
              <w:rPr>
                <w:rFonts w:eastAsia="Times New Roman" w:cs="Arial"/>
                <w:color w:val="000000"/>
                <w:sz w:val="18"/>
                <w:szCs w:val="18"/>
                <w:lang w:val="en-HK" w:eastAsia="zh-CN"/>
              </w:rPr>
              <w:t>) for 2020 MDRT members. Please find atta</w:t>
            </w:r>
          </w:p>
        </w:tc>
      </w:tr>
      <w:tr w:rsidR="0027456B" w:rsidRPr="0027456B" w14:paraId="08C78BF8" w14:textId="77777777" w:rsidTr="006F164F">
        <w:trPr>
          <w:trHeight w:val="1019"/>
        </w:trPr>
        <w:tc>
          <w:tcPr>
            <w:tcW w:w="2659" w:type="dxa"/>
            <w:tcBorders>
              <w:top w:val="nil"/>
              <w:left w:val="single" w:sz="4" w:space="0" w:color="CCCCFF"/>
              <w:bottom w:val="single" w:sz="4" w:space="0" w:color="CCCCFF"/>
              <w:right w:val="single" w:sz="4" w:space="0" w:color="CCCCFF"/>
            </w:tcBorders>
            <w:shd w:val="clear" w:color="auto" w:fill="auto"/>
            <w:hideMark/>
          </w:tcPr>
          <w:p w14:paraId="092DE2B3"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405E9D5B"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Request all CS change item in Dec 2019</w:t>
            </w:r>
            <w:r w:rsidRPr="0027456B">
              <w:rPr>
                <w:rFonts w:eastAsia="Times New Roman" w:cs="Arial"/>
                <w:color w:val="000000"/>
                <w:sz w:val="18"/>
                <w:szCs w:val="18"/>
                <w:lang w:val="en-HK" w:eastAsia="zh-CN"/>
              </w:rPr>
              <w:br/>
              <w:t xml:space="preserve">Priority   </w:t>
            </w:r>
            <w:r w:rsidRPr="0027456B">
              <w:rPr>
                <w:rFonts w:eastAsia="Times New Roman" w:cs="Arial"/>
                <w:color w:val="000000"/>
                <w:sz w:val="18"/>
                <w:szCs w:val="18"/>
                <w:lang w:val="en-HK" w:eastAsia="zh-CN"/>
              </w:rPr>
              <w:br/>
              <w:t xml:space="preserve">Registration Date   </w:t>
            </w:r>
            <w:r w:rsidRPr="0027456B">
              <w:rPr>
                <w:rFonts w:eastAsia="Times New Roman" w:cs="Arial"/>
                <w:color w:val="000000"/>
                <w:sz w:val="18"/>
                <w:szCs w:val="18"/>
                <w:lang w:val="en-HK" w:eastAsia="zh-CN"/>
              </w:rPr>
              <w:br/>
              <w:t xml:space="preserve">Policy Number   </w:t>
            </w:r>
            <w:r w:rsidRPr="0027456B">
              <w:rPr>
                <w:rFonts w:eastAsia="Times New Roman" w:cs="Arial"/>
                <w:color w:val="000000"/>
                <w:sz w:val="18"/>
                <w:szCs w:val="18"/>
                <w:lang w:val="en-HK" w:eastAsia="zh-CN"/>
              </w:rPr>
              <w:br/>
              <w:t xml:space="preserve">Basic Plan   </w:t>
            </w:r>
          </w:p>
        </w:tc>
      </w:tr>
      <w:tr w:rsidR="0027456B" w:rsidRPr="0027456B" w14:paraId="1265E985"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6A516FC0"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5138FD9A"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We would like to </w:t>
            </w:r>
            <w:proofErr w:type="spellStart"/>
            <w:r w:rsidRPr="0027456B">
              <w:rPr>
                <w:rFonts w:eastAsia="Times New Roman" w:cs="Arial"/>
                <w:color w:val="000000"/>
                <w:sz w:val="18"/>
                <w:szCs w:val="18"/>
                <w:lang w:val="en-HK" w:eastAsia="zh-CN"/>
              </w:rPr>
              <w:t>gerenate</w:t>
            </w:r>
            <w:proofErr w:type="spellEnd"/>
            <w:r w:rsidRPr="0027456B">
              <w:rPr>
                <w:rFonts w:eastAsia="Times New Roman" w:cs="Arial"/>
                <w:color w:val="000000"/>
                <w:sz w:val="18"/>
                <w:szCs w:val="18"/>
                <w:lang w:val="en-HK" w:eastAsia="zh-CN"/>
              </w:rPr>
              <w:t xml:space="preserve"> the report to check from 01/01/2020 to 31/01/2020 how many </w:t>
            </w:r>
            <w:proofErr w:type="gramStart"/>
            <w:r w:rsidRPr="0027456B">
              <w:rPr>
                <w:rFonts w:eastAsia="Times New Roman" w:cs="Arial"/>
                <w:color w:val="000000"/>
                <w:sz w:val="18"/>
                <w:szCs w:val="18"/>
                <w:lang w:val="en-HK" w:eastAsia="zh-CN"/>
              </w:rPr>
              <w:t>client</w:t>
            </w:r>
            <w:proofErr w:type="gramEnd"/>
            <w:r w:rsidRPr="0027456B">
              <w:rPr>
                <w:rFonts w:eastAsia="Times New Roman" w:cs="Arial"/>
                <w:color w:val="000000"/>
                <w:sz w:val="18"/>
                <w:szCs w:val="18"/>
                <w:lang w:val="en-HK" w:eastAsia="zh-CN"/>
              </w:rPr>
              <w:t xml:space="preserve"> hit </w:t>
            </w:r>
            <w:proofErr w:type="spellStart"/>
            <w:r w:rsidRPr="0027456B">
              <w:rPr>
                <w:rFonts w:eastAsia="Times New Roman" w:cs="Arial"/>
                <w:color w:val="000000"/>
                <w:sz w:val="18"/>
                <w:szCs w:val="18"/>
                <w:lang w:val="en-HK" w:eastAsia="zh-CN"/>
              </w:rPr>
              <w:t>worl</w:t>
            </w:r>
            <w:proofErr w:type="spellEnd"/>
          </w:p>
        </w:tc>
      </w:tr>
      <w:tr w:rsidR="0027456B" w:rsidRPr="0027456B" w14:paraId="6E28C837"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6ABC4E5C"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Life)File</w:t>
            </w:r>
            <w:proofErr w:type="gramEnd"/>
            <w:r w:rsidRPr="0027456B">
              <w:rPr>
                <w:rFonts w:eastAsia="Times New Roman" w:cs="Arial"/>
                <w:color w:val="000000"/>
                <w:sz w:val="18"/>
                <w:szCs w:val="18"/>
                <w:lang w:val="en-HK" w:eastAsia="zh-CN"/>
              </w:rPr>
              <w:t xml:space="preserve"> patching</w:t>
            </w:r>
          </w:p>
        </w:tc>
        <w:tc>
          <w:tcPr>
            <w:tcW w:w="6786" w:type="dxa"/>
            <w:tcBorders>
              <w:top w:val="nil"/>
              <w:left w:val="nil"/>
              <w:bottom w:val="single" w:sz="4" w:space="0" w:color="CCCCFF"/>
              <w:right w:val="single" w:sz="4" w:space="0" w:color="CCCCFF"/>
            </w:tcBorders>
            <w:shd w:val="clear" w:color="auto" w:fill="auto"/>
            <w:hideMark/>
          </w:tcPr>
          <w:p w14:paraId="5516FE5B"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update keyword file data</w:t>
            </w:r>
          </w:p>
        </w:tc>
      </w:tr>
      <w:tr w:rsidR="0027456B" w:rsidRPr="0027456B" w14:paraId="2AFBD85C" w14:textId="77777777" w:rsidTr="006F164F">
        <w:trPr>
          <w:trHeight w:val="698"/>
        </w:trPr>
        <w:tc>
          <w:tcPr>
            <w:tcW w:w="2659" w:type="dxa"/>
            <w:tcBorders>
              <w:top w:val="nil"/>
              <w:left w:val="single" w:sz="4" w:space="0" w:color="CCCCFF"/>
              <w:bottom w:val="single" w:sz="4" w:space="0" w:color="CCCCFF"/>
              <w:right w:val="single" w:sz="4" w:space="0" w:color="CCCCFF"/>
            </w:tcBorders>
            <w:shd w:val="clear" w:color="auto" w:fill="auto"/>
            <w:hideMark/>
          </w:tcPr>
          <w:p w14:paraId="2D95DA0C"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 - CAI</w:t>
            </w:r>
          </w:p>
        </w:tc>
        <w:tc>
          <w:tcPr>
            <w:tcW w:w="6786" w:type="dxa"/>
            <w:tcBorders>
              <w:top w:val="nil"/>
              <w:left w:val="nil"/>
              <w:bottom w:val="single" w:sz="4" w:space="0" w:color="CCCCFF"/>
              <w:right w:val="single" w:sz="4" w:space="0" w:color="CCCCFF"/>
            </w:tcBorders>
            <w:shd w:val="clear" w:color="auto" w:fill="auto"/>
            <w:hideMark/>
          </w:tcPr>
          <w:p w14:paraId="68DABFC5"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Extract CAI claims data (please follow Request #48909 format with product = CAI)</w:t>
            </w:r>
            <w:r w:rsidRPr="0027456B">
              <w:rPr>
                <w:rFonts w:eastAsia="Times New Roman" w:cs="Arial"/>
                <w:color w:val="000000"/>
                <w:sz w:val="18"/>
                <w:szCs w:val="18"/>
                <w:lang w:val="en-HK" w:eastAsia="zh-CN"/>
              </w:rPr>
              <w:br/>
              <w:t xml:space="preserve">2 parts: </w:t>
            </w:r>
            <w:r w:rsidRPr="0027456B">
              <w:rPr>
                <w:rFonts w:eastAsia="Times New Roman" w:cs="Arial"/>
                <w:color w:val="000000"/>
                <w:sz w:val="18"/>
                <w:szCs w:val="18"/>
                <w:lang w:val="en-HK" w:eastAsia="zh-CN"/>
              </w:rPr>
              <w:br/>
              <w:t xml:space="preserve">Policy </w:t>
            </w:r>
          </w:p>
        </w:tc>
      </w:tr>
      <w:tr w:rsidR="0027456B" w:rsidRPr="0027456B" w14:paraId="3F09130B" w14:textId="77777777" w:rsidTr="006F164F">
        <w:trPr>
          <w:trHeight w:val="698"/>
        </w:trPr>
        <w:tc>
          <w:tcPr>
            <w:tcW w:w="2659" w:type="dxa"/>
            <w:tcBorders>
              <w:top w:val="nil"/>
              <w:left w:val="single" w:sz="4" w:space="0" w:color="CCCCFF"/>
              <w:bottom w:val="single" w:sz="4" w:space="0" w:color="CCCCFF"/>
              <w:right w:val="single" w:sz="4" w:space="0" w:color="CCCCFF"/>
            </w:tcBorders>
            <w:shd w:val="clear" w:color="auto" w:fill="auto"/>
            <w:hideMark/>
          </w:tcPr>
          <w:p w14:paraId="1AA81B90"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3E362A7F"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Generate a pending case report with the criteria below.</w:t>
            </w:r>
            <w:r w:rsidRPr="0027456B">
              <w:rPr>
                <w:rFonts w:eastAsia="Times New Roman" w:cs="Arial"/>
                <w:color w:val="000000"/>
                <w:sz w:val="18"/>
                <w:szCs w:val="18"/>
                <w:lang w:val="en-HK" w:eastAsia="zh-CN"/>
              </w:rPr>
              <w:br/>
              <w:t>1. With LCA record</w:t>
            </w:r>
            <w:r w:rsidRPr="0027456B">
              <w:rPr>
                <w:rFonts w:eastAsia="Times New Roman" w:cs="Arial"/>
                <w:color w:val="000000"/>
                <w:sz w:val="18"/>
                <w:szCs w:val="18"/>
                <w:lang w:val="en-HK" w:eastAsia="zh-CN"/>
              </w:rPr>
              <w:br/>
              <w:t>2. Status = Conditional</w:t>
            </w:r>
          </w:p>
        </w:tc>
      </w:tr>
      <w:tr w:rsidR="0027456B" w:rsidRPr="0027456B" w14:paraId="2B2571A9"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5A2C5CB8"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Agency)Ad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72EDE2DF"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Please extract production data for all months according to the attached list in the format of </w:t>
            </w:r>
            <w:proofErr w:type="spellStart"/>
            <w:r w:rsidRPr="0027456B">
              <w:rPr>
                <w:rFonts w:eastAsia="Times New Roman" w:cs="Arial"/>
                <w:color w:val="000000"/>
                <w:sz w:val="18"/>
                <w:szCs w:val="18"/>
                <w:lang w:val="en-HK" w:eastAsia="zh-CN"/>
              </w:rPr>
              <w:t>existi</w:t>
            </w:r>
            <w:proofErr w:type="spellEnd"/>
          </w:p>
        </w:tc>
      </w:tr>
      <w:tr w:rsidR="0027456B" w:rsidRPr="0027456B" w14:paraId="5E0FDC88"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5686228E"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72E88A55"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Refer to attached SR49046_Report 1 SQL, please generate a new list about issue date from 20200101 to</w:t>
            </w:r>
          </w:p>
        </w:tc>
      </w:tr>
      <w:tr w:rsidR="0027456B" w:rsidRPr="0027456B" w14:paraId="6B37C201" w14:textId="77777777" w:rsidTr="006F164F">
        <w:trPr>
          <w:trHeight w:val="353"/>
        </w:trPr>
        <w:tc>
          <w:tcPr>
            <w:tcW w:w="2659" w:type="dxa"/>
            <w:tcBorders>
              <w:top w:val="nil"/>
              <w:left w:val="single" w:sz="4" w:space="0" w:color="CCCCFF"/>
              <w:bottom w:val="single" w:sz="4" w:space="0" w:color="CCCCFF"/>
              <w:right w:val="single" w:sz="4" w:space="0" w:color="CCCCFF"/>
            </w:tcBorders>
            <w:shd w:val="clear" w:color="auto" w:fill="auto"/>
            <w:hideMark/>
          </w:tcPr>
          <w:p w14:paraId="218C3EC6"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1C5104F4"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We would like to check how many </w:t>
            </w:r>
            <w:proofErr w:type="gramStart"/>
            <w:r w:rsidRPr="0027456B">
              <w:rPr>
                <w:rFonts w:eastAsia="Times New Roman" w:cs="Arial"/>
                <w:color w:val="000000"/>
                <w:sz w:val="18"/>
                <w:szCs w:val="18"/>
                <w:lang w:val="en-HK" w:eastAsia="zh-CN"/>
              </w:rPr>
              <w:t>policy</w:t>
            </w:r>
            <w:proofErr w:type="gramEnd"/>
            <w:r w:rsidRPr="0027456B">
              <w:rPr>
                <w:rFonts w:eastAsia="Times New Roman" w:cs="Arial"/>
                <w:color w:val="000000"/>
                <w:sz w:val="18"/>
                <w:szCs w:val="18"/>
                <w:lang w:val="en-HK" w:eastAsia="zh-CN"/>
              </w:rPr>
              <w:t xml:space="preserve"> was run the auto facultative from 01/01/2020 to 31/01/2020.</w:t>
            </w:r>
          </w:p>
        </w:tc>
      </w:tr>
      <w:tr w:rsidR="0027456B" w:rsidRPr="0027456B" w14:paraId="52345EB1"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551A9780"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7832DC25"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Please run a data extraction as per attached for the updated overdue levy pool</w:t>
            </w:r>
          </w:p>
        </w:tc>
      </w:tr>
      <w:tr w:rsidR="0027456B" w:rsidRPr="0027456B" w14:paraId="59F3FA15"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3E2191D4"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28E45094"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Riding on #49918, please re-run the extraction after the clean-up exercise</w:t>
            </w:r>
          </w:p>
        </w:tc>
      </w:tr>
      <w:tr w:rsidR="0027456B" w:rsidRPr="0027456B" w14:paraId="6FB059CF"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7FCDD9EE"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172E8BA8"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Extract data of OCI medical statistics for the year of 2019.</w:t>
            </w:r>
          </w:p>
        </w:tc>
      </w:tr>
      <w:tr w:rsidR="0027456B" w:rsidRPr="0027456B" w14:paraId="24C09979"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5B7259BA"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60202 Ad-hoc file/report transfer</w:t>
            </w:r>
          </w:p>
        </w:tc>
        <w:tc>
          <w:tcPr>
            <w:tcW w:w="6786" w:type="dxa"/>
            <w:tcBorders>
              <w:top w:val="nil"/>
              <w:left w:val="nil"/>
              <w:bottom w:val="single" w:sz="4" w:space="0" w:color="CCCCFF"/>
              <w:right w:val="single" w:sz="4" w:space="0" w:color="CCCCFF"/>
            </w:tcBorders>
            <w:shd w:val="clear" w:color="auto" w:fill="auto"/>
            <w:hideMark/>
          </w:tcPr>
          <w:p w14:paraId="4CE91467"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1)copy file \\2017-00000277\Share\Ad-hocDataRequest\LBB_Progress_Reports into \\hqvfs01\eBao_Prd\eBa</w:t>
            </w:r>
          </w:p>
        </w:tc>
      </w:tr>
      <w:tr w:rsidR="0027456B" w:rsidRPr="0027456B" w14:paraId="1B489EF1" w14:textId="77777777" w:rsidTr="006F164F">
        <w:trPr>
          <w:trHeight w:val="461"/>
        </w:trPr>
        <w:tc>
          <w:tcPr>
            <w:tcW w:w="2659" w:type="dxa"/>
            <w:tcBorders>
              <w:top w:val="nil"/>
              <w:left w:val="single" w:sz="4" w:space="0" w:color="CCCCFF"/>
              <w:bottom w:val="single" w:sz="4" w:space="0" w:color="CCCCFF"/>
              <w:right w:val="single" w:sz="4" w:space="0" w:color="CCCCFF"/>
            </w:tcBorders>
            <w:shd w:val="clear" w:color="auto" w:fill="auto"/>
            <w:hideMark/>
          </w:tcPr>
          <w:p w14:paraId="0BCC7992"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Life)File</w:t>
            </w:r>
            <w:proofErr w:type="gramEnd"/>
            <w:r w:rsidRPr="0027456B">
              <w:rPr>
                <w:rFonts w:eastAsia="Times New Roman" w:cs="Arial"/>
                <w:color w:val="000000"/>
                <w:sz w:val="18"/>
                <w:szCs w:val="18"/>
                <w:lang w:val="en-HK" w:eastAsia="zh-CN"/>
              </w:rPr>
              <w:t xml:space="preserve"> patching_POL#000800105419</w:t>
            </w:r>
          </w:p>
        </w:tc>
        <w:tc>
          <w:tcPr>
            <w:tcW w:w="6786" w:type="dxa"/>
            <w:tcBorders>
              <w:top w:val="nil"/>
              <w:left w:val="nil"/>
              <w:bottom w:val="single" w:sz="4" w:space="0" w:color="CCCCFF"/>
              <w:right w:val="single" w:sz="4" w:space="0" w:color="CCCCFF"/>
            </w:tcBorders>
            <w:shd w:val="clear" w:color="auto" w:fill="auto"/>
            <w:hideMark/>
          </w:tcPr>
          <w:p w14:paraId="3E609BDF"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Request data patching for POL#000800105419. Due to Policy no. assignment issue, incorrect credit car</w:t>
            </w:r>
          </w:p>
        </w:tc>
      </w:tr>
      <w:tr w:rsidR="0027456B" w:rsidRPr="0027456B" w14:paraId="0EE6CCDF"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4C0650BA"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2953CCDC"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We would like to review all claim cases under CIYR. Please provide data file of relevant case no. &amp; </w:t>
            </w:r>
          </w:p>
        </w:tc>
      </w:tr>
      <w:tr w:rsidR="0027456B" w:rsidRPr="0027456B" w14:paraId="7E4BAF64"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474E3C49"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1F6B9BFB"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Please extract the data for the fund corporate action of Code F168, TEMASG, TEMBRC &amp; TEMEME. The </w:t>
            </w:r>
            <w:proofErr w:type="spellStart"/>
            <w:r w:rsidRPr="0027456B">
              <w:rPr>
                <w:rFonts w:eastAsia="Times New Roman" w:cs="Arial"/>
                <w:color w:val="000000"/>
                <w:sz w:val="18"/>
                <w:szCs w:val="18"/>
                <w:lang w:val="en-HK" w:eastAsia="zh-CN"/>
              </w:rPr>
              <w:t>dat</w:t>
            </w:r>
            <w:proofErr w:type="spellEnd"/>
          </w:p>
        </w:tc>
      </w:tr>
      <w:tr w:rsidR="0027456B" w:rsidRPr="0027456B" w14:paraId="1B482C7C"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38948CE9"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35EE8A9B"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Please provide fund account value as of 11 Dec 2019 for policy 000200226614.</w:t>
            </w:r>
            <w:r w:rsidRPr="0027456B">
              <w:rPr>
                <w:rFonts w:eastAsia="Times New Roman" w:cs="Arial"/>
                <w:color w:val="000000"/>
                <w:sz w:val="18"/>
                <w:szCs w:val="18"/>
                <w:lang w:val="en-HK" w:eastAsia="zh-CN"/>
              </w:rPr>
              <w:br/>
              <w:t>Attached please find t</w:t>
            </w:r>
          </w:p>
        </w:tc>
      </w:tr>
      <w:tr w:rsidR="0027456B" w:rsidRPr="0027456B" w14:paraId="08C19030" w14:textId="77777777" w:rsidTr="006F164F">
        <w:trPr>
          <w:trHeight w:val="930"/>
        </w:trPr>
        <w:tc>
          <w:tcPr>
            <w:tcW w:w="2659" w:type="dxa"/>
            <w:tcBorders>
              <w:top w:val="nil"/>
              <w:left w:val="single" w:sz="4" w:space="0" w:color="CCCCFF"/>
              <w:bottom w:val="single" w:sz="4" w:space="0" w:color="CCCCFF"/>
              <w:right w:val="single" w:sz="4" w:space="0" w:color="CCCCFF"/>
            </w:tcBorders>
            <w:shd w:val="clear" w:color="auto" w:fill="auto"/>
            <w:hideMark/>
          </w:tcPr>
          <w:p w14:paraId="3ADF5229"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lastRenderedPageBreak/>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245FC2D1"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Criteria:</w:t>
            </w:r>
            <w:r w:rsidRPr="0027456B">
              <w:rPr>
                <w:rFonts w:eastAsia="Times New Roman" w:cs="Arial"/>
                <w:color w:val="000000"/>
                <w:sz w:val="18"/>
                <w:szCs w:val="18"/>
                <w:lang w:val="en-HK" w:eastAsia="zh-CN"/>
              </w:rPr>
              <w:br/>
              <w:t>- FATCA Status = Blank</w:t>
            </w:r>
            <w:r w:rsidRPr="0027456B">
              <w:rPr>
                <w:rFonts w:eastAsia="Times New Roman" w:cs="Arial"/>
                <w:color w:val="000000"/>
                <w:sz w:val="18"/>
                <w:szCs w:val="18"/>
                <w:lang w:val="en-HK" w:eastAsia="zh-CN"/>
              </w:rPr>
              <w:br/>
              <w:t>- Party role = Owner, Assignee of any assignment types</w:t>
            </w:r>
            <w:r w:rsidRPr="0027456B">
              <w:rPr>
                <w:rFonts w:eastAsia="Times New Roman" w:cs="Arial"/>
                <w:color w:val="000000"/>
                <w:sz w:val="18"/>
                <w:szCs w:val="18"/>
                <w:lang w:val="en-HK" w:eastAsia="zh-CN"/>
              </w:rPr>
              <w:br/>
              <w:t xml:space="preserve">- Policy </w:t>
            </w:r>
          </w:p>
        </w:tc>
      </w:tr>
      <w:tr w:rsidR="0027456B" w:rsidRPr="0027456B" w14:paraId="66285E08"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04C54720"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Agency)Ad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1F464741"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Please provide updated Agent contact list report. Last update is 10/2019 (ID:49302)</w:t>
            </w:r>
          </w:p>
        </w:tc>
      </w:tr>
      <w:tr w:rsidR="0027456B" w:rsidRPr="0027456B" w14:paraId="34E74BE7"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auto" w:fill="auto"/>
            <w:hideMark/>
          </w:tcPr>
          <w:p w14:paraId="35AC3572"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Agency)Ad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auto" w:fill="auto"/>
            <w:hideMark/>
          </w:tcPr>
          <w:p w14:paraId="2A8B1668"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Further to the IT request (48625) raised by Kwok Man To on 28 Nov 2019 on the exclusion list of gene</w:t>
            </w:r>
          </w:p>
        </w:tc>
      </w:tr>
      <w:tr w:rsidR="0027456B" w:rsidRPr="0027456B" w14:paraId="2E3E9C76" w14:textId="77777777" w:rsidTr="006F164F">
        <w:trPr>
          <w:trHeight w:val="698"/>
        </w:trPr>
        <w:tc>
          <w:tcPr>
            <w:tcW w:w="2659" w:type="dxa"/>
            <w:tcBorders>
              <w:top w:val="nil"/>
              <w:left w:val="single" w:sz="4" w:space="0" w:color="CCCCFF"/>
              <w:bottom w:val="single" w:sz="4" w:space="0" w:color="CCCCFF"/>
              <w:right w:val="single" w:sz="4" w:space="0" w:color="CCCCFF"/>
            </w:tcBorders>
            <w:shd w:val="clear" w:color="auto" w:fill="auto"/>
            <w:hideMark/>
          </w:tcPr>
          <w:p w14:paraId="2857B8A2"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60204 Production File Transfer (IT Only)</w:t>
            </w:r>
          </w:p>
        </w:tc>
        <w:tc>
          <w:tcPr>
            <w:tcW w:w="6786" w:type="dxa"/>
            <w:tcBorders>
              <w:top w:val="nil"/>
              <w:left w:val="nil"/>
              <w:bottom w:val="single" w:sz="4" w:space="0" w:color="CCCCFF"/>
              <w:right w:val="single" w:sz="4" w:space="0" w:color="CCCCFF"/>
            </w:tcBorders>
            <w:shd w:val="clear" w:color="auto" w:fill="auto"/>
            <w:hideMark/>
          </w:tcPr>
          <w:p w14:paraId="4852DEEA"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execute script and upload PDF to sip server</w:t>
            </w:r>
            <w:r w:rsidRPr="0027456B">
              <w:rPr>
                <w:rFonts w:eastAsia="Times New Roman" w:cs="Arial"/>
                <w:color w:val="000000"/>
                <w:sz w:val="18"/>
                <w:szCs w:val="18"/>
                <w:lang w:val="en-HK" w:eastAsia="zh-CN"/>
              </w:rPr>
              <w:br/>
              <w:t>PTR path: \\hqvfs01\Data\Usr\Self Developed Program Dep</w:t>
            </w:r>
          </w:p>
        </w:tc>
      </w:tr>
      <w:tr w:rsidR="0027456B" w:rsidRPr="0027456B" w14:paraId="2C9F2745" w14:textId="77777777" w:rsidTr="006F164F">
        <w:trPr>
          <w:trHeight w:val="821"/>
        </w:trPr>
        <w:tc>
          <w:tcPr>
            <w:tcW w:w="2659" w:type="dxa"/>
            <w:tcBorders>
              <w:top w:val="nil"/>
              <w:left w:val="single" w:sz="4" w:space="0" w:color="CCCCFF"/>
              <w:bottom w:val="single" w:sz="4" w:space="0" w:color="CCCCFF"/>
              <w:right w:val="single" w:sz="4" w:space="0" w:color="CCCCFF"/>
            </w:tcBorders>
            <w:shd w:val="clear" w:color="FFFFFF" w:fill="FFFFFF"/>
            <w:hideMark/>
          </w:tcPr>
          <w:p w14:paraId="33053276"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(Agency Awards and Contest </w:t>
            </w:r>
            <w:proofErr w:type="gramStart"/>
            <w:r w:rsidRPr="0027456B">
              <w:rPr>
                <w:rFonts w:eastAsia="Times New Roman" w:cs="Arial"/>
                <w:color w:val="000000"/>
                <w:sz w:val="18"/>
                <w:szCs w:val="18"/>
                <w:lang w:val="en-HK" w:eastAsia="zh-CN"/>
              </w:rPr>
              <w:t>System)Project</w:t>
            </w:r>
            <w:proofErr w:type="gramEnd"/>
            <w:r w:rsidRPr="0027456B">
              <w:rPr>
                <w:rFonts w:eastAsia="Times New Roman" w:cs="Arial"/>
                <w:color w:val="000000"/>
                <w:sz w:val="18"/>
                <w:szCs w:val="18"/>
                <w:lang w:val="en-HK" w:eastAsia="zh-CN"/>
              </w:rPr>
              <w:t xml:space="preserve"> or change request on self-developed system</w:t>
            </w:r>
          </w:p>
        </w:tc>
        <w:tc>
          <w:tcPr>
            <w:tcW w:w="6786" w:type="dxa"/>
            <w:tcBorders>
              <w:top w:val="nil"/>
              <w:left w:val="nil"/>
              <w:bottom w:val="single" w:sz="4" w:space="0" w:color="CCCCFF"/>
              <w:right w:val="single" w:sz="4" w:space="0" w:color="CCCCFF"/>
            </w:tcBorders>
            <w:shd w:val="clear" w:color="FFFFFF" w:fill="FFFFFF"/>
            <w:hideMark/>
          </w:tcPr>
          <w:p w14:paraId="696D994E"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To add FYC column on existing data feed AES20190004 &amp; SR46405 for both Benefit Level &amp; Policy Level.</w:t>
            </w:r>
          </w:p>
        </w:tc>
      </w:tr>
      <w:tr w:rsidR="0027456B" w:rsidRPr="0027456B" w14:paraId="37ECD574"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FFFFFF" w:fill="FFFFFF"/>
            <w:hideMark/>
          </w:tcPr>
          <w:p w14:paraId="70B2450D"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FFFFFF" w:fill="FFFFFF"/>
            <w:hideMark/>
          </w:tcPr>
          <w:p w14:paraId="020FEC67"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Please provide fund account value as of 5 Dec 2019 for policy 000203360338.</w:t>
            </w:r>
            <w:r w:rsidRPr="0027456B">
              <w:rPr>
                <w:rFonts w:eastAsia="Times New Roman" w:cs="Arial"/>
                <w:color w:val="000000"/>
                <w:sz w:val="18"/>
                <w:szCs w:val="18"/>
                <w:lang w:val="en-HK" w:eastAsia="zh-CN"/>
              </w:rPr>
              <w:br/>
              <w:t xml:space="preserve">Attached please find </w:t>
            </w:r>
            <w:proofErr w:type="spellStart"/>
            <w:r w:rsidRPr="0027456B">
              <w:rPr>
                <w:rFonts w:eastAsia="Times New Roman" w:cs="Arial"/>
                <w:color w:val="000000"/>
                <w:sz w:val="18"/>
                <w:szCs w:val="18"/>
                <w:lang w:val="en-HK" w:eastAsia="zh-CN"/>
              </w:rPr>
              <w:t>th</w:t>
            </w:r>
            <w:proofErr w:type="spellEnd"/>
          </w:p>
        </w:tc>
      </w:tr>
      <w:tr w:rsidR="0027456B" w:rsidRPr="0027456B" w14:paraId="52927CD2"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FFFFFF" w:fill="FFFFFF"/>
            <w:hideMark/>
          </w:tcPr>
          <w:p w14:paraId="13C5992A"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FFFFFF" w:fill="FFFFFF"/>
            <w:hideMark/>
          </w:tcPr>
          <w:p w14:paraId="1E919875"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Please extract </w:t>
            </w:r>
            <w:proofErr w:type="gramStart"/>
            <w:r w:rsidRPr="0027456B">
              <w:rPr>
                <w:rFonts w:eastAsia="Times New Roman" w:cs="Arial"/>
                <w:color w:val="000000"/>
                <w:sz w:val="18"/>
                <w:szCs w:val="18"/>
                <w:lang w:val="en-HK" w:eastAsia="zh-CN"/>
              </w:rPr>
              <w:t>all of</w:t>
            </w:r>
            <w:proofErr w:type="gramEnd"/>
            <w:r w:rsidRPr="0027456B">
              <w:rPr>
                <w:rFonts w:eastAsia="Times New Roman" w:cs="Arial"/>
                <w:color w:val="000000"/>
                <w:sz w:val="18"/>
                <w:szCs w:val="18"/>
                <w:lang w:val="en-HK" w:eastAsia="zh-CN"/>
              </w:rPr>
              <w:t xml:space="preserve"> the following for Regent (BWL*, RBWL*, NRRBWL*) policies with prepayment </w:t>
            </w:r>
            <w:proofErr w:type="spellStart"/>
            <w:r w:rsidRPr="0027456B">
              <w:rPr>
                <w:rFonts w:eastAsia="Times New Roman" w:cs="Arial"/>
                <w:color w:val="000000"/>
                <w:sz w:val="18"/>
                <w:szCs w:val="18"/>
                <w:lang w:val="en-HK" w:eastAsia="zh-CN"/>
              </w:rPr>
              <w:t>indic</w:t>
            </w:r>
            <w:proofErr w:type="spellEnd"/>
          </w:p>
        </w:tc>
      </w:tr>
      <w:tr w:rsidR="0027456B" w:rsidRPr="0027456B" w14:paraId="3EB38F6E"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FFFFFF" w:fill="FFFFFF"/>
            <w:hideMark/>
          </w:tcPr>
          <w:p w14:paraId="58CB6698"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FFFFFF" w:fill="FFFFFF"/>
            <w:hideMark/>
          </w:tcPr>
          <w:p w14:paraId="0E2BBB0D"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Please provide fund account value as of 11 Dec 2019 for policy 000200662287.</w:t>
            </w:r>
            <w:r w:rsidRPr="0027456B">
              <w:rPr>
                <w:rFonts w:eastAsia="Times New Roman" w:cs="Arial"/>
                <w:color w:val="000000"/>
                <w:sz w:val="18"/>
                <w:szCs w:val="18"/>
                <w:lang w:val="en-HK" w:eastAsia="zh-CN"/>
              </w:rPr>
              <w:br/>
              <w:t>Attached please find t</w:t>
            </w:r>
          </w:p>
        </w:tc>
      </w:tr>
      <w:tr w:rsidR="0027456B" w:rsidRPr="0027456B" w14:paraId="3B53DDFC"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FFFFFF" w:fill="FFFFFF"/>
            <w:hideMark/>
          </w:tcPr>
          <w:p w14:paraId="09924129"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FFFFFF" w:fill="FFFFFF"/>
            <w:hideMark/>
          </w:tcPr>
          <w:p w14:paraId="4ADA7F56"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Data requirement is enclosed.</w:t>
            </w:r>
          </w:p>
        </w:tc>
      </w:tr>
      <w:tr w:rsidR="0027456B" w:rsidRPr="0027456B" w14:paraId="56D73E55"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FFFFFF" w:fill="FFFFFF"/>
            <w:hideMark/>
          </w:tcPr>
          <w:p w14:paraId="1B77DAED"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Agency)Ad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FFFFFF" w:fill="FFFFFF"/>
            <w:hideMark/>
          </w:tcPr>
          <w:p w14:paraId="6016696C"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Refer SR44172 we would like to handle the agency </w:t>
            </w:r>
            <w:proofErr w:type="gramStart"/>
            <w:r w:rsidRPr="0027456B">
              <w:rPr>
                <w:rFonts w:eastAsia="Times New Roman" w:cs="Arial"/>
                <w:color w:val="000000"/>
                <w:sz w:val="18"/>
                <w:szCs w:val="18"/>
                <w:lang w:val="en-HK" w:eastAsia="zh-CN"/>
              </w:rPr>
              <w:t>non med</w:t>
            </w:r>
            <w:proofErr w:type="gramEnd"/>
            <w:r w:rsidRPr="0027456B">
              <w:rPr>
                <w:rFonts w:eastAsia="Times New Roman" w:cs="Arial"/>
                <w:color w:val="000000"/>
                <w:sz w:val="18"/>
                <w:szCs w:val="18"/>
                <w:lang w:val="en-HK" w:eastAsia="zh-CN"/>
              </w:rPr>
              <w:t xml:space="preserve"> tier updates.</w:t>
            </w:r>
            <w:r w:rsidRPr="0027456B">
              <w:rPr>
                <w:rFonts w:eastAsia="Times New Roman" w:cs="Arial"/>
                <w:color w:val="000000"/>
                <w:sz w:val="18"/>
                <w:szCs w:val="18"/>
                <w:lang w:val="en-HK" w:eastAsia="zh-CN"/>
              </w:rPr>
              <w:br/>
              <w:t xml:space="preserve">Would you please help to </w:t>
            </w:r>
            <w:proofErr w:type="spellStart"/>
            <w:r w:rsidRPr="0027456B">
              <w:rPr>
                <w:rFonts w:eastAsia="Times New Roman" w:cs="Arial"/>
                <w:color w:val="000000"/>
                <w:sz w:val="18"/>
                <w:szCs w:val="18"/>
                <w:lang w:val="en-HK" w:eastAsia="zh-CN"/>
              </w:rPr>
              <w:t>che</w:t>
            </w:r>
            <w:proofErr w:type="spellEnd"/>
          </w:p>
        </w:tc>
      </w:tr>
      <w:tr w:rsidR="0027456B" w:rsidRPr="0027456B" w14:paraId="4DB8F5F9" w14:textId="77777777" w:rsidTr="006F164F">
        <w:trPr>
          <w:trHeight w:val="614"/>
        </w:trPr>
        <w:tc>
          <w:tcPr>
            <w:tcW w:w="2659" w:type="dxa"/>
            <w:tcBorders>
              <w:top w:val="nil"/>
              <w:left w:val="single" w:sz="4" w:space="0" w:color="CCCCFF"/>
              <w:bottom w:val="single" w:sz="4" w:space="0" w:color="CCCCFF"/>
              <w:right w:val="single" w:sz="4" w:space="0" w:color="CCCCFF"/>
            </w:tcBorders>
            <w:shd w:val="clear" w:color="FFFFFF" w:fill="FFFFFF"/>
            <w:hideMark/>
          </w:tcPr>
          <w:p w14:paraId="1A7F2483"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(Payment Administration &amp; Control (PACSA</w:t>
            </w:r>
            <w:proofErr w:type="gramStart"/>
            <w:r w:rsidRPr="0027456B">
              <w:rPr>
                <w:rFonts w:eastAsia="Times New Roman" w:cs="Arial"/>
                <w:color w:val="000000"/>
                <w:sz w:val="18"/>
                <w:szCs w:val="18"/>
                <w:lang w:val="en-HK" w:eastAsia="zh-CN"/>
              </w:rPr>
              <w:t>))Ad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FFFFFF" w:fill="FFFFFF"/>
            <w:hideMark/>
          </w:tcPr>
          <w:p w14:paraId="1AA88311"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Please add </w:t>
            </w:r>
            <w:proofErr w:type="spellStart"/>
            <w:r w:rsidRPr="0027456B">
              <w:rPr>
                <w:rFonts w:eastAsia="Times New Roman" w:cs="Arial"/>
                <w:color w:val="000000"/>
                <w:sz w:val="18"/>
                <w:szCs w:val="18"/>
                <w:lang w:val="en-HK" w:eastAsia="zh-CN"/>
              </w:rPr>
              <w:t>workarea</w:t>
            </w:r>
            <w:proofErr w:type="spellEnd"/>
            <w:r w:rsidRPr="0027456B">
              <w:rPr>
                <w:rFonts w:eastAsia="Times New Roman" w:cs="Arial"/>
                <w:color w:val="000000"/>
                <w:sz w:val="18"/>
                <w:szCs w:val="18"/>
                <w:lang w:val="en-HK" w:eastAsia="zh-CN"/>
              </w:rPr>
              <w:t>: 883DS - IT Project D Series</w:t>
            </w:r>
          </w:p>
        </w:tc>
      </w:tr>
      <w:tr w:rsidR="0027456B" w:rsidRPr="0027456B" w14:paraId="64BBD99E"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FFFFFF" w:fill="FFFFFF"/>
            <w:hideMark/>
          </w:tcPr>
          <w:p w14:paraId="4BC12048"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FFFFFF" w:fill="FFFFFF"/>
            <w:hideMark/>
          </w:tcPr>
          <w:p w14:paraId="4B00474B"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1) Early claim agent code - event date of the Claims for death or Critical Illness within 2 years </w:t>
            </w:r>
            <w:proofErr w:type="spellStart"/>
            <w:r w:rsidRPr="0027456B">
              <w:rPr>
                <w:rFonts w:eastAsia="Times New Roman" w:cs="Arial"/>
                <w:color w:val="000000"/>
                <w:sz w:val="18"/>
                <w:szCs w:val="18"/>
                <w:lang w:val="en-HK" w:eastAsia="zh-CN"/>
              </w:rPr>
              <w:t>fr</w:t>
            </w:r>
            <w:proofErr w:type="spellEnd"/>
          </w:p>
        </w:tc>
      </w:tr>
      <w:tr w:rsidR="0027456B" w:rsidRPr="0027456B" w14:paraId="01EC6F1F"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FFFFFF" w:fill="FFFFFF"/>
            <w:hideMark/>
          </w:tcPr>
          <w:p w14:paraId="15986648"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Life)Generate</w:t>
            </w:r>
            <w:proofErr w:type="gramEnd"/>
            <w:r w:rsidRPr="0027456B">
              <w:rPr>
                <w:rFonts w:eastAsia="Times New Roman" w:cs="Arial"/>
                <w:color w:val="000000"/>
                <w:sz w:val="18"/>
                <w:szCs w:val="18"/>
                <w:lang w:val="en-HK" w:eastAsia="zh-CN"/>
              </w:rPr>
              <w:t xml:space="preserve"> Standard Reports</w:t>
            </w:r>
          </w:p>
        </w:tc>
        <w:tc>
          <w:tcPr>
            <w:tcW w:w="6786" w:type="dxa"/>
            <w:tcBorders>
              <w:top w:val="nil"/>
              <w:left w:val="nil"/>
              <w:bottom w:val="single" w:sz="4" w:space="0" w:color="CCCCFF"/>
              <w:right w:val="single" w:sz="4" w:space="0" w:color="CCCCFF"/>
            </w:tcBorders>
            <w:shd w:val="clear" w:color="FFFFFF" w:fill="FFFFFF"/>
            <w:hideMark/>
          </w:tcPr>
          <w:p w14:paraId="12989081"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Enrich the data extraction of daily post sales call reports as per attached</w:t>
            </w:r>
            <w:r w:rsidRPr="0027456B">
              <w:rPr>
                <w:rFonts w:eastAsia="Times New Roman" w:cs="Arial"/>
                <w:color w:val="000000"/>
                <w:sz w:val="18"/>
                <w:szCs w:val="18"/>
                <w:lang w:val="en-HK" w:eastAsia="zh-CN"/>
              </w:rPr>
              <w:br/>
              <w:t xml:space="preserve">1.   </w:t>
            </w:r>
            <w:proofErr w:type="spellStart"/>
            <w:r w:rsidRPr="0027456B">
              <w:rPr>
                <w:rFonts w:eastAsia="Times New Roman" w:cs="Arial"/>
                <w:color w:val="000000"/>
                <w:sz w:val="18"/>
                <w:szCs w:val="18"/>
                <w:lang w:val="en-HK" w:eastAsia="zh-CN"/>
              </w:rPr>
              <w:t>Post_Sales_Call_Top</w:t>
            </w:r>
            <w:proofErr w:type="spellEnd"/>
            <w:r w:rsidRPr="0027456B">
              <w:rPr>
                <w:rFonts w:eastAsia="Times New Roman" w:cs="Arial"/>
                <w:color w:val="000000"/>
                <w:sz w:val="18"/>
                <w:szCs w:val="18"/>
                <w:lang w:val="en-HK" w:eastAsia="zh-CN"/>
              </w:rPr>
              <w:t>_</w:t>
            </w:r>
          </w:p>
        </w:tc>
      </w:tr>
      <w:tr w:rsidR="0027456B" w:rsidRPr="0027456B" w14:paraId="532341F1"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FFFFFF" w:fill="FFFFFF"/>
            <w:hideMark/>
          </w:tcPr>
          <w:p w14:paraId="666FABF6"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FFFFFF" w:fill="FFFFFF"/>
            <w:hideMark/>
          </w:tcPr>
          <w:p w14:paraId="6524E2F2"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Infinity Financial Solutions Ltd. wishes having a DIMS client list as of 26 Feb 2020’s data for </w:t>
            </w:r>
            <w:proofErr w:type="spellStart"/>
            <w:r w:rsidRPr="0027456B">
              <w:rPr>
                <w:rFonts w:eastAsia="Times New Roman" w:cs="Arial"/>
                <w:color w:val="000000"/>
                <w:sz w:val="18"/>
                <w:szCs w:val="18"/>
                <w:lang w:val="en-HK" w:eastAsia="zh-CN"/>
              </w:rPr>
              <w:t>thei</w:t>
            </w:r>
            <w:proofErr w:type="spellEnd"/>
          </w:p>
        </w:tc>
      </w:tr>
      <w:tr w:rsidR="0027456B" w:rsidRPr="0027456B" w14:paraId="3A09B5F2" w14:textId="77777777" w:rsidTr="006F164F">
        <w:trPr>
          <w:trHeight w:val="930"/>
        </w:trPr>
        <w:tc>
          <w:tcPr>
            <w:tcW w:w="2659" w:type="dxa"/>
            <w:tcBorders>
              <w:top w:val="nil"/>
              <w:left w:val="single" w:sz="4" w:space="0" w:color="CCCCFF"/>
              <w:bottom w:val="single" w:sz="4" w:space="0" w:color="CCCCFF"/>
              <w:right w:val="single" w:sz="4" w:space="0" w:color="CCCCFF"/>
            </w:tcBorders>
            <w:shd w:val="clear" w:color="FFFFFF" w:fill="FFFFFF"/>
            <w:hideMark/>
          </w:tcPr>
          <w:p w14:paraId="0AA5A733"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60200 Change automation file transfer list</w:t>
            </w:r>
          </w:p>
        </w:tc>
        <w:tc>
          <w:tcPr>
            <w:tcW w:w="6786" w:type="dxa"/>
            <w:tcBorders>
              <w:top w:val="nil"/>
              <w:left w:val="nil"/>
              <w:bottom w:val="single" w:sz="4" w:space="0" w:color="CCCCFF"/>
              <w:right w:val="single" w:sz="4" w:space="0" w:color="CCCCFF"/>
            </w:tcBorders>
            <w:shd w:val="clear" w:color="FFFFFF" w:fill="FFFFFF"/>
            <w:hideMark/>
          </w:tcPr>
          <w:p w14:paraId="100C118B"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Could you update the path in your job?</w:t>
            </w:r>
            <w:r w:rsidRPr="0027456B">
              <w:rPr>
                <w:rFonts w:eastAsia="Times New Roman" w:cs="Arial"/>
                <w:color w:val="000000"/>
                <w:sz w:val="18"/>
                <w:szCs w:val="18"/>
                <w:lang w:val="en-HK" w:eastAsia="zh-CN"/>
              </w:rPr>
              <w:br/>
            </w:r>
            <w:r w:rsidRPr="0027456B">
              <w:rPr>
                <w:rFonts w:eastAsia="Times New Roman" w:cs="Arial"/>
                <w:color w:val="000000"/>
                <w:sz w:val="18"/>
                <w:szCs w:val="18"/>
                <w:lang w:val="en-HK" w:eastAsia="zh-CN"/>
              </w:rPr>
              <w:br/>
              <w:t>Original</w:t>
            </w:r>
            <w:r w:rsidRPr="0027456B">
              <w:rPr>
                <w:rFonts w:eastAsia="Times New Roman" w:cs="Arial"/>
                <w:color w:val="000000"/>
                <w:sz w:val="18"/>
                <w:szCs w:val="18"/>
                <w:lang w:val="en-HK" w:eastAsia="zh-CN"/>
              </w:rPr>
              <w:br/>
              <w:t>/Axway/data/OUT/hqvfs01/Share/SHARE/</w:t>
            </w:r>
            <w:proofErr w:type="spellStart"/>
            <w:r w:rsidRPr="0027456B">
              <w:rPr>
                <w:rFonts w:eastAsia="Times New Roman" w:cs="Arial"/>
                <w:color w:val="000000"/>
                <w:sz w:val="18"/>
                <w:szCs w:val="18"/>
                <w:lang w:val="en-HK" w:eastAsia="zh-CN"/>
              </w:rPr>
              <w:t>HealthCross</w:t>
            </w:r>
            <w:proofErr w:type="spellEnd"/>
            <w:r w:rsidRPr="0027456B">
              <w:rPr>
                <w:rFonts w:eastAsia="Times New Roman" w:cs="Arial"/>
                <w:color w:val="000000"/>
                <w:sz w:val="18"/>
                <w:szCs w:val="18"/>
                <w:lang w:val="en-HK" w:eastAsia="zh-CN"/>
              </w:rPr>
              <w:t>_</w:t>
            </w:r>
          </w:p>
        </w:tc>
      </w:tr>
      <w:tr w:rsidR="0027456B" w:rsidRPr="0027456B" w14:paraId="0DDB5F1A" w14:textId="77777777" w:rsidTr="006F164F">
        <w:trPr>
          <w:trHeight w:val="407"/>
        </w:trPr>
        <w:tc>
          <w:tcPr>
            <w:tcW w:w="2659" w:type="dxa"/>
            <w:tcBorders>
              <w:top w:val="nil"/>
              <w:left w:val="single" w:sz="4" w:space="0" w:color="CCCCFF"/>
              <w:bottom w:val="single" w:sz="4" w:space="0" w:color="CCCCFF"/>
              <w:right w:val="single" w:sz="4" w:space="0" w:color="CCCCFF"/>
            </w:tcBorders>
            <w:shd w:val="clear" w:color="FFFFFF" w:fill="FFFFFF"/>
            <w:hideMark/>
          </w:tcPr>
          <w:p w14:paraId="2195E473"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Agency)Generate</w:t>
            </w:r>
            <w:proofErr w:type="gramEnd"/>
            <w:r w:rsidRPr="0027456B">
              <w:rPr>
                <w:rFonts w:eastAsia="Times New Roman" w:cs="Arial"/>
                <w:color w:val="000000"/>
                <w:sz w:val="18"/>
                <w:szCs w:val="18"/>
                <w:lang w:val="en-HK" w:eastAsia="zh-CN"/>
              </w:rPr>
              <w:t xml:space="preserve"> Standard Reports</w:t>
            </w:r>
          </w:p>
        </w:tc>
        <w:tc>
          <w:tcPr>
            <w:tcW w:w="6786" w:type="dxa"/>
            <w:tcBorders>
              <w:top w:val="nil"/>
              <w:left w:val="nil"/>
              <w:bottom w:val="single" w:sz="4" w:space="0" w:color="CCCCFF"/>
              <w:right w:val="single" w:sz="4" w:space="0" w:color="CCCCFF"/>
            </w:tcBorders>
            <w:shd w:val="clear" w:color="FFFFFF" w:fill="FFFFFF"/>
            <w:hideMark/>
          </w:tcPr>
          <w:p w14:paraId="0E69D9F6"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Extract production data for the current 2 months in the format of wcm010 and add two more fields: (1</w:t>
            </w:r>
          </w:p>
        </w:tc>
      </w:tr>
      <w:tr w:rsidR="0027456B" w:rsidRPr="0027456B" w14:paraId="6B3AC691"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FFFFFF" w:fill="FFFFFF"/>
            <w:hideMark/>
          </w:tcPr>
          <w:p w14:paraId="33DC2CC8"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FFFFFF" w:fill="FFFFFF"/>
            <w:hideMark/>
          </w:tcPr>
          <w:p w14:paraId="20AEC14F"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Extracting fields in “Fields to be extracted.xlsx”, based on the claims in “Clm_RIMovtRec_M_20200131</w:t>
            </w:r>
          </w:p>
        </w:tc>
      </w:tr>
      <w:tr w:rsidR="0027456B" w:rsidRPr="0027456B" w14:paraId="0CEECC50"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FFFFFF" w:fill="FFFFFF"/>
            <w:hideMark/>
          </w:tcPr>
          <w:p w14:paraId="48E0A4D5"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FFFFFF" w:fill="FFFFFF"/>
            <w:hideMark/>
          </w:tcPr>
          <w:p w14:paraId="6D205877"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Conduct policy audit for problematic agents.</w:t>
            </w:r>
          </w:p>
        </w:tc>
      </w:tr>
      <w:tr w:rsidR="0027456B" w:rsidRPr="0027456B" w14:paraId="7C5A43B9"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FFFFFF" w:fill="FFFFFF"/>
            <w:hideMark/>
          </w:tcPr>
          <w:p w14:paraId="4020CEF0"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FFFFFF" w:fill="FFFFFF"/>
            <w:hideMark/>
          </w:tcPr>
          <w:p w14:paraId="45AF97AB"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We would like to handle the agency </w:t>
            </w:r>
            <w:proofErr w:type="gramStart"/>
            <w:r w:rsidRPr="0027456B">
              <w:rPr>
                <w:rFonts w:eastAsia="Times New Roman" w:cs="Arial"/>
                <w:color w:val="000000"/>
                <w:sz w:val="18"/>
                <w:szCs w:val="18"/>
                <w:lang w:val="en-HK" w:eastAsia="zh-CN"/>
              </w:rPr>
              <w:t>non med</w:t>
            </w:r>
            <w:proofErr w:type="gramEnd"/>
            <w:r w:rsidRPr="0027456B">
              <w:rPr>
                <w:rFonts w:eastAsia="Times New Roman" w:cs="Arial"/>
                <w:color w:val="000000"/>
                <w:sz w:val="18"/>
                <w:szCs w:val="18"/>
                <w:lang w:val="en-HK" w:eastAsia="zh-CN"/>
              </w:rPr>
              <w:t xml:space="preserve"> tier updates.</w:t>
            </w:r>
            <w:r w:rsidRPr="0027456B">
              <w:rPr>
                <w:rFonts w:eastAsia="Times New Roman" w:cs="Arial"/>
                <w:color w:val="000000"/>
                <w:sz w:val="18"/>
                <w:szCs w:val="18"/>
                <w:lang w:val="en-HK" w:eastAsia="zh-CN"/>
              </w:rPr>
              <w:br/>
              <w:t>Please refer attached "AI_2018" &amp; "Med_201</w:t>
            </w:r>
          </w:p>
        </w:tc>
      </w:tr>
      <w:tr w:rsidR="0027456B" w:rsidRPr="0027456B" w14:paraId="6E8305C4"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FFFFFF" w:fill="FFFFFF"/>
            <w:hideMark/>
          </w:tcPr>
          <w:p w14:paraId="2DE510C9"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FFFFFF" w:fill="FFFFFF"/>
            <w:hideMark/>
          </w:tcPr>
          <w:p w14:paraId="47C1BD2B"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PTD would like to generate the policy report of Convoy for ALL </w:t>
            </w:r>
            <w:proofErr w:type="spellStart"/>
            <w:r w:rsidRPr="0027456B">
              <w:rPr>
                <w:rFonts w:eastAsia="Times New Roman" w:cs="Arial"/>
                <w:color w:val="000000"/>
                <w:sz w:val="18"/>
                <w:szCs w:val="18"/>
                <w:lang w:val="en-HK" w:eastAsia="zh-CN"/>
              </w:rPr>
              <w:t>inforce</w:t>
            </w:r>
            <w:proofErr w:type="spellEnd"/>
            <w:r w:rsidRPr="0027456B">
              <w:rPr>
                <w:rFonts w:eastAsia="Times New Roman" w:cs="Arial"/>
                <w:color w:val="000000"/>
                <w:sz w:val="18"/>
                <w:szCs w:val="18"/>
                <w:lang w:val="en-HK" w:eastAsia="zh-CN"/>
              </w:rPr>
              <w:t xml:space="preserve"> policies in </w:t>
            </w:r>
            <w:proofErr w:type="spellStart"/>
            <w:r w:rsidRPr="0027456B">
              <w:rPr>
                <w:rFonts w:eastAsia="Times New Roman" w:cs="Arial"/>
                <w:color w:val="000000"/>
                <w:sz w:val="18"/>
                <w:szCs w:val="18"/>
                <w:lang w:val="en-HK" w:eastAsia="zh-CN"/>
              </w:rPr>
              <w:t>FTLife</w:t>
            </w:r>
            <w:proofErr w:type="spellEnd"/>
            <w:r w:rsidRPr="0027456B">
              <w:rPr>
                <w:rFonts w:eastAsia="Times New Roman" w:cs="Arial"/>
                <w:color w:val="000000"/>
                <w:sz w:val="18"/>
                <w:szCs w:val="18"/>
                <w:lang w:val="en-HK" w:eastAsia="zh-CN"/>
              </w:rPr>
              <w:t xml:space="preserve">. The </w:t>
            </w:r>
            <w:proofErr w:type="spellStart"/>
            <w:r w:rsidRPr="0027456B">
              <w:rPr>
                <w:rFonts w:eastAsia="Times New Roman" w:cs="Arial"/>
                <w:color w:val="000000"/>
                <w:sz w:val="18"/>
                <w:szCs w:val="18"/>
                <w:lang w:val="en-HK" w:eastAsia="zh-CN"/>
              </w:rPr>
              <w:t>repor</w:t>
            </w:r>
            <w:proofErr w:type="spellEnd"/>
          </w:p>
        </w:tc>
      </w:tr>
      <w:tr w:rsidR="0027456B" w:rsidRPr="0027456B" w14:paraId="4CD9709D" w14:textId="77777777" w:rsidTr="006F164F">
        <w:trPr>
          <w:trHeight w:val="698"/>
        </w:trPr>
        <w:tc>
          <w:tcPr>
            <w:tcW w:w="2659" w:type="dxa"/>
            <w:tcBorders>
              <w:top w:val="nil"/>
              <w:left w:val="single" w:sz="4" w:space="0" w:color="CCCCFF"/>
              <w:bottom w:val="single" w:sz="4" w:space="0" w:color="CCCCFF"/>
              <w:right w:val="single" w:sz="4" w:space="0" w:color="CCCCFF"/>
            </w:tcBorders>
            <w:shd w:val="clear" w:color="FFFFFF" w:fill="FFFFFF"/>
            <w:hideMark/>
          </w:tcPr>
          <w:p w14:paraId="338126AA"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60200 Change automation file transfer list</w:t>
            </w:r>
          </w:p>
        </w:tc>
        <w:tc>
          <w:tcPr>
            <w:tcW w:w="6786" w:type="dxa"/>
            <w:tcBorders>
              <w:top w:val="nil"/>
              <w:left w:val="nil"/>
              <w:bottom w:val="single" w:sz="4" w:space="0" w:color="CCCCFF"/>
              <w:right w:val="single" w:sz="4" w:space="0" w:color="CCCCFF"/>
            </w:tcBorders>
            <w:shd w:val="clear" w:color="FFFFFF" w:fill="FFFFFF"/>
            <w:hideMark/>
          </w:tcPr>
          <w:p w14:paraId="7CB52856"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Old path: /Axway/data/OUT/hqvfs01/Share/SHARE/ITCS</w:t>
            </w:r>
            <w:r w:rsidRPr="0027456B">
              <w:rPr>
                <w:rFonts w:eastAsia="Times New Roman" w:cs="Arial"/>
                <w:color w:val="000000"/>
                <w:sz w:val="18"/>
                <w:szCs w:val="18"/>
                <w:lang w:val="en-HK" w:eastAsia="zh-CN"/>
              </w:rPr>
              <w:br/>
            </w:r>
            <w:r w:rsidRPr="0027456B">
              <w:rPr>
                <w:rFonts w:eastAsia="Times New Roman" w:cs="Arial"/>
                <w:color w:val="000000"/>
                <w:sz w:val="18"/>
                <w:szCs w:val="18"/>
                <w:lang w:val="en-HK" w:eastAsia="zh-CN"/>
              </w:rPr>
              <w:br/>
              <w:t>New path: /Axway/data/OUT/ITCS</w:t>
            </w:r>
          </w:p>
        </w:tc>
      </w:tr>
      <w:tr w:rsidR="0027456B" w:rsidRPr="0027456B" w14:paraId="7CE502D0"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FFFFFF" w:fill="FFFFFF"/>
            <w:hideMark/>
          </w:tcPr>
          <w:p w14:paraId="4CC21D29"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FFFFFF" w:fill="FFFFFF"/>
            <w:hideMark/>
          </w:tcPr>
          <w:p w14:paraId="4DE59DD6"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Please extract the policy information for those trust policies. The policy list and data requirement</w:t>
            </w:r>
          </w:p>
        </w:tc>
      </w:tr>
      <w:tr w:rsidR="0027456B" w:rsidRPr="0027456B" w14:paraId="2B2CF11D"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FFFFFF" w:fill="FFFFFF"/>
            <w:hideMark/>
          </w:tcPr>
          <w:p w14:paraId="78A9F13A"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(P10) Ad-hoc data request</w:t>
            </w:r>
          </w:p>
        </w:tc>
        <w:tc>
          <w:tcPr>
            <w:tcW w:w="6786" w:type="dxa"/>
            <w:tcBorders>
              <w:top w:val="nil"/>
              <w:left w:val="nil"/>
              <w:bottom w:val="single" w:sz="4" w:space="0" w:color="CCCCFF"/>
              <w:right w:val="single" w:sz="4" w:space="0" w:color="CCCCFF"/>
            </w:tcBorders>
            <w:shd w:val="clear" w:color="FFFFFF" w:fill="FFFFFF"/>
            <w:hideMark/>
          </w:tcPr>
          <w:p w14:paraId="2A982E17"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Management team said we will have the co-op with K11 again and we will feed some K11 offer to our se</w:t>
            </w:r>
          </w:p>
        </w:tc>
      </w:tr>
      <w:tr w:rsidR="0027456B" w:rsidRPr="0027456B" w14:paraId="0F03E86D"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FFFFFF" w:fill="FFFFFF"/>
            <w:hideMark/>
          </w:tcPr>
          <w:p w14:paraId="762AA752"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Agency)Ad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FFFFFF" w:fill="FFFFFF"/>
            <w:hideMark/>
          </w:tcPr>
          <w:p w14:paraId="5D61E10F"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Policy Lists for IFA Bundle Campaign</w:t>
            </w:r>
            <w:r w:rsidRPr="0027456B">
              <w:rPr>
                <w:rFonts w:eastAsia="Times New Roman" w:cs="Arial"/>
                <w:color w:val="000000"/>
                <w:sz w:val="18"/>
                <w:szCs w:val="18"/>
                <w:lang w:val="en-HK" w:eastAsia="zh-CN"/>
              </w:rPr>
              <w:br/>
              <w:t xml:space="preserve">Pls extract policy data for Regent </w:t>
            </w:r>
            <w:proofErr w:type="gramStart"/>
            <w:r w:rsidRPr="0027456B">
              <w:rPr>
                <w:rFonts w:eastAsia="Times New Roman" w:cs="Arial"/>
                <w:color w:val="000000"/>
                <w:sz w:val="18"/>
                <w:szCs w:val="18"/>
                <w:lang w:val="en-HK" w:eastAsia="zh-CN"/>
              </w:rPr>
              <w:t>5 year</w:t>
            </w:r>
            <w:proofErr w:type="gramEnd"/>
            <w:r w:rsidRPr="0027456B">
              <w:rPr>
                <w:rFonts w:eastAsia="Times New Roman" w:cs="Arial"/>
                <w:color w:val="000000"/>
                <w:sz w:val="18"/>
                <w:szCs w:val="18"/>
                <w:lang w:val="en-HK" w:eastAsia="zh-CN"/>
              </w:rPr>
              <w:t xml:space="preserve"> plans with Annual </w:t>
            </w:r>
            <w:proofErr w:type="spellStart"/>
            <w:r w:rsidRPr="0027456B">
              <w:rPr>
                <w:rFonts w:eastAsia="Times New Roman" w:cs="Arial"/>
                <w:color w:val="000000"/>
                <w:sz w:val="18"/>
                <w:szCs w:val="18"/>
                <w:lang w:val="en-HK" w:eastAsia="zh-CN"/>
              </w:rPr>
              <w:t>mo</w:t>
            </w:r>
            <w:proofErr w:type="spellEnd"/>
          </w:p>
        </w:tc>
      </w:tr>
      <w:tr w:rsidR="0027456B" w:rsidRPr="0027456B" w14:paraId="55CC0C1D" w14:textId="77777777" w:rsidTr="006F164F">
        <w:trPr>
          <w:trHeight w:val="632"/>
        </w:trPr>
        <w:tc>
          <w:tcPr>
            <w:tcW w:w="2659" w:type="dxa"/>
            <w:tcBorders>
              <w:top w:val="nil"/>
              <w:left w:val="single" w:sz="4" w:space="0" w:color="CCCCFF"/>
              <w:bottom w:val="single" w:sz="4" w:space="0" w:color="CCCCFF"/>
              <w:right w:val="single" w:sz="4" w:space="0" w:color="CCCCFF"/>
            </w:tcBorders>
            <w:shd w:val="clear" w:color="FFFFFF" w:fill="FFFFFF"/>
            <w:hideMark/>
          </w:tcPr>
          <w:p w14:paraId="23F84743"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lastRenderedPageBreak/>
              <w:t xml:space="preserve">(eBao </w:t>
            </w:r>
            <w:proofErr w:type="gramStart"/>
            <w:r w:rsidRPr="0027456B">
              <w:rPr>
                <w:rFonts w:eastAsia="Times New Roman" w:cs="Arial"/>
                <w:color w:val="000000"/>
                <w:sz w:val="18"/>
                <w:szCs w:val="18"/>
                <w:lang w:val="en-HK" w:eastAsia="zh-CN"/>
              </w:rPr>
              <w:t>Agency)Project</w:t>
            </w:r>
            <w:proofErr w:type="gramEnd"/>
            <w:r w:rsidRPr="0027456B">
              <w:rPr>
                <w:rFonts w:eastAsia="Times New Roman" w:cs="Arial"/>
                <w:color w:val="000000"/>
                <w:sz w:val="18"/>
                <w:szCs w:val="18"/>
                <w:lang w:val="en-HK" w:eastAsia="zh-CN"/>
              </w:rPr>
              <w:t xml:space="preserve"> or change request on self-developed system</w:t>
            </w:r>
          </w:p>
        </w:tc>
        <w:tc>
          <w:tcPr>
            <w:tcW w:w="6786" w:type="dxa"/>
            <w:tcBorders>
              <w:top w:val="nil"/>
              <w:left w:val="nil"/>
              <w:bottom w:val="single" w:sz="4" w:space="0" w:color="CCCCFF"/>
              <w:right w:val="single" w:sz="4" w:space="0" w:color="CCCCFF"/>
            </w:tcBorders>
            <w:shd w:val="clear" w:color="FFFFFF" w:fill="FFFFFF"/>
            <w:hideMark/>
          </w:tcPr>
          <w:p w14:paraId="06D28885"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For IFA Bundle Campaign, pls extract policy data for Regent </w:t>
            </w:r>
            <w:proofErr w:type="gramStart"/>
            <w:r w:rsidRPr="0027456B">
              <w:rPr>
                <w:rFonts w:eastAsia="Times New Roman" w:cs="Arial"/>
                <w:color w:val="000000"/>
                <w:sz w:val="18"/>
                <w:szCs w:val="18"/>
                <w:lang w:val="en-HK" w:eastAsia="zh-CN"/>
              </w:rPr>
              <w:t>5 year</w:t>
            </w:r>
            <w:proofErr w:type="gramEnd"/>
            <w:r w:rsidRPr="0027456B">
              <w:rPr>
                <w:rFonts w:eastAsia="Times New Roman" w:cs="Arial"/>
                <w:color w:val="000000"/>
                <w:sz w:val="18"/>
                <w:szCs w:val="18"/>
                <w:lang w:val="en-HK" w:eastAsia="zh-CN"/>
              </w:rPr>
              <w:t xml:space="preserve"> plans with Annual mode</w:t>
            </w:r>
            <w:r w:rsidRPr="0027456B">
              <w:rPr>
                <w:rFonts w:eastAsia="Times New Roman" w:cs="Arial"/>
                <w:color w:val="000000"/>
                <w:sz w:val="18"/>
                <w:szCs w:val="18"/>
                <w:lang w:val="en-HK" w:eastAsia="zh-CN"/>
              </w:rPr>
              <w:br/>
              <w:t xml:space="preserve">to </w:t>
            </w:r>
            <w:proofErr w:type="spellStart"/>
            <w:r w:rsidRPr="0027456B">
              <w:rPr>
                <w:rFonts w:eastAsia="Times New Roman" w:cs="Arial"/>
                <w:color w:val="000000"/>
                <w:sz w:val="18"/>
                <w:szCs w:val="18"/>
                <w:lang w:val="en-HK" w:eastAsia="zh-CN"/>
              </w:rPr>
              <w:t>calcul</w:t>
            </w:r>
            <w:proofErr w:type="spellEnd"/>
          </w:p>
        </w:tc>
      </w:tr>
      <w:tr w:rsidR="0027456B" w:rsidRPr="0027456B" w14:paraId="675EBAD9" w14:textId="77777777" w:rsidTr="006F164F">
        <w:trPr>
          <w:trHeight w:val="465"/>
        </w:trPr>
        <w:tc>
          <w:tcPr>
            <w:tcW w:w="2659" w:type="dxa"/>
            <w:tcBorders>
              <w:top w:val="nil"/>
              <w:left w:val="single" w:sz="4" w:space="0" w:color="CCCCFF"/>
              <w:bottom w:val="single" w:sz="4" w:space="0" w:color="CCCCFF"/>
              <w:right w:val="single" w:sz="4" w:space="0" w:color="CCCCFF"/>
            </w:tcBorders>
            <w:shd w:val="clear" w:color="FFFFFF" w:fill="FFFFFF"/>
            <w:hideMark/>
          </w:tcPr>
          <w:p w14:paraId="0FF99E69"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 xml:space="preserve">(eBao </w:t>
            </w:r>
            <w:proofErr w:type="gramStart"/>
            <w:r w:rsidRPr="0027456B">
              <w:rPr>
                <w:rFonts w:eastAsia="Times New Roman" w:cs="Arial"/>
                <w:color w:val="000000"/>
                <w:sz w:val="18"/>
                <w:szCs w:val="18"/>
                <w:lang w:val="en-HK" w:eastAsia="zh-CN"/>
              </w:rPr>
              <w:t>Life)Ad</w:t>
            </w:r>
            <w:proofErr w:type="gramEnd"/>
            <w:r w:rsidRPr="0027456B">
              <w:rPr>
                <w:rFonts w:eastAsia="Times New Roman" w:cs="Arial"/>
                <w:color w:val="000000"/>
                <w:sz w:val="18"/>
                <w:szCs w:val="18"/>
                <w:lang w:val="en-HK" w:eastAsia="zh-CN"/>
              </w:rPr>
              <w:t>-hoc data request</w:t>
            </w:r>
          </w:p>
        </w:tc>
        <w:tc>
          <w:tcPr>
            <w:tcW w:w="6786" w:type="dxa"/>
            <w:tcBorders>
              <w:top w:val="nil"/>
              <w:left w:val="nil"/>
              <w:bottom w:val="single" w:sz="4" w:space="0" w:color="CCCCFF"/>
              <w:right w:val="single" w:sz="4" w:space="0" w:color="CCCCFF"/>
            </w:tcBorders>
            <w:shd w:val="clear" w:color="FFFFFF" w:fill="FFFFFF"/>
            <w:hideMark/>
          </w:tcPr>
          <w:p w14:paraId="763EEEDE" w14:textId="77777777" w:rsidR="0027456B" w:rsidRPr="0027456B" w:rsidRDefault="0027456B" w:rsidP="0027456B">
            <w:pPr>
              <w:rPr>
                <w:rFonts w:eastAsia="Times New Roman" w:cs="Arial"/>
                <w:color w:val="000000"/>
                <w:sz w:val="18"/>
                <w:szCs w:val="18"/>
                <w:lang w:val="en-HK" w:eastAsia="zh-CN"/>
              </w:rPr>
            </w:pPr>
            <w:r w:rsidRPr="0027456B">
              <w:rPr>
                <w:rFonts w:eastAsia="Times New Roman" w:cs="Arial"/>
                <w:color w:val="000000"/>
                <w:sz w:val="18"/>
                <w:szCs w:val="18"/>
                <w:lang w:val="en-HK" w:eastAsia="zh-CN"/>
              </w:rPr>
              <w:t>Please extract the data for 2019 FATCA reporting.</w:t>
            </w:r>
            <w:r w:rsidRPr="0027456B">
              <w:rPr>
                <w:rFonts w:eastAsia="Times New Roman" w:cs="Arial"/>
                <w:color w:val="000000"/>
                <w:sz w:val="18"/>
                <w:szCs w:val="18"/>
                <w:lang w:val="en-HK" w:eastAsia="zh-CN"/>
              </w:rPr>
              <w:br/>
              <w:t>Attached the SLQ for your handling.</w:t>
            </w:r>
          </w:p>
        </w:tc>
      </w:tr>
    </w:tbl>
    <w:p w14:paraId="691DA731" w14:textId="77777777" w:rsidR="00F94F5A" w:rsidRPr="00E7242D" w:rsidRDefault="00F94F5A" w:rsidP="00EA6468">
      <w:pPr>
        <w:rPr>
          <w:rFonts w:asciiTheme="minorHAnsi" w:hAnsiTheme="minorHAnsi" w:cstheme="minorHAnsi"/>
          <w:lang w:val="en-HK" w:eastAsia="en-US" w:bidi="en-US"/>
        </w:rPr>
      </w:pPr>
    </w:p>
    <w:p w14:paraId="317BC910" w14:textId="2983B0C2" w:rsidR="00F27A23" w:rsidRPr="00630F39" w:rsidRDefault="00F27A23" w:rsidP="006B111B">
      <w:pPr>
        <w:rPr>
          <w:rFonts w:asciiTheme="minorHAnsi" w:eastAsia="SimSun" w:hAnsiTheme="minorHAnsi" w:cstheme="minorHAnsi"/>
          <w:szCs w:val="20"/>
          <w:lang w:val="en-US" w:eastAsia="en-US" w:bidi="en-US"/>
        </w:rPr>
      </w:pPr>
      <w:r w:rsidRPr="00630F39">
        <w:rPr>
          <w:rFonts w:asciiTheme="minorHAnsi" w:eastAsia="SimSun" w:hAnsiTheme="minorHAnsi" w:cstheme="minorHAnsi"/>
          <w:szCs w:val="20"/>
          <w:lang w:val="en-US" w:eastAsia="en-US" w:bidi="en-US"/>
        </w:rPr>
        <w:br w:type="page"/>
      </w:r>
    </w:p>
    <w:p w14:paraId="22784188" w14:textId="25DAE3F1" w:rsidR="00490B15" w:rsidRPr="00630F39" w:rsidRDefault="00490B15">
      <w:pPr>
        <w:rPr>
          <w:rFonts w:asciiTheme="minorHAnsi" w:hAnsiTheme="minorHAnsi" w:cstheme="minorHAnsi"/>
          <w:lang w:val="en-US"/>
        </w:rPr>
      </w:pPr>
      <w:bookmarkStart w:id="745" w:name="_Toc101329770"/>
      <w:bookmarkStart w:id="746" w:name="_Toc101854330"/>
      <w:bookmarkEnd w:id="3"/>
      <w:bookmarkEnd w:id="4"/>
    </w:p>
    <w:p w14:paraId="155D89E3" w14:textId="77777777" w:rsidR="00727724" w:rsidRPr="00630F39" w:rsidRDefault="00727724">
      <w:pPr>
        <w:rPr>
          <w:rFonts w:asciiTheme="minorHAnsi" w:hAnsiTheme="minorHAnsi" w:cstheme="minorHAnsi"/>
          <w:lang w:val="en-US"/>
        </w:rPr>
      </w:pPr>
    </w:p>
    <w:p w14:paraId="7A76CB34" w14:textId="2D8D06BB" w:rsidR="00A75D3F" w:rsidRPr="00630F39" w:rsidRDefault="00F27A23" w:rsidP="002643BA">
      <w:pPr>
        <w:pStyle w:val="Heading1"/>
        <w:rPr>
          <w:rFonts w:asciiTheme="minorHAnsi" w:hAnsiTheme="minorHAnsi" w:cstheme="minorHAnsi"/>
        </w:rPr>
      </w:pPr>
      <w:bookmarkStart w:id="747" w:name="_Toc122524221"/>
      <w:bookmarkEnd w:id="745"/>
      <w:bookmarkEnd w:id="746"/>
      <w:r w:rsidRPr="00630F39">
        <w:rPr>
          <w:rFonts w:asciiTheme="minorHAnsi" w:hAnsiTheme="minorHAnsi" w:cstheme="minorHAnsi"/>
        </w:rPr>
        <w:t>7</w:t>
      </w:r>
      <w:r w:rsidR="002643BA" w:rsidRPr="00630F39">
        <w:rPr>
          <w:rFonts w:asciiTheme="minorHAnsi" w:hAnsiTheme="minorHAnsi" w:cstheme="minorHAnsi"/>
        </w:rPr>
        <w:t xml:space="preserve">. </w:t>
      </w:r>
      <w:bookmarkStart w:id="748" w:name="_Toc426561398"/>
      <w:bookmarkStart w:id="749" w:name="_Toc434483624"/>
      <w:r w:rsidR="00A75D3F" w:rsidRPr="00630F39">
        <w:rPr>
          <w:rFonts w:asciiTheme="minorHAnsi" w:hAnsiTheme="minorHAnsi" w:cstheme="minorHAnsi"/>
        </w:rPr>
        <w:t>Confidentiality Statement</w:t>
      </w:r>
      <w:bookmarkEnd w:id="747"/>
      <w:bookmarkEnd w:id="748"/>
      <w:bookmarkEnd w:id="749"/>
    </w:p>
    <w:p w14:paraId="3A5E9110" w14:textId="77777777" w:rsidR="00A75D3F" w:rsidRPr="00630F39" w:rsidRDefault="00A75D3F" w:rsidP="00A75D3F">
      <w:pPr>
        <w:jc w:val="both"/>
        <w:rPr>
          <w:rFonts w:asciiTheme="minorHAnsi" w:hAnsiTheme="minorHAnsi" w:cstheme="minorHAnsi"/>
        </w:rPr>
      </w:pPr>
    </w:p>
    <w:p w14:paraId="58EFE05D" w14:textId="77777777" w:rsidR="00A75D3F" w:rsidRPr="00630F39" w:rsidRDefault="00E93B79" w:rsidP="00A75D3F">
      <w:pPr>
        <w:jc w:val="both"/>
        <w:rPr>
          <w:rFonts w:asciiTheme="minorHAnsi" w:hAnsiTheme="minorHAnsi" w:cstheme="minorHAnsi"/>
        </w:rPr>
      </w:pPr>
      <w:r w:rsidRPr="00630F39">
        <w:rPr>
          <w:rFonts w:asciiTheme="minorHAnsi" w:hAnsiTheme="minorHAnsi" w:cstheme="minorHAnsi"/>
        </w:rPr>
        <w:t xml:space="preserve">This document, and any attachments thereto, regardless of form or medium, is intended only for use by the addressee(s) and may contain legally privileged and/or confidential, copyrighted, trademarked, patented or otherwise restricted information viewable by the intended recipient only. If you are not the intended recipient of this document (or the person responsible for delivering this document to the intended recipient), you are hereby notified that any dissemination, distribution, printing or copying of this document, and any attachment thereto, is strictly prohibited and violation of this condition may infringe upon copyright, trademark, patent, or other laws protecting proprietary and, </w:t>
      </w:r>
      <w:proofErr w:type="gramStart"/>
      <w:r w:rsidRPr="00630F39">
        <w:rPr>
          <w:rFonts w:asciiTheme="minorHAnsi" w:hAnsiTheme="minorHAnsi" w:cstheme="minorHAnsi"/>
        </w:rPr>
        <w:t>or,</w:t>
      </w:r>
      <w:proofErr w:type="gramEnd"/>
      <w:r w:rsidRPr="00630F39">
        <w:rPr>
          <w:rFonts w:asciiTheme="minorHAnsi" w:hAnsiTheme="minorHAnsi" w:cstheme="minorHAnsi"/>
        </w:rPr>
        <w:t xml:space="preserve"> intellectual property. In no event shall this document be delivered to anyone other than the intended recipient or original sender and violation may be considered a breach of law fully punishable by various domestic and international courts. If you have received this document in error, please respond to the originator of this message, or email him/her and permanently delete and/or shred the original and any copies and any electronic form of this document and any attachments thereto and do not disseminate further</w:t>
      </w:r>
      <w:r w:rsidR="00A75D3F" w:rsidRPr="00630F39">
        <w:rPr>
          <w:rFonts w:asciiTheme="minorHAnsi" w:hAnsiTheme="minorHAnsi" w:cstheme="minorHAnsi"/>
        </w:rPr>
        <w:t xml:space="preserve">. </w:t>
      </w:r>
    </w:p>
    <w:p w14:paraId="057F298E" w14:textId="77777777" w:rsidR="00E93B79" w:rsidRPr="00630F39" w:rsidRDefault="00E93B79" w:rsidP="00A75D3F">
      <w:pPr>
        <w:jc w:val="both"/>
        <w:rPr>
          <w:rFonts w:asciiTheme="minorHAnsi" w:hAnsiTheme="minorHAnsi" w:cstheme="minorHAnsi"/>
        </w:rPr>
      </w:pPr>
    </w:p>
    <w:p w14:paraId="7A69D0EC" w14:textId="77777777" w:rsidR="00A75D3F" w:rsidRPr="00630F39" w:rsidRDefault="00E93B79" w:rsidP="00A75D3F">
      <w:pPr>
        <w:jc w:val="both"/>
        <w:rPr>
          <w:rFonts w:asciiTheme="minorHAnsi" w:hAnsiTheme="minorHAnsi" w:cstheme="minorHAnsi"/>
        </w:rPr>
      </w:pPr>
      <w:r w:rsidRPr="00630F39">
        <w:rPr>
          <w:rFonts w:asciiTheme="minorHAnsi" w:hAnsiTheme="minorHAnsi" w:cstheme="minorHAnsi"/>
        </w:rPr>
        <w:t xml:space="preserve">If you are the intended recipient of this document, please take note that all the information provided in this document should be treated in accordance </w:t>
      </w:r>
      <w:proofErr w:type="gramStart"/>
      <w:r w:rsidRPr="00630F39">
        <w:rPr>
          <w:rFonts w:asciiTheme="minorHAnsi" w:hAnsiTheme="minorHAnsi" w:cstheme="minorHAnsi"/>
        </w:rPr>
        <w:t>to</w:t>
      </w:r>
      <w:proofErr w:type="gramEnd"/>
      <w:r w:rsidRPr="00630F39">
        <w:rPr>
          <w:rFonts w:asciiTheme="minorHAnsi" w:hAnsiTheme="minorHAnsi" w:cstheme="minorHAnsi"/>
        </w:rPr>
        <w:t xml:space="preserve"> the specific Non-Disclosure Agreement that has been signed between </w:t>
      </w:r>
      <w:proofErr w:type="spellStart"/>
      <w:r w:rsidR="00151519" w:rsidRPr="00630F39">
        <w:rPr>
          <w:rFonts w:asciiTheme="minorHAnsi" w:hAnsiTheme="minorHAnsi" w:cstheme="minorHAnsi"/>
        </w:rPr>
        <w:t>FTLife</w:t>
      </w:r>
      <w:proofErr w:type="spellEnd"/>
      <w:r w:rsidRPr="00630F39">
        <w:rPr>
          <w:rFonts w:asciiTheme="minorHAnsi" w:hAnsiTheme="minorHAnsi" w:cstheme="minorHAnsi"/>
        </w:rPr>
        <w:t xml:space="preserve"> and your company for the purpose of this Request for </w:t>
      </w:r>
      <w:r w:rsidR="007F2216" w:rsidRPr="00630F39">
        <w:rPr>
          <w:rFonts w:asciiTheme="minorHAnsi" w:hAnsiTheme="minorHAnsi" w:cstheme="minorHAnsi"/>
        </w:rPr>
        <w:t>Proposal</w:t>
      </w:r>
      <w:r w:rsidRPr="00630F39">
        <w:rPr>
          <w:rFonts w:asciiTheme="minorHAnsi" w:hAnsiTheme="minorHAnsi" w:cstheme="minorHAnsi"/>
        </w:rPr>
        <w:t xml:space="preserve"> process</w:t>
      </w:r>
      <w:r w:rsidR="00A75D3F" w:rsidRPr="00630F39">
        <w:rPr>
          <w:rFonts w:asciiTheme="minorHAnsi" w:hAnsiTheme="minorHAnsi" w:cstheme="minorHAnsi"/>
        </w:rPr>
        <w:t>.</w:t>
      </w:r>
    </w:p>
    <w:p w14:paraId="4880F19C" w14:textId="77777777" w:rsidR="00E93B79" w:rsidRPr="00630F39" w:rsidRDefault="00E93B79" w:rsidP="00A75D3F">
      <w:pPr>
        <w:jc w:val="both"/>
        <w:rPr>
          <w:rFonts w:asciiTheme="minorHAnsi" w:hAnsiTheme="minorHAnsi" w:cstheme="minorHAnsi"/>
        </w:rPr>
      </w:pPr>
    </w:p>
    <w:p w14:paraId="15C1BB86" w14:textId="32D2FB4A" w:rsidR="00A75D3F" w:rsidRPr="00630F39" w:rsidRDefault="00A75D3F" w:rsidP="00A75D3F">
      <w:pPr>
        <w:jc w:val="both"/>
        <w:rPr>
          <w:rFonts w:asciiTheme="minorHAnsi" w:hAnsiTheme="minorHAnsi" w:cstheme="minorHAnsi"/>
        </w:rPr>
      </w:pPr>
      <w:r w:rsidRPr="00630F39">
        <w:rPr>
          <w:rFonts w:asciiTheme="minorHAnsi" w:hAnsiTheme="minorHAnsi" w:cstheme="minorHAnsi"/>
        </w:rPr>
        <w:t>Where no notice is given, all information contained herein is copyright</w:t>
      </w:r>
      <w:r w:rsidR="009E309F">
        <w:rPr>
          <w:rFonts w:asciiTheme="minorHAnsi" w:hAnsiTheme="minorHAnsi" w:cstheme="minorHAnsi"/>
        </w:rPr>
        <w:t xml:space="preserve"> 2022</w:t>
      </w:r>
      <w:r w:rsidRPr="00630F39">
        <w:rPr>
          <w:rFonts w:asciiTheme="minorHAnsi" w:hAnsiTheme="minorHAnsi" w:cstheme="minorHAnsi"/>
        </w:rPr>
        <w:t xml:space="preserve">, </w:t>
      </w:r>
      <w:proofErr w:type="spellStart"/>
      <w:r w:rsidR="00151519" w:rsidRPr="00630F39">
        <w:rPr>
          <w:rFonts w:asciiTheme="minorHAnsi" w:hAnsiTheme="minorHAnsi" w:cstheme="minorHAnsi"/>
        </w:rPr>
        <w:t>FTLife</w:t>
      </w:r>
      <w:proofErr w:type="spellEnd"/>
      <w:r w:rsidRPr="00630F39">
        <w:rPr>
          <w:rFonts w:asciiTheme="minorHAnsi" w:hAnsiTheme="minorHAnsi" w:cstheme="minorHAnsi"/>
        </w:rPr>
        <w:t xml:space="preserve"> Insurance Company Limited.</w:t>
      </w:r>
    </w:p>
    <w:p w14:paraId="4443D2F4" w14:textId="77777777" w:rsidR="00D97625" w:rsidRPr="00630F39" w:rsidRDefault="00D97625">
      <w:pPr>
        <w:rPr>
          <w:rFonts w:asciiTheme="minorHAnsi" w:hAnsiTheme="minorHAnsi" w:cstheme="minorHAnsi"/>
        </w:rPr>
      </w:pPr>
    </w:p>
    <w:p w14:paraId="7900BB38" w14:textId="77777777" w:rsidR="00A75D3F" w:rsidRPr="00630F39" w:rsidRDefault="00A75D3F">
      <w:pPr>
        <w:rPr>
          <w:rFonts w:asciiTheme="minorHAnsi" w:hAnsiTheme="minorHAnsi" w:cstheme="minorHAnsi"/>
        </w:rPr>
      </w:pPr>
    </w:p>
    <w:p w14:paraId="2C1B58B8" w14:textId="77777777" w:rsidR="00FA2FB3" w:rsidRPr="00630F39" w:rsidRDefault="00FA2FB3">
      <w:pPr>
        <w:rPr>
          <w:rFonts w:asciiTheme="minorHAnsi" w:hAnsiTheme="minorHAnsi" w:cstheme="minorHAnsi"/>
        </w:rPr>
      </w:pPr>
    </w:p>
    <w:p w14:paraId="30274A9C" w14:textId="77777777" w:rsidR="0016646B" w:rsidRPr="00630F39" w:rsidRDefault="0016646B">
      <w:pPr>
        <w:pStyle w:val="Heading6"/>
        <w:rPr>
          <w:rFonts w:asciiTheme="minorHAnsi" w:hAnsiTheme="minorHAnsi" w:cstheme="minorHAnsi"/>
        </w:rPr>
      </w:pPr>
      <w:r w:rsidRPr="00630F39">
        <w:rPr>
          <w:rFonts w:asciiTheme="minorHAnsi" w:hAnsiTheme="minorHAnsi" w:cstheme="minorHAnsi"/>
        </w:rPr>
        <w:t>END OF DOCUMENT</w:t>
      </w:r>
    </w:p>
    <w:sectPr w:rsidR="0016646B" w:rsidRPr="00630F39" w:rsidSect="00CF69EB">
      <w:headerReference w:type="default" r:id="rId39"/>
      <w:footerReference w:type="default" r:id="rId40"/>
      <w:headerReference w:type="first" r:id="rId41"/>
      <w:pgSz w:w="11909" w:h="16834" w:code="9"/>
      <w:pgMar w:top="663" w:right="1225" w:bottom="1260" w:left="1196"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4" w:author="Kelvin Wong Kin" w:date="2023-01-30T14:04:00Z" w:initials="KWK">
    <w:p w14:paraId="4F073DD0" w14:textId="11E3565B" w:rsidR="005233D3" w:rsidRDefault="005233D3">
      <w:pPr>
        <w:pStyle w:val="CommentText"/>
      </w:pPr>
      <w:r>
        <w:rPr>
          <w:rStyle w:val="CommentReference"/>
        </w:rPr>
        <w:annotationRef/>
      </w:r>
      <w:r>
        <w:t>To infrastructure team, procurement team, please consider this one is still valid or not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073D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24CEC" w16cex:dateUtc="2023-01-30T06: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073DD0" w16cid:durableId="27824C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CB4C3" w14:textId="77777777" w:rsidR="00555DAA" w:rsidRDefault="00555DAA">
      <w:r>
        <w:separator/>
      </w:r>
    </w:p>
  </w:endnote>
  <w:endnote w:type="continuationSeparator" w:id="0">
    <w:p w14:paraId="43B76EDB" w14:textId="77777777" w:rsidR="00555DAA" w:rsidRDefault="00555D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Unicode MS">
    <w:altName w:val="Malgun Gothic Semilight"/>
    <w:panose1 w:val="020B0604020202020204"/>
    <w:charset w:val="88"/>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F256B" w14:textId="77777777" w:rsidR="00A368B1" w:rsidRDefault="00A368B1">
    <w:pPr>
      <w:pStyle w:val="Footer"/>
      <w:tabs>
        <w:tab w:val="clear" w:pos="8640"/>
        <w:tab w:val="right" w:pos="9360"/>
      </w:tabs>
      <w:spacing w:line="240" w:lineRule="exact"/>
      <w:rPr>
        <w:rFonts w:cs="Arial Unicode MS"/>
        <w:sz w:val="16"/>
      </w:rPr>
    </w:pPr>
    <w:proofErr w:type="spellStart"/>
    <w:r>
      <w:rPr>
        <w:rFonts w:cs="Arial Unicode MS"/>
        <w:sz w:val="16"/>
      </w:rPr>
      <w:t>FTLife</w:t>
    </w:r>
    <w:proofErr w:type="spellEnd"/>
  </w:p>
  <w:p w14:paraId="147B8876" w14:textId="77777777" w:rsidR="00A368B1" w:rsidRDefault="00A368B1">
    <w:pPr>
      <w:pStyle w:val="Footer"/>
      <w:tabs>
        <w:tab w:val="clear" w:pos="8640"/>
        <w:tab w:val="right" w:pos="9360"/>
      </w:tabs>
      <w:spacing w:line="240" w:lineRule="exact"/>
      <w:rPr>
        <w:rFonts w:cs="Arial Unicode MS"/>
        <w:sz w:val="16"/>
      </w:rPr>
    </w:pPr>
    <w:r>
      <w:rPr>
        <w:rFonts w:cs="Arial Unicode MS"/>
        <w:sz w:val="16"/>
      </w:rPr>
      <w:t xml:space="preserve"> Insurance Company (Asia) Limited</w:t>
    </w:r>
    <w:r>
      <w:rPr>
        <w:rFonts w:cs="Arial Unicode MS"/>
        <w:sz w:val="16"/>
      </w:rPr>
      <w:tab/>
      <w:t xml:space="preserve">  </w:t>
    </w:r>
    <w:r>
      <w:rPr>
        <w:rFonts w:cs="Arial Unicode MS"/>
        <w:sz w:val="16"/>
      </w:rPr>
      <w:tab/>
    </w:r>
  </w:p>
  <w:p w14:paraId="622EE3D1" w14:textId="77777777" w:rsidR="00A368B1" w:rsidRDefault="00A368B1">
    <w:pPr>
      <w:pStyle w:val="Footer"/>
      <w:tabs>
        <w:tab w:val="clear" w:pos="8640"/>
        <w:tab w:val="right" w:pos="9480"/>
      </w:tabs>
      <w:spacing w:line="240" w:lineRule="exact"/>
      <w:rPr>
        <w:rFonts w:cs="Arial Unicode MS"/>
        <w:sz w:val="16"/>
      </w:rPr>
    </w:pPr>
    <w:r>
      <w:rPr>
        <w:rFonts w:cs="Arial Unicode MS"/>
        <w:sz w:val="16"/>
      </w:rPr>
      <w:t>PM01_Project Charter</w:t>
    </w:r>
    <w:r>
      <w:rPr>
        <w:rFonts w:cs="Arial Unicode MS"/>
        <w:sz w:val="16"/>
      </w:rPr>
      <w:tab/>
    </w:r>
    <w:r>
      <w:rPr>
        <w:rFonts w:cs="Arial Unicode MS"/>
        <w:sz w:val="16"/>
      </w:rPr>
      <w:tab/>
      <w:t xml:space="preserve">- </w:t>
    </w:r>
    <w:r>
      <w:rPr>
        <w:rFonts w:cs="Arial Unicode MS"/>
        <w:sz w:val="16"/>
      </w:rPr>
      <w:fldChar w:fldCharType="begin"/>
    </w:r>
    <w:r>
      <w:rPr>
        <w:rFonts w:cs="Arial Unicode MS"/>
        <w:sz w:val="16"/>
      </w:rPr>
      <w:instrText xml:space="preserve"> PAGE </w:instrText>
    </w:r>
    <w:r>
      <w:rPr>
        <w:rFonts w:cs="Arial Unicode MS"/>
        <w:sz w:val="16"/>
      </w:rPr>
      <w:fldChar w:fldCharType="separate"/>
    </w:r>
    <w:r>
      <w:rPr>
        <w:rFonts w:cs="Arial Unicode MS"/>
        <w:noProof/>
        <w:sz w:val="16"/>
      </w:rPr>
      <w:t>i</w:t>
    </w:r>
    <w:r>
      <w:rPr>
        <w:rFonts w:cs="Arial Unicode MS"/>
        <w:sz w:val="16"/>
      </w:rPr>
      <w:fldChar w:fldCharType="end"/>
    </w:r>
    <w:r>
      <w:rPr>
        <w:rFonts w:cs="Arial Unicode MS"/>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106CC" w14:textId="77777777" w:rsidR="00A368B1" w:rsidRDefault="00A368B1" w:rsidP="001E1EE2">
    <w:pPr>
      <w:pStyle w:val="Footer"/>
      <w:tabs>
        <w:tab w:val="clear" w:pos="8640"/>
        <w:tab w:val="right" w:pos="9480"/>
      </w:tabs>
      <w:rPr>
        <w:rFonts w:cs="Arial"/>
        <w:sz w:val="16"/>
      </w:rPr>
    </w:pPr>
    <w:proofErr w:type="spellStart"/>
    <w:r w:rsidRPr="00E7342A">
      <w:rPr>
        <w:rFonts w:cs="Arial"/>
        <w:sz w:val="16"/>
      </w:rPr>
      <w:t>FTLife</w:t>
    </w:r>
    <w:proofErr w:type="spellEnd"/>
    <w:r w:rsidRPr="00E7342A">
      <w:rPr>
        <w:rFonts w:cs="Arial"/>
        <w:sz w:val="16"/>
      </w:rPr>
      <w:t xml:space="preserve"> Insurance Company Limited</w:t>
    </w:r>
    <w:r>
      <w:rPr>
        <w:rFonts w:cs="Arial"/>
        <w:sz w:val="16"/>
      </w:rPr>
      <w:t xml:space="preserve"> | Business Confidential </w:t>
    </w:r>
    <w:r>
      <w:rPr>
        <w:rFonts w:cs="Arial"/>
        <w:sz w:val="16"/>
      </w:rPr>
      <w:tab/>
    </w:r>
    <w:r>
      <w:rPr>
        <w:rFonts w:cs="Arial"/>
        <w:sz w:val="16"/>
      </w:rPr>
      <w:tab/>
    </w:r>
    <w:r>
      <w:rPr>
        <w:rStyle w:val="PageNumber"/>
        <w:rFonts w:ascii="Arial" w:hAnsi="Arial" w:cs="Arial"/>
        <w:sz w:val="16"/>
      </w:rPr>
      <w:fldChar w:fldCharType="begin"/>
    </w:r>
    <w:r>
      <w:rPr>
        <w:rStyle w:val="PageNumber"/>
        <w:rFonts w:ascii="Arial" w:hAnsi="Arial" w:cs="Arial"/>
        <w:sz w:val="16"/>
      </w:rPr>
      <w:instrText xml:space="preserve"> PAGE </w:instrText>
    </w:r>
    <w:r>
      <w:rPr>
        <w:rStyle w:val="PageNumber"/>
        <w:rFonts w:ascii="Arial" w:hAnsi="Arial" w:cs="Arial"/>
        <w:sz w:val="16"/>
      </w:rPr>
      <w:fldChar w:fldCharType="separate"/>
    </w:r>
    <w:r>
      <w:rPr>
        <w:rStyle w:val="PageNumber"/>
        <w:rFonts w:ascii="Arial" w:hAnsi="Arial" w:cs="Arial"/>
        <w:noProof/>
        <w:sz w:val="16"/>
      </w:rPr>
      <w:t>v</w:t>
    </w:r>
    <w:r>
      <w:rPr>
        <w:rStyle w:val="PageNumber"/>
        <w:rFonts w:ascii="Arial" w:hAnsi="Arial" w:cs="Arial"/>
        <w:sz w:val="16"/>
      </w:rPr>
      <w:fldChar w:fldCharType="end"/>
    </w:r>
  </w:p>
  <w:p w14:paraId="170E7443" w14:textId="524A530D" w:rsidR="00A368B1" w:rsidRDefault="00A368B1" w:rsidP="001E1EE2">
    <w:pPr>
      <w:pStyle w:val="Footer"/>
      <w:tabs>
        <w:tab w:val="clear" w:pos="8640"/>
        <w:tab w:val="right" w:pos="9480"/>
      </w:tabs>
      <w:rPr>
        <w:rFonts w:cs="Arial Unicode MS"/>
        <w:sz w:val="1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B7909" w14:textId="77777777" w:rsidR="00A368B1" w:rsidRDefault="00A368B1">
    <w:pPr>
      <w:pStyle w:val="Footer"/>
      <w:tabs>
        <w:tab w:val="clear" w:pos="4320"/>
        <w:tab w:val="clear" w:pos="8640"/>
        <w:tab w:val="center" w:pos="15000"/>
      </w:tabs>
      <w:spacing w:line="240" w:lineRule="exact"/>
      <w:rPr>
        <w:rFonts w:cs="Arial"/>
        <w:sz w:val="16"/>
      </w:rPr>
    </w:pPr>
    <w:proofErr w:type="spellStart"/>
    <w:r w:rsidRPr="00E7342A">
      <w:rPr>
        <w:rFonts w:cs="Arial"/>
        <w:sz w:val="16"/>
      </w:rPr>
      <w:t>FTLife</w:t>
    </w:r>
    <w:proofErr w:type="spellEnd"/>
    <w:r w:rsidRPr="00E7342A">
      <w:rPr>
        <w:rFonts w:cs="Arial"/>
        <w:sz w:val="16"/>
      </w:rPr>
      <w:t xml:space="preserve"> Insurance Company Limited </w:t>
    </w:r>
    <w:r>
      <w:rPr>
        <w:rFonts w:cs="Arial"/>
        <w:sz w:val="16"/>
      </w:rPr>
      <w:t xml:space="preserve">| Business Confidential </w:t>
    </w:r>
    <w:r>
      <w:rPr>
        <w:rFonts w:cs="Arial"/>
        <w:sz w:val="16"/>
      </w:rPr>
      <w:tab/>
    </w:r>
    <w:r>
      <w:rPr>
        <w:rStyle w:val="PageNumber"/>
        <w:rFonts w:ascii="Arial" w:hAnsi="Arial" w:cs="Arial"/>
        <w:sz w:val="16"/>
      </w:rPr>
      <w:fldChar w:fldCharType="begin"/>
    </w:r>
    <w:r>
      <w:rPr>
        <w:rStyle w:val="PageNumber"/>
        <w:rFonts w:ascii="Arial" w:hAnsi="Arial" w:cs="Arial"/>
        <w:sz w:val="16"/>
      </w:rPr>
      <w:instrText xml:space="preserve"> PAGE </w:instrText>
    </w:r>
    <w:r>
      <w:rPr>
        <w:rStyle w:val="PageNumber"/>
        <w:rFonts w:ascii="Arial" w:hAnsi="Arial" w:cs="Arial"/>
        <w:sz w:val="16"/>
      </w:rPr>
      <w:fldChar w:fldCharType="separate"/>
    </w:r>
    <w:r>
      <w:rPr>
        <w:rStyle w:val="PageNumber"/>
        <w:rFonts w:ascii="Arial" w:hAnsi="Arial" w:cs="Arial"/>
        <w:noProof/>
        <w:sz w:val="16"/>
      </w:rPr>
      <w:t>6</w:t>
    </w:r>
    <w:r>
      <w:rPr>
        <w:rStyle w:val="PageNumber"/>
        <w:rFonts w:ascii="Arial" w:hAnsi="Arial" w:cs="Arial"/>
        <w:sz w:val="16"/>
      </w:rPr>
      <w:fldChar w:fldCharType="end"/>
    </w:r>
  </w:p>
  <w:p w14:paraId="12CEF34A" w14:textId="6927E870" w:rsidR="00A368B1" w:rsidRDefault="00A368B1">
    <w:pPr>
      <w:pStyle w:val="Footer"/>
      <w:rPr>
        <w:sz w:val="10"/>
      </w:rPr>
    </w:pPr>
  </w:p>
  <w:p w14:paraId="5D5313B8" w14:textId="77777777" w:rsidR="00A368B1" w:rsidRDefault="00A368B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6366A" w14:textId="77777777" w:rsidR="00A368B1" w:rsidRDefault="00A368B1" w:rsidP="001E1EE2">
    <w:pPr>
      <w:pStyle w:val="Footer"/>
      <w:tabs>
        <w:tab w:val="clear" w:pos="8640"/>
        <w:tab w:val="right" w:pos="9480"/>
        <w:tab w:val="center" w:pos="15000"/>
      </w:tabs>
      <w:rPr>
        <w:rFonts w:cs="Arial"/>
        <w:sz w:val="16"/>
      </w:rPr>
    </w:pPr>
    <w:proofErr w:type="spellStart"/>
    <w:r w:rsidRPr="00E7342A">
      <w:rPr>
        <w:rFonts w:cs="Arial"/>
        <w:sz w:val="16"/>
      </w:rPr>
      <w:t>FTLife</w:t>
    </w:r>
    <w:proofErr w:type="spellEnd"/>
    <w:r w:rsidRPr="00E7342A">
      <w:rPr>
        <w:rFonts w:cs="Arial"/>
        <w:sz w:val="16"/>
      </w:rPr>
      <w:t xml:space="preserve"> Insurance Company Limited</w:t>
    </w:r>
    <w:r>
      <w:rPr>
        <w:rFonts w:cs="Arial"/>
        <w:sz w:val="16"/>
      </w:rPr>
      <w:t xml:space="preserve"> | Business Confidential </w:t>
    </w:r>
    <w:r>
      <w:rPr>
        <w:rFonts w:cs="Arial"/>
        <w:sz w:val="16"/>
      </w:rPr>
      <w:tab/>
    </w:r>
    <w:r>
      <w:rPr>
        <w:rFonts w:cs="Arial"/>
        <w:sz w:val="16"/>
      </w:rPr>
      <w:tab/>
    </w:r>
    <w:r>
      <w:rPr>
        <w:rStyle w:val="PageNumber"/>
        <w:rFonts w:ascii="Arial" w:hAnsi="Arial" w:cs="Arial"/>
        <w:sz w:val="16"/>
      </w:rPr>
      <w:fldChar w:fldCharType="begin"/>
    </w:r>
    <w:r>
      <w:rPr>
        <w:rStyle w:val="PageNumber"/>
        <w:rFonts w:ascii="Arial" w:hAnsi="Arial" w:cs="Arial"/>
        <w:sz w:val="16"/>
      </w:rPr>
      <w:instrText xml:space="preserve"> PAGE </w:instrText>
    </w:r>
    <w:r>
      <w:rPr>
        <w:rStyle w:val="PageNumber"/>
        <w:rFonts w:ascii="Arial" w:hAnsi="Arial" w:cs="Arial"/>
        <w:sz w:val="16"/>
      </w:rPr>
      <w:fldChar w:fldCharType="separate"/>
    </w:r>
    <w:r>
      <w:rPr>
        <w:rStyle w:val="PageNumber"/>
        <w:rFonts w:ascii="Arial" w:hAnsi="Arial" w:cs="Arial"/>
        <w:noProof/>
        <w:sz w:val="16"/>
      </w:rPr>
      <w:t>39</w:t>
    </w:r>
    <w:r>
      <w:rPr>
        <w:rStyle w:val="PageNumber"/>
        <w:rFonts w:ascii="Arial" w:hAnsi="Arial" w:cs="Arial"/>
        <w:sz w:val="16"/>
      </w:rPr>
      <w:fldChar w:fldCharType="end"/>
    </w:r>
  </w:p>
  <w:p w14:paraId="660265E2" w14:textId="66F702A6" w:rsidR="00A368B1" w:rsidRDefault="00A368B1" w:rsidP="001E1EE2">
    <w:pPr>
      <w:pStyle w:val="Footer"/>
      <w:tabs>
        <w:tab w:val="clear" w:pos="8640"/>
        <w:tab w:val="right" w:pos="94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48A86" w14:textId="77777777" w:rsidR="00555DAA" w:rsidRDefault="00555DAA">
      <w:r>
        <w:separator/>
      </w:r>
    </w:p>
  </w:footnote>
  <w:footnote w:type="continuationSeparator" w:id="0">
    <w:p w14:paraId="1EFCE3DA" w14:textId="77777777" w:rsidR="00555DAA" w:rsidRDefault="00555D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7FEB3" w14:textId="77777777" w:rsidR="00A368B1" w:rsidRDefault="00A368B1">
    <w:pPr>
      <w:autoSpaceDE w:val="0"/>
      <w:autoSpaceDN w:val="0"/>
      <w:adjustRightInd w:val="0"/>
      <w:spacing w:line="240" w:lineRule="exact"/>
      <w:rPr>
        <w:rFonts w:eastAsia="Times New Roman" w:cs="Arial Unicode MS"/>
        <w:sz w:val="16"/>
        <w:szCs w:val="18"/>
        <w:lang w:val="en-US" w:eastAsia="en-US"/>
      </w:rPr>
    </w:pPr>
    <w:r>
      <w:rPr>
        <w:rFonts w:eastAsia="Times New Roman" w:cs="Arial Unicode MS"/>
        <w:noProof/>
        <w:sz w:val="16"/>
        <w:szCs w:val="18"/>
        <w:lang w:val="en-US"/>
      </w:rPr>
      <w:drawing>
        <wp:anchor distT="0" distB="0" distL="114300" distR="114300" simplePos="0" relativeHeight="251654144" behindDoc="0" locked="0" layoutInCell="1" allowOverlap="1" wp14:anchorId="16E534FE" wp14:editId="722EC2B8">
          <wp:simplePos x="0" y="0"/>
          <wp:positionH relativeFrom="column">
            <wp:posOffset>5029200</wp:posOffset>
          </wp:positionH>
          <wp:positionV relativeFrom="paragraph">
            <wp:posOffset>-13970</wp:posOffset>
          </wp:positionV>
          <wp:extent cx="1371600" cy="438150"/>
          <wp:effectExtent l="0" t="0" r="0" b="0"/>
          <wp:wrapNone/>
          <wp:docPr id="4" name="Picture 28" descr="forlogo_pos3c_pr10c_jp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orlogo_pos3c_pr10c_jpg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438150"/>
                  </a:xfrm>
                  <a:prstGeom prst="rect">
                    <a:avLst/>
                  </a:prstGeom>
                  <a:noFill/>
                  <a:ln>
                    <a:noFill/>
                  </a:ln>
                </pic:spPr>
              </pic:pic>
            </a:graphicData>
          </a:graphic>
        </wp:anchor>
      </w:drawing>
    </w:r>
    <w:r>
      <w:rPr>
        <w:rFonts w:eastAsia="Times New Roman" w:cs="Arial Unicode MS"/>
        <w:sz w:val="16"/>
        <w:szCs w:val="18"/>
        <w:lang w:val="en-US" w:eastAsia="en-US"/>
      </w:rPr>
      <w:t xml:space="preserve">Version: </w:t>
    </w:r>
  </w:p>
  <w:p w14:paraId="02B2F019" w14:textId="77777777" w:rsidR="00A368B1" w:rsidRDefault="00A368B1">
    <w:pPr>
      <w:autoSpaceDE w:val="0"/>
      <w:autoSpaceDN w:val="0"/>
      <w:adjustRightInd w:val="0"/>
      <w:spacing w:line="240" w:lineRule="exact"/>
      <w:rPr>
        <w:rFonts w:cs="Arial Unicode MS"/>
        <w:sz w:val="16"/>
        <w:lang w:val="en-US" w:eastAsia="en-US"/>
      </w:rPr>
    </w:pPr>
    <w:r>
      <w:rPr>
        <w:rFonts w:cs="Arial Unicode MS"/>
        <w:sz w:val="16"/>
        <w:lang w:val="en-US" w:eastAsia="en-US"/>
      </w:rPr>
      <w:t xml:space="preserve">Last review date: </w:t>
    </w:r>
  </w:p>
  <w:p w14:paraId="25B1A51B" w14:textId="77777777" w:rsidR="00A368B1" w:rsidRDefault="00A368B1">
    <w:pPr>
      <w:autoSpaceDE w:val="0"/>
      <w:autoSpaceDN w:val="0"/>
      <w:adjustRightInd w:val="0"/>
      <w:spacing w:line="240" w:lineRule="exact"/>
      <w:rPr>
        <w:rFonts w:cs="Arial Unicode MS"/>
        <w:sz w:val="16"/>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BE970" w14:textId="77777777" w:rsidR="00A368B1" w:rsidRPr="00972DCC" w:rsidRDefault="00A368B1" w:rsidP="00972DCC">
    <w:pPr>
      <w:rPr>
        <w:rFonts w:cs="Arial Unicode MS"/>
      </w:rPr>
    </w:pPr>
    <w:r>
      <w:rPr>
        <w:noProof/>
        <w:lang w:val="en-US"/>
      </w:rPr>
      <w:drawing>
        <wp:anchor distT="0" distB="0" distL="114300" distR="114300" simplePos="0" relativeHeight="251666432" behindDoc="0" locked="0" layoutInCell="1" allowOverlap="1" wp14:anchorId="06F113DE" wp14:editId="6993EB69">
          <wp:simplePos x="0" y="0"/>
          <wp:positionH relativeFrom="page">
            <wp:posOffset>5314315</wp:posOffset>
          </wp:positionH>
          <wp:positionV relativeFrom="paragraph">
            <wp:posOffset>-85725</wp:posOffset>
          </wp:positionV>
          <wp:extent cx="2238375" cy="695325"/>
          <wp:effectExtent l="0" t="0" r="9525" b="9525"/>
          <wp:wrapTopAndBottom/>
          <wp:docPr id="2" name="Picture 2" descr="FTLife_Eng_1c(for CMO Template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TLife_Eng_1c(for CMO Template Upda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8375" cy="6953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6C4AA" w14:textId="77777777" w:rsidR="00A368B1" w:rsidRPr="00A80F01" w:rsidRDefault="00A368B1" w:rsidP="00972DCC">
    <w:r>
      <w:rPr>
        <w:noProof/>
        <w:lang w:val="en-US"/>
      </w:rPr>
      <w:drawing>
        <wp:anchor distT="0" distB="0" distL="114300" distR="114300" simplePos="0" relativeHeight="251664384" behindDoc="0" locked="0" layoutInCell="1" allowOverlap="1" wp14:anchorId="6ABB0B16" wp14:editId="24A53312">
          <wp:simplePos x="0" y="0"/>
          <wp:positionH relativeFrom="page">
            <wp:posOffset>5314315</wp:posOffset>
          </wp:positionH>
          <wp:positionV relativeFrom="paragraph">
            <wp:posOffset>-85725</wp:posOffset>
          </wp:positionV>
          <wp:extent cx="2238375" cy="695325"/>
          <wp:effectExtent l="0" t="0" r="9525" b="9525"/>
          <wp:wrapTopAndBottom/>
          <wp:docPr id="21" name="Picture 21" descr="FTLife_Eng_1c(for CMO Template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TLife_Eng_1c(for CMO Template Upda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8375"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137F5A" w14:textId="77777777" w:rsidR="00A368B1" w:rsidRDefault="00A368B1" w:rsidP="00972DC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219F1" w14:textId="77777777" w:rsidR="00A368B1" w:rsidRPr="00972DCC" w:rsidRDefault="00A368B1" w:rsidP="00972DCC">
    <w:pPr>
      <w:rPr>
        <w:rFonts w:eastAsia="Times New Roman" w:cs="Arial Unicode MS"/>
        <w:szCs w:val="18"/>
        <w:lang w:val="en-US" w:eastAsia="en-US"/>
      </w:rPr>
    </w:pPr>
    <w:r>
      <w:rPr>
        <w:noProof/>
        <w:lang w:val="en-US"/>
      </w:rPr>
      <w:drawing>
        <wp:anchor distT="0" distB="0" distL="114300" distR="114300" simplePos="0" relativeHeight="251670528" behindDoc="0" locked="0" layoutInCell="1" allowOverlap="1" wp14:anchorId="70A4F87A" wp14:editId="03DD5058">
          <wp:simplePos x="0" y="0"/>
          <wp:positionH relativeFrom="page">
            <wp:posOffset>5314315</wp:posOffset>
          </wp:positionH>
          <wp:positionV relativeFrom="paragraph">
            <wp:posOffset>-95250</wp:posOffset>
          </wp:positionV>
          <wp:extent cx="2238375" cy="695325"/>
          <wp:effectExtent l="0" t="0" r="9525" b="9525"/>
          <wp:wrapTopAndBottom/>
          <wp:docPr id="3" name="Picture 3" descr="FTLife_Eng_1c(for CMO Template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TLife_Eng_1c(for CMO Template Upda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8375" cy="6953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3E4EB" w14:textId="77777777" w:rsidR="00A368B1" w:rsidRPr="00972DCC" w:rsidRDefault="00A368B1" w:rsidP="00972DCC">
    <w:pPr>
      <w:rPr>
        <w:rFonts w:eastAsia="Times New Roman" w:cs="Arial Unicode MS"/>
        <w:szCs w:val="18"/>
        <w:lang w:val="en-US" w:eastAsia="en-US"/>
      </w:rPr>
    </w:pPr>
    <w:r>
      <w:rPr>
        <w:noProof/>
        <w:lang w:val="en-US"/>
      </w:rPr>
      <w:drawing>
        <wp:anchor distT="0" distB="0" distL="114300" distR="114300" simplePos="0" relativeHeight="251668480" behindDoc="0" locked="0" layoutInCell="1" allowOverlap="1" wp14:anchorId="5C5FE25C" wp14:editId="657BCB92">
          <wp:simplePos x="0" y="0"/>
          <wp:positionH relativeFrom="page">
            <wp:posOffset>5314315</wp:posOffset>
          </wp:positionH>
          <wp:positionV relativeFrom="paragraph">
            <wp:posOffset>-104775</wp:posOffset>
          </wp:positionV>
          <wp:extent cx="2238375" cy="695325"/>
          <wp:effectExtent l="0" t="0" r="9525" b="9525"/>
          <wp:wrapTopAndBottom/>
          <wp:docPr id="7" name="Picture 7" descr="FTLife_Eng_1c(for CMO Template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TLife_Eng_1c(for CMO Template Upda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8375" cy="6953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0734CECA"/>
    <w:lvl w:ilvl="0">
      <w:start w:val="1"/>
      <w:numFmt w:val="decimal"/>
      <w:pStyle w:val="ListNumber"/>
      <w:lvlText w:val="%1."/>
      <w:lvlJc w:val="left"/>
      <w:pPr>
        <w:tabs>
          <w:tab w:val="num" w:pos="0"/>
        </w:tabs>
        <w:ind w:left="0" w:hanging="360"/>
      </w:pPr>
    </w:lvl>
  </w:abstractNum>
  <w:abstractNum w:abstractNumId="1" w15:restartNumberingAfterBreak="0">
    <w:nsid w:val="01455059"/>
    <w:multiLevelType w:val="multilevel"/>
    <w:tmpl w:val="5C2C80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5715DF"/>
    <w:multiLevelType w:val="multilevel"/>
    <w:tmpl w:val="89B2D77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046BEF"/>
    <w:multiLevelType w:val="hybridMultilevel"/>
    <w:tmpl w:val="22B8646C"/>
    <w:lvl w:ilvl="0" w:tplc="3C090009">
      <w:start w:val="1"/>
      <w:numFmt w:val="bullet"/>
      <w:lvlText w:val=""/>
      <w:lvlJc w:val="left"/>
      <w:pPr>
        <w:ind w:left="720" w:hanging="360"/>
      </w:pPr>
      <w:rPr>
        <w:rFonts w:ascii="Wingdings" w:hAnsi="Wingdings"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 w15:restartNumberingAfterBreak="0">
    <w:nsid w:val="0B9A32AF"/>
    <w:multiLevelType w:val="multilevel"/>
    <w:tmpl w:val="33A48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E03A1D"/>
    <w:multiLevelType w:val="hybridMultilevel"/>
    <w:tmpl w:val="8A206FFA"/>
    <w:lvl w:ilvl="0" w:tplc="46767E10">
      <w:start w:val="1"/>
      <w:numFmt w:val="bullet"/>
      <w:pStyle w:val="Bullet3"/>
      <w:lvlText w:val=""/>
      <w:lvlJc w:val="left"/>
      <w:pPr>
        <w:tabs>
          <w:tab w:val="num" w:pos="1920"/>
        </w:tabs>
        <w:ind w:left="1920" w:hanging="480"/>
      </w:pPr>
      <w:rPr>
        <w:rFonts w:ascii="Symbol" w:hAnsi="Symbol" w:hint="default"/>
        <w:sz w:val="20"/>
        <w:szCs w:val="20"/>
      </w:rPr>
    </w:lvl>
    <w:lvl w:ilvl="1" w:tplc="04090003">
      <w:start w:val="1"/>
      <w:numFmt w:val="bullet"/>
      <w:lvlText w:val=""/>
      <w:lvlJc w:val="left"/>
      <w:pPr>
        <w:tabs>
          <w:tab w:val="num" w:pos="2398"/>
        </w:tabs>
        <w:ind w:left="2398" w:hanging="480"/>
      </w:pPr>
      <w:rPr>
        <w:rFonts w:ascii="Wingdings" w:hAnsi="Wingdings" w:hint="default"/>
      </w:rPr>
    </w:lvl>
    <w:lvl w:ilvl="2" w:tplc="04090005">
      <w:start w:val="1"/>
      <w:numFmt w:val="bullet"/>
      <w:lvlText w:val=""/>
      <w:lvlJc w:val="left"/>
      <w:pPr>
        <w:tabs>
          <w:tab w:val="num" w:pos="2878"/>
        </w:tabs>
        <w:ind w:left="2878" w:hanging="480"/>
      </w:pPr>
      <w:rPr>
        <w:rFonts w:ascii="Wingdings" w:hAnsi="Wingdings" w:hint="default"/>
      </w:rPr>
    </w:lvl>
    <w:lvl w:ilvl="3" w:tplc="04090001" w:tentative="1">
      <w:start w:val="1"/>
      <w:numFmt w:val="bullet"/>
      <w:lvlText w:val=""/>
      <w:lvlJc w:val="left"/>
      <w:pPr>
        <w:tabs>
          <w:tab w:val="num" w:pos="3358"/>
        </w:tabs>
        <w:ind w:left="3358" w:hanging="480"/>
      </w:pPr>
      <w:rPr>
        <w:rFonts w:ascii="Wingdings" w:hAnsi="Wingdings" w:hint="default"/>
      </w:rPr>
    </w:lvl>
    <w:lvl w:ilvl="4" w:tplc="04090003" w:tentative="1">
      <w:start w:val="1"/>
      <w:numFmt w:val="bullet"/>
      <w:lvlText w:val=""/>
      <w:lvlJc w:val="left"/>
      <w:pPr>
        <w:tabs>
          <w:tab w:val="num" w:pos="3838"/>
        </w:tabs>
        <w:ind w:left="3838" w:hanging="480"/>
      </w:pPr>
      <w:rPr>
        <w:rFonts w:ascii="Wingdings" w:hAnsi="Wingdings" w:hint="default"/>
      </w:rPr>
    </w:lvl>
    <w:lvl w:ilvl="5" w:tplc="04090005" w:tentative="1">
      <w:start w:val="1"/>
      <w:numFmt w:val="bullet"/>
      <w:lvlText w:val=""/>
      <w:lvlJc w:val="left"/>
      <w:pPr>
        <w:tabs>
          <w:tab w:val="num" w:pos="4318"/>
        </w:tabs>
        <w:ind w:left="4318" w:hanging="480"/>
      </w:pPr>
      <w:rPr>
        <w:rFonts w:ascii="Wingdings" w:hAnsi="Wingdings" w:hint="default"/>
      </w:rPr>
    </w:lvl>
    <w:lvl w:ilvl="6" w:tplc="04090001" w:tentative="1">
      <w:start w:val="1"/>
      <w:numFmt w:val="bullet"/>
      <w:lvlText w:val=""/>
      <w:lvlJc w:val="left"/>
      <w:pPr>
        <w:tabs>
          <w:tab w:val="num" w:pos="4798"/>
        </w:tabs>
        <w:ind w:left="4798" w:hanging="480"/>
      </w:pPr>
      <w:rPr>
        <w:rFonts w:ascii="Wingdings" w:hAnsi="Wingdings" w:hint="default"/>
      </w:rPr>
    </w:lvl>
    <w:lvl w:ilvl="7" w:tplc="04090003" w:tentative="1">
      <w:start w:val="1"/>
      <w:numFmt w:val="bullet"/>
      <w:lvlText w:val=""/>
      <w:lvlJc w:val="left"/>
      <w:pPr>
        <w:tabs>
          <w:tab w:val="num" w:pos="5278"/>
        </w:tabs>
        <w:ind w:left="5278" w:hanging="480"/>
      </w:pPr>
      <w:rPr>
        <w:rFonts w:ascii="Wingdings" w:hAnsi="Wingdings" w:hint="default"/>
      </w:rPr>
    </w:lvl>
    <w:lvl w:ilvl="8" w:tplc="04090005" w:tentative="1">
      <w:start w:val="1"/>
      <w:numFmt w:val="bullet"/>
      <w:lvlText w:val=""/>
      <w:lvlJc w:val="left"/>
      <w:pPr>
        <w:tabs>
          <w:tab w:val="num" w:pos="5758"/>
        </w:tabs>
        <w:ind w:left="5758" w:hanging="480"/>
      </w:pPr>
      <w:rPr>
        <w:rFonts w:ascii="Wingdings" w:hAnsi="Wingdings" w:hint="default"/>
      </w:rPr>
    </w:lvl>
  </w:abstractNum>
  <w:abstractNum w:abstractNumId="6" w15:restartNumberingAfterBreak="0">
    <w:nsid w:val="0E371824"/>
    <w:multiLevelType w:val="multilevel"/>
    <w:tmpl w:val="BD6417FA"/>
    <w:lvl w:ilvl="0">
      <w:start w:val="1"/>
      <w:numFmt w:val="decimal"/>
      <w:lvlText w:val="%1."/>
      <w:lvlJc w:val="left"/>
      <w:pPr>
        <w:ind w:left="720" w:hanging="360"/>
      </w:pPr>
    </w:lvl>
    <w:lvl w:ilvl="1">
      <w:start w:val="1"/>
      <w:numFmt w:val="decimal"/>
      <w:isLgl/>
      <w:lvlText w:val="%1.%2"/>
      <w:lvlJc w:val="left"/>
      <w:pPr>
        <w:ind w:left="880" w:hanging="5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FA56272"/>
    <w:multiLevelType w:val="hybridMultilevel"/>
    <w:tmpl w:val="D5BC1700"/>
    <w:lvl w:ilvl="0" w:tplc="3C09000F">
      <w:start w:val="1"/>
      <w:numFmt w:val="decimal"/>
      <w:lvlText w:val="%1."/>
      <w:lvlJc w:val="left"/>
      <w:pPr>
        <w:ind w:left="720" w:hanging="360"/>
      </w:pPr>
      <w:rPr>
        <w:rFonts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8" w15:restartNumberingAfterBreak="0">
    <w:nsid w:val="13AA1260"/>
    <w:multiLevelType w:val="hybridMultilevel"/>
    <w:tmpl w:val="1DD01AEC"/>
    <w:lvl w:ilvl="0" w:tplc="0C09000F">
      <w:start w:val="1"/>
      <w:numFmt w:val="decimal"/>
      <w:lvlText w:val="%1."/>
      <w:lvlJc w:val="left"/>
      <w:pPr>
        <w:tabs>
          <w:tab w:val="num" w:pos="840"/>
        </w:tabs>
        <w:ind w:left="840" w:hanging="360"/>
      </w:pPr>
      <w:rPr>
        <w:rFonts w:hint="default"/>
        <w:sz w:val="20"/>
        <w:szCs w:val="20"/>
      </w:rPr>
    </w:lvl>
    <w:lvl w:ilvl="1" w:tplc="3C090013">
      <w:start w:val="1"/>
      <w:numFmt w:val="upperRoman"/>
      <w:lvlText w:val="%2."/>
      <w:lvlJc w:val="right"/>
      <w:pPr>
        <w:tabs>
          <w:tab w:val="num" w:pos="958"/>
        </w:tabs>
        <w:ind w:left="958" w:hanging="480"/>
      </w:pPr>
      <w:rPr>
        <w:rFonts w:hint="default"/>
      </w:rPr>
    </w:lvl>
    <w:lvl w:ilvl="2" w:tplc="0409001B">
      <w:start w:val="1"/>
      <w:numFmt w:val="bullet"/>
      <w:lvlText w:val=""/>
      <w:lvlJc w:val="left"/>
      <w:pPr>
        <w:tabs>
          <w:tab w:val="num" w:pos="1438"/>
        </w:tabs>
        <w:ind w:left="1438" w:hanging="480"/>
      </w:pPr>
      <w:rPr>
        <w:rFonts w:ascii="Wingdings" w:hAnsi="Wingdings" w:hint="default"/>
      </w:rPr>
    </w:lvl>
    <w:lvl w:ilvl="3" w:tplc="0409000F" w:tentative="1">
      <w:start w:val="1"/>
      <w:numFmt w:val="bullet"/>
      <w:lvlText w:val=""/>
      <w:lvlJc w:val="left"/>
      <w:pPr>
        <w:tabs>
          <w:tab w:val="num" w:pos="1918"/>
        </w:tabs>
        <w:ind w:left="1918" w:hanging="480"/>
      </w:pPr>
      <w:rPr>
        <w:rFonts w:ascii="Wingdings" w:hAnsi="Wingdings" w:hint="default"/>
      </w:rPr>
    </w:lvl>
    <w:lvl w:ilvl="4" w:tplc="04090019" w:tentative="1">
      <w:start w:val="1"/>
      <w:numFmt w:val="bullet"/>
      <w:lvlText w:val=""/>
      <w:lvlJc w:val="left"/>
      <w:pPr>
        <w:tabs>
          <w:tab w:val="num" w:pos="2398"/>
        </w:tabs>
        <w:ind w:left="2398" w:hanging="480"/>
      </w:pPr>
      <w:rPr>
        <w:rFonts w:ascii="Wingdings" w:hAnsi="Wingdings" w:hint="default"/>
      </w:rPr>
    </w:lvl>
    <w:lvl w:ilvl="5" w:tplc="0409001B" w:tentative="1">
      <w:start w:val="1"/>
      <w:numFmt w:val="bullet"/>
      <w:lvlText w:val=""/>
      <w:lvlJc w:val="left"/>
      <w:pPr>
        <w:tabs>
          <w:tab w:val="num" w:pos="2878"/>
        </w:tabs>
        <w:ind w:left="2878" w:hanging="480"/>
      </w:pPr>
      <w:rPr>
        <w:rFonts w:ascii="Wingdings" w:hAnsi="Wingdings" w:hint="default"/>
      </w:rPr>
    </w:lvl>
    <w:lvl w:ilvl="6" w:tplc="0409000F" w:tentative="1">
      <w:start w:val="1"/>
      <w:numFmt w:val="bullet"/>
      <w:lvlText w:val=""/>
      <w:lvlJc w:val="left"/>
      <w:pPr>
        <w:tabs>
          <w:tab w:val="num" w:pos="3358"/>
        </w:tabs>
        <w:ind w:left="3358" w:hanging="480"/>
      </w:pPr>
      <w:rPr>
        <w:rFonts w:ascii="Wingdings" w:hAnsi="Wingdings" w:hint="default"/>
      </w:rPr>
    </w:lvl>
    <w:lvl w:ilvl="7" w:tplc="04090019" w:tentative="1">
      <w:start w:val="1"/>
      <w:numFmt w:val="bullet"/>
      <w:lvlText w:val=""/>
      <w:lvlJc w:val="left"/>
      <w:pPr>
        <w:tabs>
          <w:tab w:val="num" w:pos="3838"/>
        </w:tabs>
        <w:ind w:left="3838" w:hanging="480"/>
      </w:pPr>
      <w:rPr>
        <w:rFonts w:ascii="Wingdings" w:hAnsi="Wingdings" w:hint="default"/>
      </w:rPr>
    </w:lvl>
    <w:lvl w:ilvl="8" w:tplc="0409001B" w:tentative="1">
      <w:start w:val="1"/>
      <w:numFmt w:val="bullet"/>
      <w:lvlText w:val=""/>
      <w:lvlJc w:val="left"/>
      <w:pPr>
        <w:tabs>
          <w:tab w:val="num" w:pos="4318"/>
        </w:tabs>
        <w:ind w:left="4318" w:hanging="480"/>
      </w:pPr>
      <w:rPr>
        <w:rFonts w:ascii="Wingdings" w:hAnsi="Wingdings" w:hint="default"/>
      </w:rPr>
    </w:lvl>
  </w:abstractNum>
  <w:abstractNum w:abstractNumId="9" w15:restartNumberingAfterBreak="0">
    <w:nsid w:val="13E45266"/>
    <w:multiLevelType w:val="hybridMultilevel"/>
    <w:tmpl w:val="A1BC31EE"/>
    <w:lvl w:ilvl="0" w:tplc="0C09000F">
      <w:start w:val="1"/>
      <w:numFmt w:val="decimal"/>
      <w:lvlText w:val="%1."/>
      <w:lvlJc w:val="left"/>
      <w:pPr>
        <w:tabs>
          <w:tab w:val="num" w:pos="360"/>
        </w:tabs>
        <w:ind w:left="360" w:hanging="360"/>
      </w:pPr>
    </w:lvl>
    <w:lvl w:ilvl="1" w:tplc="FF4E1816">
      <w:start w:val="1"/>
      <w:numFmt w:val="lowerLetter"/>
      <w:lvlText w:val="(%2)"/>
      <w:lvlJc w:val="left"/>
      <w:pPr>
        <w:tabs>
          <w:tab w:val="num" w:pos="360"/>
        </w:tabs>
        <w:ind w:left="360" w:hanging="360"/>
      </w:pPr>
      <w:rPr>
        <w:rFonts w:hint="default"/>
      </w:rPr>
    </w:lvl>
    <w:lvl w:ilvl="2" w:tplc="0409001B" w:tentative="1">
      <w:start w:val="1"/>
      <w:numFmt w:val="lowerRoman"/>
      <w:lvlText w:val="%3."/>
      <w:lvlJc w:val="right"/>
      <w:pPr>
        <w:tabs>
          <w:tab w:val="num" w:pos="960"/>
        </w:tabs>
        <w:ind w:left="960" w:hanging="480"/>
      </w:pPr>
    </w:lvl>
    <w:lvl w:ilvl="3" w:tplc="0409000F" w:tentative="1">
      <w:start w:val="1"/>
      <w:numFmt w:val="decimal"/>
      <w:lvlText w:val="%4."/>
      <w:lvlJc w:val="left"/>
      <w:pPr>
        <w:tabs>
          <w:tab w:val="num" w:pos="1440"/>
        </w:tabs>
        <w:ind w:left="1440" w:hanging="480"/>
      </w:pPr>
    </w:lvl>
    <w:lvl w:ilvl="4" w:tplc="04090019" w:tentative="1">
      <w:start w:val="1"/>
      <w:numFmt w:val="ideographTraditional"/>
      <w:lvlText w:val="%5、"/>
      <w:lvlJc w:val="left"/>
      <w:pPr>
        <w:tabs>
          <w:tab w:val="num" w:pos="1920"/>
        </w:tabs>
        <w:ind w:left="1920" w:hanging="480"/>
      </w:pPr>
    </w:lvl>
    <w:lvl w:ilvl="5" w:tplc="0409001B" w:tentative="1">
      <w:start w:val="1"/>
      <w:numFmt w:val="lowerRoman"/>
      <w:lvlText w:val="%6."/>
      <w:lvlJc w:val="right"/>
      <w:pPr>
        <w:tabs>
          <w:tab w:val="num" w:pos="2400"/>
        </w:tabs>
        <w:ind w:left="2400" w:hanging="480"/>
      </w:pPr>
    </w:lvl>
    <w:lvl w:ilvl="6" w:tplc="0409000F" w:tentative="1">
      <w:start w:val="1"/>
      <w:numFmt w:val="decimal"/>
      <w:lvlText w:val="%7."/>
      <w:lvlJc w:val="left"/>
      <w:pPr>
        <w:tabs>
          <w:tab w:val="num" w:pos="2880"/>
        </w:tabs>
        <w:ind w:left="2880" w:hanging="480"/>
      </w:pPr>
    </w:lvl>
    <w:lvl w:ilvl="7" w:tplc="04090019" w:tentative="1">
      <w:start w:val="1"/>
      <w:numFmt w:val="ideographTraditional"/>
      <w:lvlText w:val="%8、"/>
      <w:lvlJc w:val="left"/>
      <w:pPr>
        <w:tabs>
          <w:tab w:val="num" w:pos="3360"/>
        </w:tabs>
        <w:ind w:left="3360" w:hanging="480"/>
      </w:pPr>
    </w:lvl>
    <w:lvl w:ilvl="8" w:tplc="0409001B" w:tentative="1">
      <w:start w:val="1"/>
      <w:numFmt w:val="lowerRoman"/>
      <w:lvlText w:val="%9."/>
      <w:lvlJc w:val="right"/>
      <w:pPr>
        <w:tabs>
          <w:tab w:val="num" w:pos="3840"/>
        </w:tabs>
        <w:ind w:left="3840" w:hanging="480"/>
      </w:pPr>
    </w:lvl>
  </w:abstractNum>
  <w:abstractNum w:abstractNumId="10" w15:restartNumberingAfterBreak="0">
    <w:nsid w:val="162B17D0"/>
    <w:multiLevelType w:val="hybridMultilevel"/>
    <w:tmpl w:val="6B4A623A"/>
    <w:lvl w:ilvl="0" w:tplc="77B4ABB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9863A1"/>
    <w:multiLevelType w:val="hybridMultilevel"/>
    <w:tmpl w:val="ABEE59BE"/>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2" w15:restartNumberingAfterBreak="0">
    <w:nsid w:val="26066D2B"/>
    <w:multiLevelType w:val="hybridMultilevel"/>
    <w:tmpl w:val="0054D91E"/>
    <w:lvl w:ilvl="0" w:tplc="3C090017">
      <w:start w:val="1"/>
      <w:numFmt w:val="lowerLetter"/>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3" w15:restartNumberingAfterBreak="0">
    <w:nsid w:val="266C302B"/>
    <w:multiLevelType w:val="multilevel"/>
    <w:tmpl w:val="2FDEB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0D159A"/>
    <w:multiLevelType w:val="hybridMultilevel"/>
    <w:tmpl w:val="BCE08EB2"/>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5" w15:restartNumberingAfterBreak="0">
    <w:nsid w:val="374B04A2"/>
    <w:multiLevelType w:val="hybridMultilevel"/>
    <w:tmpl w:val="E4AAD18E"/>
    <w:lvl w:ilvl="0" w:tplc="3C090011">
      <w:start w:val="1"/>
      <w:numFmt w:val="decimal"/>
      <w:lvlText w:val="%1)"/>
      <w:lvlJc w:val="left"/>
      <w:pPr>
        <w:ind w:left="1600" w:hanging="360"/>
      </w:pPr>
    </w:lvl>
    <w:lvl w:ilvl="1" w:tplc="3C090019" w:tentative="1">
      <w:start w:val="1"/>
      <w:numFmt w:val="lowerLetter"/>
      <w:lvlText w:val="%2."/>
      <w:lvlJc w:val="left"/>
      <w:pPr>
        <w:ind w:left="2320" w:hanging="360"/>
      </w:pPr>
    </w:lvl>
    <w:lvl w:ilvl="2" w:tplc="3C09001B" w:tentative="1">
      <w:start w:val="1"/>
      <w:numFmt w:val="lowerRoman"/>
      <w:lvlText w:val="%3."/>
      <w:lvlJc w:val="right"/>
      <w:pPr>
        <w:ind w:left="3040" w:hanging="180"/>
      </w:pPr>
    </w:lvl>
    <w:lvl w:ilvl="3" w:tplc="3C09000F" w:tentative="1">
      <w:start w:val="1"/>
      <w:numFmt w:val="decimal"/>
      <w:lvlText w:val="%4."/>
      <w:lvlJc w:val="left"/>
      <w:pPr>
        <w:ind w:left="3760" w:hanging="360"/>
      </w:pPr>
    </w:lvl>
    <w:lvl w:ilvl="4" w:tplc="3C090019" w:tentative="1">
      <w:start w:val="1"/>
      <w:numFmt w:val="lowerLetter"/>
      <w:lvlText w:val="%5."/>
      <w:lvlJc w:val="left"/>
      <w:pPr>
        <w:ind w:left="4480" w:hanging="360"/>
      </w:pPr>
    </w:lvl>
    <w:lvl w:ilvl="5" w:tplc="3C09001B" w:tentative="1">
      <w:start w:val="1"/>
      <w:numFmt w:val="lowerRoman"/>
      <w:lvlText w:val="%6."/>
      <w:lvlJc w:val="right"/>
      <w:pPr>
        <w:ind w:left="5200" w:hanging="180"/>
      </w:pPr>
    </w:lvl>
    <w:lvl w:ilvl="6" w:tplc="3C09000F" w:tentative="1">
      <w:start w:val="1"/>
      <w:numFmt w:val="decimal"/>
      <w:lvlText w:val="%7."/>
      <w:lvlJc w:val="left"/>
      <w:pPr>
        <w:ind w:left="5920" w:hanging="360"/>
      </w:pPr>
    </w:lvl>
    <w:lvl w:ilvl="7" w:tplc="3C090019" w:tentative="1">
      <w:start w:val="1"/>
      <w:numFmt w:val="lowerLetter"/>
      <w:lvlText w:val="%8."/>
      <w:lvlJc w:val="left"/>
      <w:pPr>
        <w:ind w:left="6640" w:hanging="360"/>
      </w:pPr>
    </w:lvl>
    <w:lvl w:ilvl="8" w:tplc="3C09001B" w:tentative="1">
      <w:start w:val="1"/>
      <w:numFmt w:val="lowerRoman"/>
      <w:lvlText w:val="%9."/>
      <w:lvlJc w:val="right"/>
      <w:pPr>
        <w:ind w:left="7360" w:hanging="180"/>
      </w:pPr>
    </w:lvl>
  </w:abstractNum>
  <w:abstractNum w:abstractNumId="16" w15:restartNumberingAfterBreak="0">
    <w:nsid w:val="394250A5"/>
    <w:multiLevelType w:val="hybridMultilevel"/>
    <w:tmpl w:val="067884F0"/>
    <w:lvl w:ilvl="0" w:tplc="3C090011">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7" w15:restartNumberingAfterBreak="0">
    <w:nsid w:val="3A9F29AC"/>
    <w:multiLevelType w:val="hybridMultilevel"/>
    <w:tmpl w:val="C4962AEA"/>
    <w:lvl w:ilvl="0" w:tplc="3C090017">
      <w:start w:val="1"/>
      <w:numFmt w:val="lowerLetter"/>
      <w:lvlText w:val="%1)"/>
      <w:lvlJc w:val="left"/>
      <w:pPr>
        <w:ind w:left="720" w:hanging="360"/>
      </w:pPr>
      <w:rPr>
        <w:rFonts w:hint="default"/>
      </w:rPr>
    </w:lvl>
    <w:lvl w:ilvl="1" w:tplc="3C09000F">
      <w:start w:val="1"/>
      <w:numFmt w:val="decimal"/>
      <w:lvlText w:val="%2."/>
      <w:lvlJc w:val="left"/>
      <w:pPr>
        <w:ind w:left="108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8" w15:restartNumberingAfterBreak="0">
    <w:nsid w:val="4004186F"/>
    <w:multiLevelType w:val="multilevel"/>
    <w:tmpl w:val="00086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4C746F8"/>
    <w:multiLevelType w:val="hybridMultilevel"/>
    <w:tmpl w:val="7C0692DC"/>
    <w:lvl w:ilvl="0" w:tplc="3C090001">
      <w:start w:val="1"/>
      <w:numFmt w:val="bullet"/>
      <w:lvlText w:val=""/>
      <w:lvlJc w:val="left"/>
      <w:pPr>
        <w:ind w:left="1080" w:hanging="72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0" w15:restartNumberingAfterBreak="0">
    <w:nsid w:val="459C2737"/>
    <w:multiLevelType w:val="hybridMultilevel"/>
    <w:tmpl w:val="5150E46C"/>
    <w:lvl w:ilvl="0" w:tplc="3C090011">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1" w15:restartNumberingAfterBreak="0">
    <w:nsid w:val="46684F80"/>
    <w:multiLevelType w:val="hybridMultilevel"/>
    <w:tmpl w:val="1FCE855C"/>
    <w:lvl w:ilvl="0" w:tplc="3C090011">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2" w15:restartNumberingAfterBreak="0">
    <w:nsid w:val="4C9B2C81"/>
    <w:multiLevelType w:val="hybridMultilevel"/>
    <w:tmpl w:val="1CC4CC30"/>
    <w:lvl w:ilvl="0" w:tplc="3C09000F">
      <w:start w:val="1"/>
      <w:numFmt w:val="decimal"/>
      <w:lvlText w:val="%1."/>
      <w:lvlJc w:val="left"/>
      <w:pPr>
        <w:ind w:left="767" w:hanging="360"/>
      </w:pPr>
    </w:lvl>
    <w:lvl w:ilvl="1" w:tplc="3C090019" w:tentative="1">
      <w:start w:val="1"/>
      <w:numFmt w:val="lowerLetter"/>
      <w:lvlText w:val="%2."/>
      <w:lvlJc w:val="left"/>
      <w:pPr>
        <w:ind w:left="1487" w:hanging="360"/>
      </w:pPr>
    </w:lvl>
    <w:lvl w:ilvl="2" w:tplc="3C09001B" w:tentative="1">
      <w:start w:val="1"/>
      <w:numFmt w:val="lowerRoman"/>
      <w:lvlText w:val="%3."/>
      <w:lvlJc w:val="right"/>
      <w:pPr>
        <w:ind w:left="2207" w:hanging="180"/>
      </w:pPr>
    </w:lvl>
    <w:lvl w:ilvl="3" w:tplc="3C09000F" w:tentative="1">
      <w:start w:val="1"/>
      <w:numFmt w:val="decimal"/>
      <w:lvlText w:val="%4."/>
      <w:lvlJc w:val="left"/>
      <w:pPr>
        <w:ind w:left="2927" w:hanging="360"/>
      </w:pPr>
    </w:lvl>
    <w:lvl w:ilvl="4" w:tplc="3C090019" w:tentative="1">
      <w:start w:val="1"/>
      <w:numFmt w:val="lowerLetter"/>
      <w:lvlText w:val="%5."/>
      <w:lvlJc w:val="left"/>
      <w:pPr>
        <w:ind w:left="3647" w:hanging="360"/>
      </w:pPr>
    </w:lvl>
    <w:lvl w:ilvl="5" w:tplc="3C09001B" w:tentative="1">
      <w:start w:val="1"/>
      <w:numFmt w:val="lowerRoman"/>
      <w:lvlText w:val="%6."/>
      <w:lvlJc w:val="right"/>
      <w:pPr>
        <w:ind w:left="4367" w:hanging="180"/>
      </w:pPr>
    </w:lvl>
    <w:lvl w:ilvl="6" w:tplc="3C09000F" w:tentative="1">
      <w:start w:val="1"/>
      <w:numFmt w:val="decimal"/>
      <w:lvlText w:val="%7."/>
      <w:lvlJc w:val="left"/>
      <w:pPr>
        <w:ind w:left="5087" w:hanging="360"/>
      </w:pPr>
    </w:lvl>
    <w:lvl w:ilvl="7" w:tplc="3C090019" w:tentative="1">
      <w:start w:val="1"/>
      <w:numFmt w:val="lowerLetter"/>
      <w:lvlText w:val="%8."/>
      <w:lvlJc w:val="left"/>
      <w:pPr>
        <w:ind w:left="5807" w:hanging="360"/>
      </w:pPr>
    </w:lvl>
    <w:lvl w:ilvl="8" w:tplc="3C09001B" w:tentative="1">
      <w:start w:val="1"/>
      <w:numFmt w:val="lowerRoman"/>
      <w:lvlText w:val="%9."/>
      <w:lvlJc w:val="right"/>
      <w:pPr>
        <w:ind w:left="6527" w:hanging="180"/>
      </w:pPr>
    </w:lvl>
  </w:abstractNum>
  <w:abstractNum w:abstractNumId="23" w15:restartNumberingAfterBreak="0">
    <w:nsid w:val="4CBA3FFF"/>
    <w:multiLevelType w:val="hybridMultilevel"/>
    <w:tmpl w:val="D8DC04F6"/>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4" w15:restartNumberingAfterBreak="0">
    <w:nsid w:val="4F6D5787"/>
    <w:multiLevelType w:val="hybridMultilevel"/>
    <w:tmpl w:val="F4D668DA"/>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5" w15:restartNumberingAfterBreak="0">
    <w:nsid w:val="51A74B8B"/>
    <w:multiLevelType w:val="hybridMultilevel"/>
    <w:tmpl w:val="A02E8E82"/>
    <w:lvl w:ilvl="0" w:tplc="9500B91E">
      <w:start w:val="1"/>
      <w:numFmt w:val="bullet"/>
      <w:pStyle w:val="Bullet4"/>
      <w:lvlText w:val=""/>
      <w:lvlJc w:val="left"/>
      <w:pPr>
        <w:tabs>
          <w:tab w:val="num" w:pos="2400"/>
        </w:tabs>
        <w:ind w:left="2400" w:hanging="480"/>
      </w:pPr>
      <w:rPr>
        <w:rFonts w:ascii="Symbol" w:hAnsi="Symbol" w:hint="default"/>
        <w:sz w:val="20"/>
        <w:szCs w:val="20"/>
      </w:rPr>
    </w:lvl>
    <w:lvl w:ilvl="1" w:tplc="04090003">
      <w:start w:val="1"/>
      <w:numFmt w:val="bullet"/>
      <w:lvlText w:val=""/>
      <w:lvlJc w:val="left"/>
      <w:pPr>
        <w:tabs>
          <w:tab w:val="num" w:pos="3836"/>
        </w:tabs>
        <w:ind w:left="3836" w:hanging="480"/>
      </w:pPr>
      <w:rPr>
        <w:rFonts w:ascii="Wingdings" w:hAnsi="Wingdings" w:hint="default"/>
      </w:rPr>
    </w:lvl>
    <w:lvl w:ilvl="2" w:tplc="04090005">
      <w:start w:val="1"/>
      <w:numFmt w:val="bullet"/>
      <w:lvlText w:val=""/>
      <w:lvlJc w:val="left"/>
      <w:pPr>
        <w:tabs>
          <w:tab w:val="num" w:pos="4316"/>
        </w:tabs>
        <w:ind w:left="4316" w:hanging="480"/>
      </w:pPr>
      <w:rPr>
        <w:rFonts w:ascii="Wingdings" w:hAnsi="Wingdings" w:hint="default"/>
      </w:rPr>
    </w:lvl>
    <w:lvl w:ilvl="3" w:tplc="04090001" w:tentative="1">
      <w:start w:val="1"/>
      <w:numFmt w:val="bullet"/>
      <w:lvlText w:val=""/>
      <w:lvlJc w:val="left"/>
      <w:pPr>
        <w:tabs>
          <w:tab w:val="num" w:pos="4796"/>
        </w:tabs>
        <w:ind w:left="4796" w:hanging="480"/>
      </w:pPr>
      <w:rPr>
        <w:rFonts w:ascii="Wingdings" w:hAnsi="Wingdings" w:hint="default"/>
      </w:rPr>
    </w:lvl>
    <w:lvl w:ilvl="4" w:tplc="04090003" w:tentative="1">
      <w:start w:val="1"/>
      <w:numFmt w:val="bullet"/>
      <w:lvlText w:val=""/>
      <w:lvlJc w:val="left"/>
      <w:pPr>
        <w:tabs>
          <w:tab w:val="num" w:pos="5276"/>
        </w:tabs>
        <w:ind w:left="5276" w:hanging="480"/>
      </w:pPr>
      <w:rPr>
        <w:rFonts w:ascii="Wingdings" w:hAnsi="Wingdings" w:hint="default"/>
      </w:rPr>
    </w:lvl>
    <w:lvl w:ilvl="5" w:tplc="04090005" w:tentative="1">
      <w:start w:val="1"/>
      <w:numFmt w:val="bullet"/>
      <w:lvlText w:val=""/>
      <w:lvlJc w:val="left"/>
      <w:pPr>
        <w:tabs>
          <w:tab w:val="num" w:pos="5756"/>
        </w:tabs>
        <w:ind w:left="5756" w:hanging="480"/>
      </w:pPr>
      <w:rPr>
        <w:rFonts w:ascii="Wingdings" w:hAnsi="Wingdings" w:hint="default"/>
      </w:rPr>
    </w:lvl>
    <w:lvl w:ilvl="6" w:tplc="04090001" w:tentative="1">
      <w:start w:val="1"/>
      <w:numFmt w:val="bullet"/>
      <w:lvlText w:val=""/>
      <w:lvlJc w:val="left"/>
      <w:pPr>
        <w:tabs>
          <w:tab w:val="num" w:pos="6236"/>
        </w:tabs>
        <w:ind w:left="6236" w:hanging="480"/>
      </w:pPr>
      <w:rPr>
        <w:rFonts w:ascii="Wingdings" w:hAnsi="Wingdings" w:hint="default"/>
      </w:rPr>
    </w:lvl>
    <w:lvl w:ilvl="7" w:tplc="04090003" w:tentative="1">
      <w:start w:val="1"/>
      <w:numFmt w:val="bullet"/>
      <w:lvlText w:val=""/>
      <w:lvlJc w:val="left"/>
      <w:pPr>
        <w:tabs>
          <w:tab w:val="num" w:pos="6716"/>
        </w:tabs>
        <w:ind w:left="6716" w:hanging="480"/>
      </w:pPr>
      <w:rPr>
        <w:rFonts w:ascii="Wingdings" w:hAnsi="Wingdings" w:hint="default"/>
      </w:rPr>
    </w:lvl>
    <w:lvl w:ilvl="8" w:tplc="04090005" w:tentative="1">
      <w:start w:val="1"/>
      <w:numFmt w:val="bullet"/>
      <w:lvlText w:val=""/>
      <w:lvlJc w:val="left"/>
      <w:pPr>
        <w:tabs>
          <w:tab w:val="num" w:pos="7196"/>
        </w:tabs>
        <w:ind w:left="7196" w:hanging="480"/>
      </w:pPr>
      <w:rPr>
        <w:rFonts w:ascii="Wingdings" w:hAnsi="Wingdings" w:hint="default"/>
      </w:rPr>
    </w:lvl>
  </w:abstractNum>
  <w:abstractNum w:abstractNumId="26" w15:restartNumberingAfterBreak="0">
    <w:nsid w:val="58CE1000"/>
    <w:multiLevelType w:val="hybridMultilevel"/>
    <w:tmpl w:val="FC307E40"/>
    <w:lvl w:ilvl="0" w:tplc="3C090017">
      <w:start w:val="1"/>
      <w:numFmt w:val="lowerLetter"/>
      <w:lvlText w:val="%1)"/>
      <w:lvlJc w:val="left"/>
      <w:pPr>
        <w:ind w:left="360" w:hanging="360"/>
      </w:p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27" w15:restartNumberingAfterBreak="0">
    <w:nsid w:val="59962011"/>
    <w:multiLevelType w:val="hybridMultilevel"/>
    <w:tmpl w:val="AA38A184"/>
    <w:lvl w:ilvl="0" w:tplc="3C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8" w15:restartNumberingAfterBreak="0">
    <w:nsid w:val="5ADB3C1D"/>
    <w:multiLevelType w:val="hybridMultilevel"/>
    <w:tmpl w:val="C930B9A6"/>
    <w:lvl w:ilvl="0" w:tplc="92425968">
      <w:start w:val="1"/>
      <w:numFmt w:val="bullet"/>
      <w:lvlText w:val="•"/>
      <w:lvlJc w:val="left"/>
      <w:pPr>
        <w:tabs>
          <w:tab w:val="num" w:pos="720"/>
        </w:tabs>
        <w:ind w:left="720" w:hanging="360"/>
      </w:pPr>
      <w:rPr>
        <w:rFonts w:ascii="Arial" w:hAnsi="Arial" w:hint="default"/>
      </w:rPr>
    </w:lvl>
    <w:lvl w:ilvl="1" w:tplc="7FC05EE2" w:tentative="1">
      <w:start w:val="1"/>
      <w:numFmt w:val="bullet"/>
      <w:lvlText w:val="•"/>
      <w:lvlJc w:val="left"/>
      <w:pPr>
        <w:tabs>
          <w:tab w:val="num" w:pos="1440"/>
        </w:tabs>
        <w:ind w:left="1440" w:hanging="360"/>
      </w:pPr>
      <w:rPr>
        <w:rFonts w:ascii="Arial" w:hAnsi="Arial" w:hint="default"/>
      </w:rPr>
    </w:lvl>
    <w:lvl w:ilvl="2" w:tplc="89B20CCC" w:tentative="1">
      <w:start w:val="1"/>
      <w:numFmt w:val="bullet"/>
      <w:lvlText w:val="•"/>
      <w:lvlJc w:val="left"/>
      <w:pPr>
        <w:tabs>
          <w:tab w:val="num" w:pos="2160"/>
        </w:tabs>
        <w:ind w:left="2160" w:hanging="360"/>
      </w:pPr>
      <w:rPr>
        <w:rFonts w:ascii="Arial" w:hAnsi="Arial" w:hint="default"/>
      </w:rPr>
    </w:lvl>
    <w:lvl w:ilvl="3" w:tplc="5AE22AD0" w:tentative="1">
      <w:start w:val="1"/>
      <w:numFmt w:val="bullet"/>
      <w:lvlText w:val="•"/>
      <w:lvlJc w:val="left"/>
      <w:pPr>
        <w:tabs>
          <w:tab w:val="num" w:pos="2880"/>
        </w:tabs>
        <w:ind w:left="2880" w:hanging="360"/>
      </w:pPr>
      <w:rPr>
        <w:rFonts w:ascii="Arial" w:hAnsi="Arial" w:hint="default"/>
      </w:rPr>
    </w:lvl>
    <w:lvl w:ilvl="4" w:tplc="ED40737C" w:tentative="1">
      <w:start w:val="1"/>
      <w:numFmt w:val="bullet"/>
      <w:lvlText w:val="•"/>
      <w:lvlJc w:val="left"/>
      <w:pPr>
        <w:tabs>
          <w:tab w:val="num" w:pos="3600"/>
        </w:tabs>
        <w:ind w:left="3600" w:hanging="360"/>
      </w:pPr>
      <w:rPr>
        <w:rFonts w:ascii="Arial" w:hAnsi="Arial" w:hint="default"/>
      </w:rPr>
    </w:lvl>
    <w:lvl w:ilvl="5" w:tplc="EB5E1E60" w:tentative="1">
      <w:start w:val="1"/>
      <w:numFmt w:val="bullet"/>
      <w:lvlText w:val="•"/>
      <w:lvlJc w:val="left"/>
      <w:pPr>
        <w:tabs>
          <w:tab w:val="num" w:pos="4320"/>
        </w:tabs>
        <w:ind w:left="4320" w:hanging="360"/>
      </w:pPr>
      <w:rPr>
        <w:rFonts w:ascii="Arial" w:hAnsi="Arial" w:hint="default"/>
      </w:rPr>
    </w:lvl>
    <w:lvl w:ilvl="6" w:tplc="B156CD06" w:tentative="1">
      <w:start w:val="1"/>
      <w:numFmt w:val="bullet"/>
      <w:lvlText w:val="•"/>
      <w:lvlJc w:val="left"/>
      <w:pPr>
        <w:tabs>
          <w:tab w:val="num" w:pos="5040"/>
        </w:tabs>
        <w:ind w:left="5040" w:hanging="360"/>
      </w:pPr>
      <w:rPr>
        <w:rFonts w:ascii="Arial" w:hAnsi="Arial" w:hint="default"/>
      </w:rPr>
    </w:lvl>
    <w:lvl w:ilvl="7" w:tplc="0B343F90" w:tentative="1">
      <w:start w:val="1"/>
      <w:numFmt w:val="bullet"/>
      <w:lvlText w:val="•"/>
      <w:lvlJc w:val="left"/>
      <w:pPr>
        <w:tabs>
          <w:tab w:val="num" w:pos="5760"/>
        </w:tabs>
        <w:ind w:left="5760" w:hanging="360"/>
      </w:pPr>
      <w:rPr>
        <w:rFonts w:ascii="Arial" w:hAnsi="Arial" w:hint="default"/>
      </w:rPr>
    </w:lvl>
    <w:lvl w:ilvl="8" w:tplc="E7AC47B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C27046D"/>
    <w:multiLevelType w:val="hybridMultilevel"/>
    <w:tmpl w:val="03A04C9E"/>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0" w15:restartNumberingAfterBreak="0">
    <w:nsid w:val="5F0E5643"/>
    <w:multiLevelType w:val="hybridMultilevel"/>
    <w:tmpl w:val="07080258"/>
    <w:lvl w:ilvl="0" w:tplc="2632BD9C">
      <w:start w:val="1"/>
      <w:numFmt w:val="bullet"/>
      <w:lvlText w:val="•"/>
      <w:lvlJc w:val="left"/>
      <w:pPr>
        <w:tabs>
          <w:tab w:val="num" w:pos="720"/>
        </w:tabs>
        <w:ind w:left="720" w:hanging="360"/>
      </w:pPr>
      <w:rPr>
        <w:rFonts w:ascii="Arial" w:hAnsi="Arial" w:hint="default"/>
      </w:rPr>
    </w:lvl>
    <w:lvl w:ilvl="1" w:tplc="9D8EDDF6" w:tentative="1">
      <w:start w:val="1"/>
      <w:numFmt w:val="bullet"/>
      <w:lvlText w:val="•"/>
      <w:lvlJc w:val="left"/>
      <w:pPr>
        <w:tabs>
          <w:tab w:val="num" w:pos="1440"/>
        </w:tabs>
        <w:ind w:left="1440" w:hanging="360"/>
      </w:pPr>
      <w:rPr>
        <w:rFonts w:ascii="Arial" w:hAnsi="Arial" w:hint="default"/>
      </w:rPr>
    </w:lvl>
    <w:lvl w:ilvl="2" w:tplc="A858DC54" w:tentative="1">
      <w:start w:val="1"/>
      <w:numFmt w:val="bullet"/>
      <w:lvlText w:val="•"/>
      <w:lvlJc w:val="left"/>
      <w:pPr>
        <w:tabs>
          <w:tab w:val="num" w:pos="2160"/>
        </w:tabs>
        <w:ind w:left="2160" w:hanging="360"/>
      </w:pPr>
      <w:rPr>
        <w:rFonts w:ascii="Arial" w:hAnsi="Arial" w:hint="default"/>
      </w:rPr>
    </w:lvl>
    <w:lvl w:ilvl="3" w:tplc="0696E918" w:tentative="1">
      <w:start w:val="1"/>
      <w:numFmt w:val="bullet"/>
      <w:lvlText w:val="•"/>
      <w:lvlJc w:val="left"/>
      <w:pPr>
        <w:tabs>
          <w:tab w:val="num" w:pos="2880"/>
        </w:tabs>
        <w:ind w:left="2880" w:hanging="360"/>
      </w:pPr>
      <w:rPr>
        <w:rFonts w:ascii="Arial" w:hAnsi="Arial" w:hint="default"/>
      </w:rPr>
    </w:lvl>
    <w:lvl w:ilvl="4" w:tplc="FF4E0EB8" w:tentative="1">
      <w:start w:val="1"/>
      <w:numFmt w:val="bullet"/>
      <w:lvlText w:val="•"/>
      <w:lvlJc w:val="left"/>
      <w:pPr>
        <w:tabs>
          <w:tab w:val="num" w:pos="3600"/>
        </w:tabs>
        <w:ind w:left="3600" w:hanging="360"/>
      </w:pPr>
      <w:rPr>
        <w:rFonts w:ascii="Arial" w:hAnsi="Arial" w:hint="default"/>
      </w:rPr>
    </w:lvl>
    <w:lvl w:ilvl="5" w:tplc="FE582CB2" w:tentative="1">
      <w:start w:val="1"/>
      <w:numFmt w:val="bullet"/>
      <w:lvlText w:val="•"/>
      <w:lvlJc w:val="left"/>
      <w:pPr>
        <w:tabs>
          <w:tab w:val="num" w:pos="4320"/>
        </w:tabs>
        <w:ind w:left="4320" w:hanging="360"/>
      </w:pPr>
      <w:rPr>
        <w:rFonts w:ascii="Arial" w:hAnsi="Arial" w:hint="default"/>
      </w:rPr>
    </w:lvl>
    <w:lvl w:ilvl="6" w:tplc="14046080" w:tentative="1">
      <w:start w:val="1"/>
      <w:numFmt w:val="bullet"/>
      <w:lvlText w:val="•"/>
      <w:lvlJc w:val="left"/>
      <w:pPr>
        <w:tabs>
          <w:tab w:val="num" w:pos="5040"/>
        </w:tabs>
        <w:ind w:left="5040" w:hanging="360"/>
      </w:pPr>
      <w:rPr>
        <w:rFonts w:ascii="Arial" w:hAnsi="Arial" w:hint="default"/>
      </w:rPr>
    </w:lvl>
    <w:lvl w:ilvl="7" w:tplc="9126C9AE" w:tentative="1">
      <w:start w:val="1"/>
      <w:numFmt w:val="bullet"/>
      <w:lvlText w:val="•"/>
      <w:lvlJc w:val="left"/>
      <w:pPr>
        <w:tabs>
          <w:tab w:val="num" w:pos="5760"/>
        </w:tabs>
        <w:ind w:left="5760" w:hanging="360"/>
      </w:pPr>
      <w:rPr>
        <w:rFonts w:ascii="Arial" w:hAnsi="Arial" w:hint="default"/>
      </w:rPr>
    </w:lvl>
    <w:lvl w:ilvl="8" w:tplc="B7AE1280"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1F54CE5"/>
    <w:multiLevelType w:val="hybridMultilevel"/>
    <w:tmpl w:val="5A387A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70167CF"/>
    <w:multiLevelType w:val="multilevel"/>
    <w:tmpl w:val="BD6417FA"/>
    <w:lvl w:ilvl="0">
      <w:start w:val="1"/>
      <w:numFmt w:val="decimal"/>
      <w:lvlText w:val="%1."/>
      <w:lvlJc w:val="left"/>
      <w:pPr>
        <w:ind w:left="720" w:hanging="360"/>
      </w:pPr>
    </w:lvl>
    <w:lvl w:ilvl="1">
      <w:start w:val="1"/>
      <w:numFmt w:val="decimal"/>
      <w:isLgl/>
      <w:lvlText w:val="%1.%2"/>
      <w:lvlJc w:val="left"/>
      <w:pPr>
        <w:ind w:left="880" w:hanging="5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675F07B8"/>
    <w:multiLevelType w:val="hybridMultilevel"/>
    <w:tmpl w:val="B07049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pStyle w:val="StyleHeading3Italic"/>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ECF43D8"/>
    <w:multiLevelType w:val="hybridMultilevel"/>
    <w:tmpl w:val="F62C9600"/>
    <w:lvl w:ilvl="0" w:tplc="055E244C">
      <w:start w:val="1"/>
      <w:numFmt w:val="bullet"/>
      <w:lvlText w:val="•"/>
      <w:lvlJc w:val="left"/>
      <w:pPr>
        <w:tabs>
          <w:tab w:val="num" w:pos="720"/>
        </w:tabs>
        <w:ind w:left="720" w:hanging="360"/>
      </w:pPr>
      <w:rPr>
        <w:rFonts w:ascii="Arial" w:hAnsi="Arial" w:hint="default"/>
      </w:rPr>
    </w:lvl>
    <w:lvl w:ilvl="1" w:tplc="B94AFEFE" w:tentative="1">
      <w:start w:val="1"/>
      <w:numFmt w:val="bullet"/>
      <w:lvlText w:val="•"/>
      <w:lvlJc w:val="left"/>
      <w:pPr>
        <w:tabs>
          <w:tab w:val="num" w:pos="1440"/>
        </w:tabs>
        <w:ind w:left="1440" w:hanging="360"/>
      </w:pPr>
      <w:rPr>
        <w:rFonts w:ascii="Arial" w:hAnsi="Arial" w:hint="default"/>
      </w:rPr>
    </w:lvl>
    <w:lvl w:ilvl="2" w:tplc="E99EF126" w:tentative="1">
      <w:start w:val="1"/>
      <w:numFmt w:val="bullet"/>
      <w:lvlText w:val="•"/>
      <w:lvlJc w:val="left"/>
      <w:pPr>
        <w:tabs>
          <w:tab w:val="num" w:pos="2160"/>
        </w:tabs>
        <w:ind w:left="2160" w:hanging="360"/>
      </w:pPr>
      <w:rPr>
        <w:rFonts w:ascii="Arial" w:hAnsi="Arial" w:hint="default"/>
      </w:rPr>
    </w:lvl>
    <w:lvl w:ilvl="3" w:tplc="F1F6F44A" w:tentative="1">
      <w:start w:val="1"/>
      <w:numFmt w:val="bullet"/>
      <w:lvlText w:val="•"/>
      <w:lvlJc w:val="left"/>
      <w:pPr>
        <w:tabs>
          <w:tab w:val="num" w:pos="2880"/>
        </w:tabs>
        <w:ind w:left="2880" w:hanging="360"/>
      </w:pPr>
      <w:rPr>
        <w:rFonts w:ascii="Arial" w:hAnsi="Arial" w:hint="default"/>
      </w:rPr>
    </w:lvl>
    <w:lvl w:ilvl="4" w:tplc="4E9C50C0" w:tentative="1">
      <w:start w:val="1"/>
      <w:numFmt w:val="bullet"/>
      <w:lvlText w:val="•"/>
      <w:lvlJc w:val="left"/>
      <w:pPr>
        <w:tabs>
          <w:tab w:val="num" w:pos="3600"/>
        </w:tabs>
        <w:ind w:left="3600" w:hanging="360"/>
      </w:pPr>
      <w:rPr>
        <w:rFonts w:ascii="Arial" w:hAnsi="Arial" w:hint="default"/>
      </w:rPr>
    </w:lvl>
    <w:lvl w:ilvl="5" w:tplc="34FC33FC" w:tentative="1">
      <w:start w:val="1"/>
      <w:numFmt w:val="bullet"/>
      <w:lvlText w:val="•"/>
      <w:lvlJc w:val="left"/>
      <w:pPr>
        <w:tabs>
          <w:tab w:val="num" w:pos="4320"/>
        </w:tabs>
        <w:ind w:left="4320" w:hanging="360"/>
      </w:pPr>
      <w:rPr>
        <w:rFonts w:ascii="Arial" w:hAnsi="Arial" w:hint="default"/>
      </w:rPr>
    </w:lvl>
    <w:lvl w:ilvl="6" w:tplc="C804B3A0" w:tentative="1">
      <w:start w:val="1"/>
      <w:numFmt w:val="bullet"/>
      <w:lvlText w:val="•"/>
      <w:lvlJc w:val="left"/>
      <w:pPr>
        <w:tabs>
          <w:tab w:val="num" w:pos="5040"/>
        </w:tabs>
        <w:ind w:left="5040" w:hanging="360"/>
      </w:pPr>
      <w:rPr>
        <w:rFonts w:ascii="Arial" w:hAnsi="Arial" w:hint="default"/>
      </w:rPr>
    </w:lvl>
    <w:lvl w:ilvl="7" w:tplc="B748CC20" w:tentative="1">
      <w:start w:val="1"/>
      <w:numFmt w:val="bullet"/>
      <w:lvlText w:val="•"/>
      <w:lvlJc w:val="left"/>
      <w:pPr>
        <w:tabs>
          <w:tab w:val="num" w:pos="5760"/>
        </w:tabs>
        <w:ind w:left="5760" w:hanging="360"/>
      </w:pPr>
      <w:rPr>
        <w:rFonts w:ascii="Arial" w:hAnsi="Arial" w:hint="default"/>
      </w:rPr>
    </w:lvl>
    <w:lvl w:ilvl="8" w:tplc="745EC76A"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F0D1BBB"/>
    <w:multiLevelType w:val="hybridMultilevel"/>
    <w:tmpl w:val="1F7AE272"/>
    <w:lvl w:ilvl="0" w:tplc="EFB47D00">
      <w:start w:val="1"/>
      <w:numFmt w:val="bullet"/>
      <w:pStyle w:val="Bullet2"/>
      <w:lvlText w:val=""/>
      <w:lvlJc w:val="left"/>
      <w:pPr>
        <w:tabs>
          <w:tab w:val="num" w:pos="1442"/>
        </w:tabs>
        <w:ind w:left="1442" w:hanging="480"/>
      </w:pPr>
      <w:rPr>
        <w:rFonts w:ascii="Symbol" w:hAnsi="Symbol" w:hint="default"/>
        <w:sz w:val="20"/>
        <w:szCs w:val="20"/>
      </w:rPr>
    </w:lvl>
    <w:lvl w:ilvl="1" w:tplc="04090003">
      <w:start w:val="1"/>
      <w:numFmt w:val="bullet"/>
      <w:lvlText w:val=""/>
      <w:lvlJc w:val="left"/>
      <w:pPr>
        <w:tabs>
          <w:tab w:val="num" w:pos="1440"/>
        </w:tabs>
        <w:ind w:left="1440" w:hanging="480"/>
      </w:pPr>
      <w:rPr>
        <w:rFonts w:ascii="Wingdings" w:hAnsi="Wingdings" w:hint="default"/>
      </w:rPr>
    </w:lvl>
    <w:lvl w:ilvl="2" w:tplc="04090005">
      <w:start w:val="1"/>
      <w:numFmt w:val="bullet"/>
      <w:lvlText w:val=""/>
      <w:lvlJc w:val="left"/>
      <w:pPr>
        <w:tabs>
          <w:tab w:val="num" w:pos="1920"/>
        </w:tabs>
        <w:ind w:left="1920" w:hanging="480"/>
      </w:pPr>
      <w:rPr>
        <w:rFonts w:ascii="Wingdings" w:hAnsi="Wingdings" w:hint="default"/>
      </w:rPr>
    </w:lvl>
    <w:lvl w:ilvl="3" w:tplc="04090001" w:tentative="1">
      <w:start w:val="1"/>
      <w:numFmt w:val="bullet"/>
      <w:lvlText w:val=""/>
      <w:lvlJc w:val="left"/>
      <w:pPr>
        <w:tabs>
          <w:tab w:val="num" w:pos="2400"/>
        </w:tabs>
        <w:ind w:left="2400" w:hanging="480"/>
      </w:pPr>
      <w:rPr>
        <w:rFonts w:ascii="Wingdings" w:hAnsi="Wingdings" w:hint="default"/>
      </w:rPr>
    </w:lvl>
    <w:lvl w:ilvl="4" w:tplc="04090003" w:tentative="1">
      <w:start w:val="1"/>
      <w:numFmt w:val="bullet"/>
      <w:lvlText w:val=""/>
      <w:lvlJc w:val="left"/>
      <w:pPr>
        <w:tabs>
          <w:tab w:val="num" w:pos="2880"/>
        </w:tabs>
        <w:ind w:left="2880" w:hanging="480"/>
      </w:pPr>
      <w:rPr>
        <w:rFonts w:ascii="Wingdings" w:hAnsi="Wingdings" w:hint="default"/>
      </w:rPr>
    </w:lvl>
    <w:lvl w:ilvl="5" w:tplc="04090005" w:tentative="1">
      <w:start w:val="1"/>
      <w:numFmt w:val="bullet"/>
      <w:lvlText w:val=""/>
      <w:lvlJc w:val="left"/>
      <w:pPr>
        <w:tabs>
          <w:tab w:val="num" w:pos="3360"/>
        </w:tabs>
        <w:ind w:left="3360" w:hanging="480"/>
      </w:pPr>
      <w:rPr>
        <w:rFonts w:ascii="Wingdings" w:hAnsi="Wingdings" w:hint="default"/>
      </w:rPr>
    </w:lvl>
    <w:lvl w:ilvl="6" w:tplc="04090001" w:tentative="1">
      <w:start w:val="1"/>
      <w:numFmt w:val="bullet"/>
      <w:lvlText w:val=""/>
      <w:lvlJc w:val="left"/>
      <w:pPr>
        <w:tabs>
          <w:tab w:val="num" w:pos="3840"/>
        </w:tabs>
        <w:ind w:left="3840" w:hanging="480"/>
      </w:pPr>
      <w:rPr>
        <w:rFonts w:ascii="Wingdings" w:hAnsi="Wingdings" w:hint="default"/>
      </w:rPr>
    </w:lvl>
    <w:lvl w:ilvl="7" w:tplc="04090003" w:tentative="1">
      <w:start w:val="1"/>
      <w:numFmt w:val="bullet"/>
      <w:lvlText w:val=""/>
      <w:lvlJc w:val="left"/>
      <w:pPr>
        <w:tabs>
          <w:tab w:val="num" w:pos="4320"/>
        </w:tabs>
        <w:ind w:left="4320" w:hanging="480"/>
      </w:pPr>
      <w:rPr>
        <w:rFonts w:ascii="Wingdings" w:hAnsi="Wingdings" w:hint="default"/>
      </w:rPr>
    </w:lvl>
    <w:lvl w:ilvl="8" w:tplc="04090005" w:tentative="1">
      <w:start w:val="1"/>
      <w:numFmt w:val="bullet"/>
      <w:lvlText w:val=""/>
      <w:lvlJc w:val="left"/>
      <w:pPr>
        <w:tabs>
          <w:tab w:val="num" w:pos="4800"/>
        </w:tabs>
        <w:ind w:left="4800" w:hanging="480"/>
      </w:pPr>
      <w:rPr>
        <w:rFonts w:ascii="Wingdings" w:hAnsi="Wingdings" w:hint="default"/>
      </w:rPr>
    </w:lvl>
  </w:abstractNum>
  <w:abstractNum w:abstractNumId="36" w15:restartNumberingAfterBreak="0">
    <w:nsid w:val="71DA0851"/>
    <w:multiLevelType w:val="hybridMultilevel"/>
    <w:tmpl w:val="6166E85C"/>
    <w:lvl w:ilvl="0" w:tplc="3C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7" w15:restartNumberingAfterBreak="0">
    <w:nsid w:val="72E8112E"/>
    <w:multiLevelType w:val="hybridMultilevel"/>
    <w:tmpl w:val="A3EE9356"/>
    <w:lvl w:ilvl="0" w:tplc="F810FEC6">
      <w:start w:val="1"/>
      <w:numFmt w:val="bullet"/>
      <w:pStyle w:val="Bullet1"/>
      <w:lvlText w:val=""/>
      <w:lvlJc w:val="left"/>
      <w:pPr>
        <w:tabs>
          <w:tab w:val="num" w:pos="962"/>
        </w:tabs>
        <w:ind w:left="962" w:hanging="480"/>
      </w:pPr>
      <w:rPr>
        <w:rFonts w:ascii="Symbol" w:hAnsi="Symbol" w:hint="default"/>
        <w:sz w:val="20"/>
        <w:szCs w:val="20"/>
      </w:rPr>
    </w:lvl>
    <w:lvl w:ilvl="1" w:tplc="04090003">
      <w:start w:val="1"/>
      <w:numFmt w:val="bullet"/>
      <w:lvlText w:val=""/>
      <w:lvlJc w:val="left"/>
      <w:pPr>
        <w:tabs>
          <w:tab w:val="num" w:pos="960"/>
        </w:tabs>
        <w:ind w:left="960" w:hanging="480"/>
      </w:pPr>
      <w:rPr>
        <w:rFonts w:ascii="Wingdings" w:hAnsi="Wingdings" w:hint="default"/>
      </w:rPr>
    </w:lvl>
    <w:lvl w:ilvl="2" w:tplc="04090005">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38" w15:restartNumberingAfterBreak="0">
    <w:nsid w:val="74C338D3"/>
    <w:multiLevelType w:val="hybridMultilevel"/>
    <w:tmpl w:val="49DAB156"/>
    <w:lvl w:ilvl="0" w:tplc="3C090011">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9" w15:restartNumberingAfterBreak="0">
    <w:nsid w:val="76905455"/>
    <w:multiLevelType w:val="hybridMultilevel"/>
    <w:tmpl w:val="C4962AEA"/>
    <w:lvl w:ilvl="0" w:tplc="3C090017">
      <w:start w:val="1"/>
      <w:numFmt w:val="lowerLetter"/>
      <w:lvlText w:val="%1)"/>
      <w:lvlJc w:val="left"/>
      <w:pPr>
        <w:ind w:left="720" w:hanging="360"/>
      </w:pPr>
      <w:rPr>
        <w:rFonts w:hint="default"/>
      </w:rPr>
    </w:lvl>
    <w:lvl w:ilvl="1" w:tplc="3C09000F">
      <w:start w:val="1"/>
      <w:numFmt w:val="decimal"/>
      <w:lvlText w:val="%2."/>
      <w:lvlJc w:val="left"/>
      <w:pPr>
        <w:ind w:left="108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0" w15:restartNumberingAfterBreak="0">
    <w:nsid w:val="78825FF8"/>
    <w:multiLevelType w:val="hybridMultilevel"/>
    <w:tmpl w:val="55B6B7F6"/>
    <w:lvl w:ilvl="0" w:tplc="E840A38A">
      <w:start w:val="16"/>
      <w:numFmt w:val="bullet"/>
      <w:lvlText w:val="-"/>
      <w:lvlJc w:val="left"/>
      <w:pPr>
        <w:ind w:left="720" w:hanging="360"/>
      </w:pPr>
      <w:rPr>
        <w:rFonts w:ascii="Calibri" w:eastAsia="Times New Roman" w:hAnsi="Calibri" w:cs="Calibr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1" w15:restartNumberingAfterBreak="0">
    <w:nsid w:val="7AFC640C"/>
    <w:multiLevelType w:val="hybridMultilevel"/>
    <w:tmpl w:val="2286D1B8"/>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2" w15:restartNumberingAfterBreak="0">
    <w:nsid w:val="7D655B5C"/>
    <w:multiLevelType w:val="hybridMultilevel"/>
    <w:tmpl w:val="6166E85C"/>
    <w:lvl w:ilvl="0" w:tplc="3C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3" w15:restartNumberingAfterBreak="0">
    <w:nsid w:val="7EAA247D"/>
    <w:multiLevelType w:val="hybridMultilevel"/>
    <w:tmpl w:val="0054D91E"/>
    <w:lvl w:ilvl="0" w:tplc="3C090017">
      <w:start w:val="1"/>
      <w:numFmt w:val="lowerLetter"/>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4" w15:restartNumberingAfterBreak="0">
    <w:nsid w:val="7ED33D9C"/>
    <w:multiLevelType w:val="hybridMultilevel"/>
    <w:tmpl w:val="AC8C07D8"/>
    <w:lvl w:ilvl="0" w:tplc="3C090017">
      <w:start w:val="1"/>
      <w:numFmt w:val="lowerLetter"/>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abstractNumId w:val="33"/>
  </w:num>
  <w:num w:numId="2">
    <w:abstractNumId w:val="37"/>
  </w:num>
  <w:num w:numId="3">
    <w:abstractNumId w:val="35"/>
  </w:num>
  <w:num w:numId="4">
    <w:abstractNumId w:val="5"/>
  </w:num>
  <w:num w:numId="5">
    <w:abstractNumId w:val="25"/>
  </w:num>
  <w:num w:numId="6">
    <w:abstractNumId w:val="9"/>
  </w:num>
  <w:num w:numId="7">
    <w:abstractNumId w:val="8"/>
  </w:num>
  <w:num w:numId="8">
    <w:abstractNumId w:val="0"/>
  </w:num>
  <w:num w:numId="9">
    <w:abstractNumId w:val="31"/>
  </w:num>
  <w:num w:numId="10">
    <w:abstractNumId w:val="10"/>
  </w:num>
  <w:num w:numId="11">
    <w:abstractNumId w:val="39"/>
  </w:num>
  <w:num w:numId="12">
    <w:abstractNumId w:val="7"/>
  </w:num>
  <w:num w:numId="13">
    <w:abstractNumId w:val="2"/>
    <w:lvlOverride w:ilvl="0">
      <w:startOverride w:val="1"/>
    </w:lvlOverride>
  </w:num>
  <w:num w:numId="14">
    <w:abstractNumId w:val="2"/>
    <w:lvlOverride w:ilvl="0"/>
    <w:lvlOverride w:ilvl="1">
      <w:startOverride w:val="1"/>
    </w:lvlOverride>
  </w:num>
  <w:num w:numId="15">
    <w:abstractNumId w:val="1"/>
    <w:lvlOverride w:ilvl="0">
      <w:startOverride w:val="1"/>
    </w:lvlOverride>
  </w:num>
  <w:num w:numId="16">
    <w:abstractNumId w:val="18"/>
  </w:num>
  <w:num w:numId="17">
    <w:abstractNumId w:val="13"/>
  </w:num>
  <w:num w:numId="18">
    <w:abstractNumId w:val="4"/>
  </w:num>
  <w:num w:numId="19">
    <w:abstractNumId w:val="40"/>
  </w:num>
  <w:num w:numId="20">
    <w:abstractNumId w:val="27"/>
  </w:num>
  <w:num w:numId="21">
    <w:abstractNumId w:val="32"/>
  </w:num>
  <w:num w:numId="22">
    <w:abstractNumId w:val="19"/>
  </w:num>
  <w:num w:numId="23">
    <w:abstractNumId w:val="41"/>
  </w:num>
  <w:num w:numId="24">
    <w:abstractNumId w:val="21"/>
  </w:num>
  <w:num w:numId="25">
    <w:abstractNumId w:val="16"/>
  </w:num>
  <w:num w:numId="26">
    <w:abstractNumId w:val="26"/>
  </w:num>
  <w:num w:numId="27">
    <w:abstractNumId w:val="17"/>
  </w:num>
  <w:num w:numId="28">
    <w:abstractNumId w:val="44"/>
  </w:num>
  <w:num w:numId="29">
    <w:abstractNumId w:val="43"/>
  </w:num>
  <w:num w:numId="30">
    <w:abstractNumId w:val="24"/>
  </w:num>
  <w:num w:numId="31">
    <w:abstractNumId w:val="12"/>
  </w:num>
  <w:num w:numId="32">
    <w:abstractNumId w:val="30"/>
  </w:num>
  <w:num w:numId="33">
    <w:abstractNumId w:val="34"/>
  </w:num>
  <w:num w:numId="34">
    <w:abstractNumId w:val="28"/>
  </w:num>
  <w:num w:numId="35">
    <w:abstractNumId w:val="3"/>
  </w:num>
  <w:num w:numId="36">
    <w:abstractNumId w:val="23"/>
  </w:num>
  <w:num w:numId="37">
    <w:abstractNumId w:val="11"/>
  </w:num>
  <w:num w:numId="38">
    <w:abstractNumId w:val="42"/>
  </w:num>
  <w:num w:numId="39">
    <w:abstractNumId w:val="38"/>
  </w:num>
  <w:num w:numId="40">
    <w:abstractNumId w:val="36"/>
  </w:num>
  <w:num w:numId="41">
    <w:abstractNumId w:val="29"/>
  </w:num>
  <w:num w:numId="42">
    <w:abstractNumId w:val="14"/>
  </w:num>
  <w:num w:numId="43">
    <w:abstractNumId w:val="22"/>
  </w:num>
  <w:num w:numId="44">
    <w:abstractNumId w:val="6"/>
  </w:num>
  <w:num w:numId="45">
    <w:abstractNumId w:val="15"/>
  </w:num>
  <w:num w:numId="46">
    <w:abstractNumId w:val="20"/>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elvin Wong Kin">
    <w15:presenceInfo w15:providerId="AD" w15:userId="S::kelvink.wong@ftlife.com.hk::155de099-c179-4255-aae7-b21378b9e4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attachedTemplate r:id="rId1"/>
  <w:trackRevisions/>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1C72"/>
    <w:rsid w:val="0000081A"/>
    <w:rsid w:val="00000AFE"/>
    <w:rsid w:val="00000F5B"/>
    <w:rsid w:val="00002020"/>
    <w:rsid w:val="00004048"/>
    <w:rsid w:val="000068A6"/>
    <w:rsid w:val="0001066E"/>
    <w:rsid w:val="00010800"/>
    <w:rsid w:val="000114AB"/>
    <w:rsid w:val="00011926"/>
    <w:rsid w:val="00011F71"/>
    <w:rsid w:val="000137B1"/>
    <w:rsid w:val="0001487A"/>
    <w:rsid w:val="0001559F"/>
    <w:rsid w:val="0001564F"/>
    <w:rsid w:val="00015872"/>
    <w:rsid w:val="00015F59"/>
    <w:rsid w:val="00021D23"/>
    <w:rsid w:val="00023C7B"/>
    <w:rsid w:val="000246B7"/>
    <w:rsid w:val="00026F32"/>
    <w:rsid w:val="000278F6"/>
    <w:rsid w:val="00030353"/>
    <w:rsid w:val="000311B9"/>
    <w:rsid w:val="00031670"/>
    <w:rsid w:val="00031676"/>
    <w:rsid w:val="00031E57"/>
    <w:rsid w:val="00032195"/>
    <w:rsid w:val="0003219A"/>
    <w:rsid w:val="000333F4"/>
    <w:rsid w:val="0003349A"/>
    <w:rsid w:val="0003394D"/>
    <w:rsid w:val="00033FCA"/>
    <w:rsid w:val="0003468D"/>
    <w:rsid w:val="00034ADA"/>
    <w:rsid w:val="000351F3"/>
    <w:rsid w:val="00035D38"/>
    <w:rsid w:val="000362D3"/>
    <w:rsid w:val="0004001C"/>
    <w:rsid w:val="000417F0"/>
    <w:rsid w:val="00041859"/>
    <w:rsid w:val="00043170"/>
    <w:rsid w:val="00046C59"/>
    <w:rsid w:val="00046EC4"/>
    <w:rsid w:val="000507BB"/>
    <w:rsid w:val="00050AEB"/>
    <w:rsid w:val="0005162C"/>
    <w:rsid w:val="00051DB7"/>
    <w:rsid w:val="000526F7"/>
    <w:rsid w:val="00053968"/>
    <w:rsid w:val="00053B80"/>
    <w:rsid w:val="00053C00"/>
    <w:rsid w:val="000540A1"/>
    <w:rsid w:val="00054A33"/>
    <w:rsid w:val="00054DFE"/>
    <w:rsid w:val="000557C4"/>
    <w:rsid w:val="000559CC"/>
    <w:rsid w:val="00055D08"/>
    <w:rsid w:val="00055E2F"/>
    <w:rsid w:val="00057F74"/>
    <w:rsid w:val="000605A0"/>
    <w:rsid w:val="00061800"/>
    <w:rsid w:val="00061893"/>
    <w:rsid w:val="0006313F"/>
    <w:rsid w:val="00063239"/>
    <w:rsid w:val="00063914"/>
    <w:rsid w:val="00063B18"/>
    <w:rsid w:val="00064264"/>
    <w:rsid w:val="000659BF"/>
    <w:rsid w:val="00066A1E"/>
    <w:rsid w:val="00067B35"/>
    <w:rsid w:val="00071401"/>
    <w:rsid w:val="00072197"/>
    <w:rsid w:val="00072AF5"/>
    <w:rsid w:val="000738F8"/>
    <w:rsid w:val="00074352"/>
    <w:rsid w:val="000743D2"/>
    <w:rsid w:val="000750A3"/>
    <w:rsid w:val="0007560C"/>
    <w:rsid w:val="00075D71"/>
    <w:rsid w:val="00076332"/>
    <w:rsid w:val="00081371"/>
    <w:rsid w:val="000814EB"/>
    <w:rsid w:val="0008195C"/>
    <w:rsid w:val="0008238F"/>
    <w:rsid w:val="00082C44"/>
    <w:rsid w:val="00083666"/>
    <w:rsid w:val="00083977"/>
    <w:rsid w:val="00083C1C"/>
    <w:rsid w:val="00083F32"/>
    <w:rsid w:val="0008439E"/>
    <w:rsid w:val="000845DA"/>
    <w:rsid w:val="00084726"/>
    <w:rsid w:val="00084867"/>
    <w:rsid w:val="000852EB"/>
    <w:rsid w:val="00085AC6"/>
    <w:rsid w:val="00085E95"/>
    <w:rsid w:val="00086594"/>
    <w:rsid w:val="000867BA"/>
    <w:rsid w:val="00087D8B"/>
    <w:rsid w:val="00091023"/>
    <w:rsid w:val="0009152A"/>
    <w:rsid w:val="0009216A"/>
    <w:rsid w:val="000924D6"/>
    <w:rsid w:val="000932CB"/>
    <w:rsid w:val="00093EA3"/>
    <w:rsid w:val="00094047"/>
    <w:rsid w:val="0009475E"/>
    <w:rsid w:val="000956D1"/>
    <w:rsid w:val="00095E01"/>
    <w:rsid w:val="00095F63"/>
    <w:rsid w:val="00096AF0"/>
    <w:rsid w:val="00096EAE"/>
    <w:rsid w:val="00096F39"/>
    <w:rsid w:val="000976CB"/>
    <w:rsid w:val="000A198B"/>
    <w:rsid w:val="000A1D5F"/>
    <w:rsid w:val="000A28B4"/>
    <w:rsid w:val="000A2A86"/>
    <w:rsid w:val="000A2B7D"/>
    <w:rsid w:val="000A2FF9"/>
    <w:rsid w:val="000A31ED"/>
    <w:rsid w:val="000A39A4"/>
    <w:rsid w:val="000A55EC"/>
    <w:rsid w:val="000A6CDE"/>
    <w:rsid w:val="000A746F"/>
    <w:rsid w:val="000B1DA3"/>
    <w:rsid w:val="000B2349"/>
    <w:rsid w:val="000B283C"/>
    <w:rsid w:val="000B3379"/>
    <w:rsid w:val="000B4C6C"/>
    <w:rsid w:val="000B563C"/>
    <w:rsid w:val="000B56E6"/>
    <w:rsid w:val="000B632A"/>
    <w:rsid w:val="000B6A88"/>
    <w:rsid w:val="000B706E"/>
    <w:rsid w:val="000B7364"/>
    <w:rsid w:val="000B7C0C"/>
    <w:rsid w:val="000C0A4D"/>
    <w:rsid w:val="000C250D"/>
    <w:rsid w:val="000C25BF"/>
    <w:rsid w:val="000C2916"/>
    <w:rsid w:val="000C31C1"/>
    <w:rsid w:val="000C3273"/>
    <w:rsid w:val="000C3914"/>
    <w:rsid w:val="000C4957"/>
    <w:rsid w:val="000C4BE9"/>
    <w:rsid w:val="000C6CF1"/>
    <w:rsid w:val="000C7C86"/>
    <w:rsid w:val="000D08C0"/>
    <w:rsid w:val="000D28D1"/>
    <w:rsid w:val="000D2927"/>
    <w:rsid w:val="000D2B03"/>
    <w:rsid w:val="000D2F80"/>
    <w:rsid w:val="000D4139"/>
    <w:rsid w:val="000D4276"/>
    <w:rsid w:val="000D498A"/>
    <w:rsid w:val="000D58F1"/>
    <w:rsid w:val="000D64F5"/>
    <w:rsid w:val="000D67A2"/>
    <w:rsid w:val="000D69D4"/>
    <w:rsid w:val="000D69E0"/>
    <w:rsid w:val="000D79B0"/>
    <w:rsid w:val="000D7EEC"/>
    <w:rsid w:val="000E0306"/>
    <w:rsid w:val="000E0DD3"/>
    <w:rsid w:val="000E4ABE"/>
    <w:rsid w:val="000E5F05"/>
    <w:rsid w:val="000F1A6D"/>
    <w:rsid w:val="000F1D37"/>
    <w:rsid w:val="000F2A63"/>
    <w:rsid w:val="000F2BF9"/>
    <w:rsid w:val="000F2D85"/>
    <w:rsid w:val="000F3B1F"/>
    <w:rsid w:val="000F40A2"/>
    <w:rsid w:val="000F4780"/>
    <w:rsid w:val="000F4F2D"/>
    <w:rsid w:val="000F5F23"/>
    <w:rsid w:val="000F5FCC"/>
    <w:rsid w:val="000F6EEA"/>
    <w:rsid w:val="00102157"/>
    <w:rsid w:val="0010310D"/>
    <w:rsid w:val="001037E5"/>
    <w:rsid w:val="00104480"/>
    <w:rsid w:val="00104DCE"/>
    <w:rsid w:val="001054B9"/>
    <w:rsid w:val="001055A4"/>
    <w:rsid w:val="00105FCE"/>
    <w:rsid w:val="001067CC"/>
    <w:rsid w:val="00106D5E"/>
    <w:rsid w:val="00106FC7"/>
    <w:rsid w:val="001113B3"/>
    <w:rsid w:val="0011168B"/>
    <w:rsid w:val="00112BEF"/>
    <w:rsid w:val="00112DDF"/>
    <w:rsid w:val="0011383A"/>
    <w:rsid w:val="001141AF"/>
    <w:rsid w:val="001142AF"/>
    <w:rsid w:val="00114939"/>
    <w:rsid w:val="00114E8E"/>
    <w:rsid w:val="001150B9"/>
    <w:rsid w:val="00115B2C"/>
    <w:rsid w:val="001164E6"/>
    <w:rsid w:val="00116953"/>
    <w:rsid w:val="00116F46"/>
    <w:rsid w:val="00117FC0"/>
    <w:rsid w:val="00120992"/>
    <w:rsid w:val="00121D55"/>
    <w:rsid w:val="00121F7F"/>
    <w:rsid w:val="00122177"/>
    <w:rsid w:val="00122633"/>
    <w:rsid w:val="0012267E"/>
    <w:rsid w:val="00122E49"/>
    <w:rsid w:val="00123E30"/>
    <w:rsid w:val="00125B0B"/>
    <w:rsid w:val="00125B9E"/>
    <w:rsid w:val="00126AA0"/>
    <w:rsid w:val="00127C22"/>
    <w:rsid w:val="00130596"/>
    <w:rsid w:val="001307E3"/>
    <w:rsid w:val="00132013"/>
    <w:rsid w:val="0013263B"/>
    <w:rsid w:val="001327E4"/>
    <w:rsid w:val="00133633"/>
    <w:rsid w:val="0013371A"/>
    <w:rsid w:val="00133ED1"/>
    <w:rsid w:val="00133F7D"/>
    <w:rsid w:val="00134147"/>
    <w:rsid w:val="001345F1"/>
    <w:rsid w:val="0013491C"/>
    <w:rsid w:val="0013520F"/>
    <w:rsid w:val="00135A3A"/>
    <w:rsid w:val="00135CAE"/>
    <w:rsid w:val="00136444"/>
    <w:rsid w:val="001375DD"/>
    <w:rsid w:val="0014000F"/>
    <w:rsid w:val="00140EF6"/>
    <w:rsid w:val="001426A2"/>
    <w:rsid w:val="00142823"/>
    <w:rsid w:val="00143E52"/>
    <w:rsid w:val="001440E7"/>
    <w:rsid w:val="001471C7"/>
    <w:rsid w:val="0015018B"/>
    <w:rsid w:val="001509A2"/>
    <w:rsid w:val="00151519"/>
    <w:rsid w:val="00151A82"/>
    <w:rsid w:val="00151BF1"/>
    <w:rsid w:val="00152BE7"/>
    <w:rsid w:val="001533BE"/>
    <w:rsid w:val="0015506F"/>
    <w:rsid w:val="001551C6"/>
    <w:rsid w:val="0015537D"/>
    <w:rsid w:val="00156D2D"/>
    <w:rsid w:val="001601C9"/>
    <w:rsid w:val="001602D1"/>
    <w:rsid w:val="00160D6E"/>
    <w:rsid w:val="00161F8A"/>
    <w:rsid w:val="0016205C"/>
    <w:rsid w:val="00163773"/>
    <w:rsid w:val="0016438B"/>
    <w:rsid w:val="00164914"/>
    <w:rsid w:val="00164D24"/>
    <w:rsid w:val="001652CC"/>
    <w:rsid w:val="00166166"/>
    <w:rsid w:val="0016646B"/>
    <w:rsid w:val="00166FBA"/>
    <w:rsid w:val="00167394"/>
    <w:rsid w:val="00170477"/>
    <w:rsid w:val="001706FB"/>
    <w:rsid w:val="0017075E"/>
    <w:rsid w:val="0017099C"/>
    <w:rsid w:val="00170C62"/>
    <w:rsid w:val="001712ED"/>
    <w:rsid w:val="00172675"/>
    <w:rsid w:val="001730DE"/>
    <w:rsid w:val="001732CA"/>
    <w:rsid w:val="00175727"/>
    <w:rsid w:val="001763D3"/>
    <w:rsid w:val="0017645A"/>
    <w:rsid w:val="001767EB"/>
    <w:rsid w:val="001772A5"/>
    <w:rsid w:val="00177618"/>
    <w:rsid w:val="00177941"/>
    <w:rsid w:val="00180E62"/>
    <w:rsid w:val="00180F89"/>
    <w:rsid w:val="00181FC5"/>
    <w:rsid w:val="00182A0B"/>
    <w:rsid w:val="0018318E"/>
    <w:rsid w:val="00183482"/>
    <w:rsid w:val="00183DA5"/>
    <w:rsid w:val="00184ED2"/>
    <w:rsid w:val="0018550C"/>
    <w:rsid w:val="00186A37"/>
    <w:rsid w:val="0019079E"/>
    <w:rsid w:val="0019165A"/>
    <w:rsid w:val="00191AF2"/>
    <w:rsid w:val="00192EFC"/>
    <w:rsid w:val="00196090"/>
    <w:rsid w:val="001962AE"/>
    <w:rsid w:val="0019632C"/>
    <w:rsid w:val="00197367"/>
    <w:rsid w:val="0019756F"/>
    <w:rsid w:val="001A1149"/>
    <w:rsid w:val="001A1270"/>
    <w:rsid w:val="001A15A4"/>
    <w:rsid w:val="001A1B80"/>
    <w:rsid w:val="001A20DB"/>
    <w:rsid w:val="001A24B1"/>
    <w:rsid w:val="001A2B99"/>
    <w:rsid w:val="001A31C9"/>
    <w:rsid w:val="001A3B60"/>
    <w:rsid w:val="001A4E90"/>
    <w:rsid w:val="001A5CDD"/>
    <w:rsid w:val="001A7479"/>
    <w:rsid w:val="001A762C"/>
    <w:rsid w:val="001B02D4"/>
    <w:rsid w:val="001B02FB"/>
    <w:rsid w:val="001B054E"/>
    <w:rsid w:val="001B1CC8"/>
    <w:rsid w:val="001B2F05"/>
    <w:rsid w:val="001B3323"/>
    <w:rsid w:val="001B388C"/>
    <w:rsid w:val="001B3BD1"/>
    <w:rsid w:val="001B3FF1"/>
    <w:rsid w:val="001B4280"/>
    <w:rsid w:val="001B4924"/>
    <w:rsid w:val="001B651E"/>
    <w:rsid w:val="001B6BF2"/>
    <w:rsid w:val="001B73C4"/>
    <w:rsid w:val="001B745C"/>
    <w:rsid w:val="001C0491"/>
    <w:rsid w:val="001C0541"/>
    <w:rsid w:val="001C157B"/>
    <w:rsid w:val="001C15FD"/>
    <w:rsid w:val="001C24C7"/>
    <w:rsid w:val="001C3D3F"/>
    <w:rsid w:val="001C4876"/>
    <w:rsid w:val="001C62F2"/>
    <w:rsid w:val="001C7369"/>
    <w:rsid w:val="001C7668"/>
    <w:rsid w:val="001D06D1"/>
    <w:rsid w:val="001D0E17"/>
    <w:rsid w:val="001D17DE"/>
    <w:rsid w:val="001D20A1"/>
    <w:rsid w:val="001D2A5D"/>
    <w:rsid w:val="001D2D40"/>
    <w:rsid w:val="001D53BD"/>
    <w:rsid w:val="001D61E8"/>
    <w:rsid w:val="001D680E"/>
    <w:rsid w:val="001D6989"/>
    <w:rsid w:val="001D6E7C"/>
    <w:rsid w:val="001D7675"/>
    <w:rsid w:val="001E032E"/>
    <w:rsid w:val="001E0A51"/>
    <w:rsid w:val="001E0CD2"/>
    <w:rsid w:val="001E0D4E"/>
    <w:rsid w:val="001E1EE2"/>
    <w:rsid w:val="001E3018"/>
    <w:rsid w:val="001E30CC"/>
    <w:rsid w:val="001E43E6"/>
    <w:rsid w:val="001E47F1"/>
    <w:rsid w:val="001E514C"/>
    <w:rsid w:val="001E5458"/>
    <w:rsid w:val="001E643D"/>
    <w:rsid w:val="001E6875"/>
    <w:rsid w:val="001F015D"/>
    <w:rsid w:val="001F0420"/>
    <w:rsid w:val="001F0B2D"/>
    <w:rsid w:val="001F21E9"/>
    <w:rsid w:val="001F2AAA"/>
    <w:rsid w:val="001F3B65"/>
    <w:rsid w:val="001F3CC4"/>
    <w:rsid w:val="001F4B6D"/>
    <w:rsid w:val="001F560D"/>
    <w:rsid w:val="001F584E"/>
    <w:rsid w:val="001F5949"/>
    <w:rsid w:val="001F59D2"/>
    <w:rsid w:val="001F5B49"/>
    <w:rsid w:val="001F5B73"/>
    <w:rsid w:val="001F61BD"/>
    <w:rsid w:val="001F72C9"/>
    <w:rsid w:val="001F74F6"/>
    <w:rsid w:val="001F797A"/>
    <w:rsid w:val="001F7D47"/>
    <w:rsid w:val="00201742"/>
    <w:rsid w:val="0020234C"/>
    <w:rsid w:val="00202621"/>
    <w:rsid w:val="00202DD0"/>
    <w:rsid w:val="00202E7B"/>
    <w:rsid w:val="00203025"/>
    <w:rsid w:val="00204823"/>
    <w:rsid w:val="002051C8"/>
    <w:rsid w:val="0020593A"/>
    <w:rsid w:val="00205A6B"/>
    <w:rsid w:val="002068BD"/>
    <w:rsid w:val="00207777"/>
    <w:rsid w:val="00207AD5"/>
    <w:rsid w:val="002100F4"/>
    <w:rsid w:val="00210395"/>
    <w:rsid w:val="00210967"/>
    <w:rsid w:val="00210E8D"/>
    <w:rsid w:val="00211129"/>
    <w:rsid w:val="002111C1"/>
    <w:rsid w:val="00212666"/>
    <w:rsid w:val="002127F6"/>
    <w:rsid w:val="0021430C"/>
    <w:rsid w:val="00214906"/>
    <w:rsid w:val="00214D25"/>
    <w:rsid w:val="00215AE4"/>
    <w:rsid w:val="00216523"/>
    <w:rsid w:val="00216CDD"/>
    <w:rsid w:val="002173FF"/>
    <w:rsid w:val="00217845"/>
    <w:rsid w:val="0022091A"/>
    <w:rsid w:val="002213EC"/>
    <w:rsid w:val="00221D77"/>
    <w:rsid w:val="00221DCB"/>
    <w:rsid w:val="002228C6"/>
    <w:rsid w:val="00222C44"/>
    <w:rsid w:val="00222CFE"/>
    <w:rsid w:val="00222E8D"/>
    <w:rsid w:val="00223775"/>
    <w:rsid w:val="00223D0E"/>
    <w:rsid w:val="00224A68"/>
    <w:rsid w:val="0022525A"/>
    <w:rsid w:val="002256AA"/>
    <w:rsid w:val="002269B5"/>
    <w:rsid w:val="00226AB8"/>
    <w:rsid w:val="00227039"/>
    <w:rsid w:val="00232E8F"/>
    <w:rsid w:val="00232FD4"/>
    <w:rsid w:val="002340C3"/>
    <w:rsid w:val="002351F7"/>
    <w:rsid w:val="002356C9"/>
    <w:rsid w:val="002357C5"/>
    <w:rsid w:val="00235902"/>
    <w:rsid w:val="00237849"/>
    <w:rsid w:val="002401BF"/>
    <w:rsid w:val="002408D8"/>
    <w:rsid w:val="00240D20"/>
    <w:rsid w:val="00242CFE"/>
    <w:rsid w:val="002441DD"/>
    <w:rsid w:val="002460E0"/>
    <w:rsid w:val="0024672E"/>
    <w:rsid w:val="00247585"/>
    <w:rsid w:val="002479A0"/>
    <w:rsid w:val="00250376"/>
    <w:rsid w:val="00251F29"/>
    <w:rsid w:val="00253C46"/>
    <w:rsid w:val="0025454A"/>
    <w:rsid w:val="00254DB2"/>
    <w:rsid w:val="00255087"/>
    <w:rsid w:val="002559CF"/>
    <w:rsid w:val="00256135"/>
    <w:rsid w:val="002568E8"/>
    <w:rsid w:val="002619D2"/>
    <w:rsid w:val="00261B62"/>
    <w:rsid w:val="00262531"/>
    <w:rsid w:val="00262537"/>
    <w:rsid w:val="0026318E"/>
    <w:rsid w:val="002633F1"/>
    <w:rsid w:val="0026380B"/>
    <w:rsid w:val="002643BA"/>
    <w:rsid w:val="00265F14"/>
    <w:rsid w:val="0026657E"/>
    <w:rsid w:val="00266740"/>
    <w:rsid w:val="00267543"/>
    <w:rsid w:val="00267601"/>
    <w:rsid w:val="0026765C"/>
    <w:rsid w:val="0026783A"/>
    <w:rsid w:val="002678DD"/>
    <w:rsid w:val="00267E9C"/>
    <w:rsid w:val="002701F2"/>
    <w:rsid w:val="002702DA"/>
    <w:rsid w:val="00270FF4"/>
    <w:rsid w:val="00271388"/>
    <w:rsid w:val="00272233"/>
    <w:rsid w:val="0027322E"/>
    <w:rsid w:val="0027456B"/>
    <w:rsid w:val="0027482E"/>
    <w:rsid w:val="00275366"/>
    <w:rsid w:val="0027558A"/>
    <w:rsid w:val="002758C3"/>
    <w:rsid w:val="00275F91"/>
    <w:rsid w:val="00276298"/>
    <w:rsid w:val="002771C3"/>
    <w:rsid w:val="00277847"/>
    <w:rsid w:val="00277F31"/>
    <w:rsid w:val="00281819"/>
    <w:rsid w:val="00282158"/>
    <w:rsid w:val="0028415D"/>
    <w:rsid w:val="0028432F"/>
    <w:rsid w:val="002844A8"/>
    <w:rsid w:val="00284943"/>
    <w:rsid w:val="00284BD9"/>
    <w:rsid w:val="0028540D"/>
    <w:rsid w:val="0028580C"/>
    <w:rsid w:val="002870CD"/>
    <w:rsid w:val="002875D1"/>
    <w:rsid w:val="002879A3"/>
    <w:rsid w:val="00287EAB"/>
    <w:rsid w:val="00287F70"/>
    <w:rsid w:val="00290A64"/>
    <w:rsid w:val="002915DE"/>
    <w:rsid w:val="002931D0"/>
    <w:rsid w:val="0029416F"/>
    <w:rsid w:val="00294211"/>
    <w:rsid w:val="00294CE7"/>
    <w:rsid w:val="00296DB3"/>
    <w:rsid w:val="002A056A"/>
    <w:rsid w:val="002A24D9"/>
    <w:rsid w:val="002A2BAA"/>
    <w:rsid w:val="002A3D37"/>
    <w:rsid w:val="002A4391"/>
    <w:rsid w:val="002A5261"/>
    <w:rsid w:val="002A568F"/>
    <w:rsid w:val="002A5B31"/>
    <w:rsid w:val="002A5BBF"/>
    <w:rsid w:val="002A68EE"/>
    <w:rsid w:val="002B00FA"/>
    <w:rsid w:val="002B026B"/>
    <w:rsid w:val="002B0464"/>
    <w:rsid w:val="002B1500"/>
    <w:rsid w:val="002B1508"/>
    <w:rsid w:val="002B211F"/>
    <w:rsid w:val="002B2874"/>
    <w:rsid w:val="002B2E69"/>
    <w:rsid w:val="002B2FD4"/>
    <w:rsid w:val="002B3262"/>
    <w:rsid w:val="002B3BD5"/>
    <w:rsid w:val="002B54E6"/>
    <w:rsid w:val="002B5D9B"/>
    <w:rsid w:val="002B6B31"/>
    <w:rsid w:val="002B6E05"/>
    <w:rsid w:val="002B71F2"/>
    <w:rsid w:val="002B7C9C"/>
    <w:rsid w:val="002B7FA2"/>
    <w:rsid w:val="002C164F"/>
    <w:rsid w:val="002C6525"/>
    <w:rsid w:val="002C65CB"/>
    <w:rsid w:val="002C734B"/>
    <w:rsid w:val="002D017E"/>
    <w:rsid w:val="002D02DF"/>
    <w:rsid w:val="002D0D6D"/>
    <w:rsid w:val="002D2523"/>
    <w:rsid w:val="002D4F0C"/>
    <w:rsid w:val="002D7959"/>
    <w:rsid w:val="002E0D62"/>
    <w:rsid w:val="002E17B2"/>
    <w:rsid w:val="002E1F9D"/>
    <w:rsid w:val="002E2B54"/>
    <w:rsid w:val="002E2E42"/>
    <w:rsid w:val="002E348C"/>
    <w:rsid w:val="002E39B5"/>
    <w:rsid w:val="002E3FD6"/>
    <w:rsid w:val="002E42C0"/>
    <w:rsid w:val="002E4A75"/>
    <w:rsid w:val="002F0929"/>
    <w:rsid w:val="002F1475"/>
    <w:rsid w:val="002F1730"/>
    <w:rsid w:val="002F1891"/>
    <w:rsid w:val="002F281F"/>
    <w:rsid w:val="002F34AA"/>
    <w:rsid w:val="002F3536"/>
    <w:rsid w:val="002F46CA"/>
    <w:rsid w:val="002F4DA7"/>
    <w:rsid w:val="002F5629"/>
    <w:rsid w:val="002F5712"/>
    <w:rsid w:val="002F5A00"/>
    <w:rsid w:val="002F5B75"/>
    <w:rsid w:val="002F6086"/>
    <w:rsid w:val="002F6266"/>
    <w:rsid w:val="002F67A7"/>
    <w:rsid w:val="002F6930"/>
    <w:rsid w:val="002F6ACD"/>
    <w:rsid w:val="002F6D4B"/>
    <w:rsid w:val="002F7324"/>
    <w:rsid w:val="002F76FB"/>
    <w:rsid w:val="002F7F18"/>
    <w:rsid w:val="003019E1"/>
    <w:rsid w:val="00301E07"/>
    <w:rsid w:val="00302E83"/>
    <w:rsid w:val="003034CB"/>
    <w:rsid w:val="003036D7"/>
    <w:rsid w:val="0030391D"/>
    <w:rsid w:val="00304906"/>
    <w:rsid w:val="0030516D"/>
    <w:rsid w:val="00305802"/>
    <w:rsid w:val="00305DF4"/>
    <w:rsid w:val="00307660"/>
    <w:rsid w:val="00307C36"/>
    <w:rsid w:val="003100CF"/>
    <w:rsid w:val="0031024F"/>
    <w:rsid w:val="0031027B"/>
    <w:rsid w:val="00311BA7"/>
    <w:rsid w:val="00312119"/>
    <w:rsid w:val="00312583"/>
    <w:rsid w:val="003127D0"/>
    <w:rsid w:val="00312805"/>
    <w:rsid w:val="0031344D"/>
    <w:rsid w:val="0031432D"/>
    <w:rsid w:val="003151E9"/>
    <w:rsid w:val="00315B76"/>
    <w:rsid w:val="00317408"/>
    <w:rsid w:val="0031751A"/>
    <w:rsid w:val="00320270"/>
    <w:rsid w:val="00320E86"/>
    <w:rsid w:val="0032149C"/>
    <w:rsid w:val="0032342C"/>
    <w:rsid w:val="003240D6"/>
    <w:rsid w:val="00324BD2"/>
    <w:rsid w:val="00324EA6"/>
    <w:rsid w:val="00325A1B"/>
    <w:rsid w:val="00325E5C"/>
    <w:rsid w:val="0032619A"/>
    <w:rsid w:val="0032780E"/>
    <w:rsid w:val="00327E35"/>
    <w:rsid w:val="00327FEC"/>
    <w:rsid w:val="00330E1C"/>
    <w:rsid w:val="00331294"/>
    <w:rsid w:val="00331B9A"/>
    <w:rsid w:val="00333F30"/>
    <w:rsid w:val="003362B0"/>
    <w:rsid w:val="003365F5"/>
    <w:rsid w:val="00337227"/>
    <w:rsid w:val="003376B1"/>
    <w:rsid w:val="00337C2D"/>
    <w:rsid w:val="003406AD"/>
    <w:rsid w:val="0034087A"/>
    <w:rsid w:val="00340E9B"/>
    <w:rsid w:val="00341AD9"/>
    <w:rsid w:val="003420F5"/>
    <w:rsid w:val="003422F0"/>
    <w:rsid w:val="00343012"/>
    <w:rsid w:val="0034362A"/>
    <w:rsid w:val="003436FB"/>
    <w:rsid w:val="00344A27"/>
    <w:rsid w:val="00344B96"/>
    <w:rsid w:val="00345C58"/>
    <w:rsid w:val="00345FBE"/>
    <w:rsid w:val="00346252"/>
    <w:rsid w:val="00346D2E"/>
    <w:rsid w:val="003474AF"/>
    <w:rsid w:val="003477F6"/>
    <w:rsid w:val="00347833"/>
    <w:rsid w:val="00353022"/>
    <w:rsid w:val="00353140"/>
    <w:rsid w:val="00354EF7"/>
    <w:rsid w:val="00355F8B"/>
    <w:rsid w:val="00356DAF"/>
    <w:rsid w:val="0035711C"/>
    <w:rsid w:val="003576A5"/>
    <w:rsid w:val="00357E8C"/>
    <w:rsid w:val="0036041C"/>
    <w:rsid w:val="00360D22"/>
    <w:rsid w:val="0036119A"/>
    <w:rsid w:val="003612CE"/>
    <w:rsid w:val="00361DAE"/>
    <w:rsid w:val="00362383"/>
    <w:rsid w:val="00362B71"/>
    <w:rsid w:val="00362F91"/>
    <w:rsid w:val="003633FA"/>
    <w:rsid w:val="00363C0E"/>
    <w:rsid w:val="003644A2"/>
    <w:rsid w:val="00365200"/>
    <w:rsid w:val="003654B3"/>
    <w:rsid w:val="00365FCB"/>
    <w:rsid w:val="00367F0D"/>
    <w:rsid w:val="00370FE3"/>
    <w:rsid w:val="0037145E"/>
    <w:rsid w:val="00371875"/>
    <w:rsid w:val="003718FA"/>
    <w:rsid w:val="003739B6"/>
    <w:rsid w:val="00375950"/>
    <w:rsid w:val="003759D3"/>
    <w:rsid w:val="00375CF1"/>
    <w:rsid w:val="00375E10"/>
    <w:rsid w:val="00375F8E"/>
    <w:rsid w:val="0037650E"/>
    <w:rsid w:val="003766A4"/>
    <w:rsid w:val="00376BED"/>
    <w:rsid w:val="00377B74"/>
    <w:rsid w:val="00380279"/>
    <w:rsid w:val="003808E7"/>
    <w:rsid w:val="00380D4B"/>
    <w:rsid w:val="003839E9"/>
    <w:rsid w:val="0038430F"/>
    <w:rsid w:val="003843C4"/>
    <w:rsid w:val="0038441C"/>
    <w:rsid w:val="00384CF8"/>
    <w:rsid w:val="00384F3F"/>
    <w:rsid w:val="00385900"/>
    <w:rsid w:val="00385957"/>
    <w:rsid w:val="00385B4D"/>
    <w:rsid w:val="00387E3A"/>
    <w:rsid w:val="003914FE"/>
    <w:rsid w:val="0039548F"/>
    <w:rsid w:val="0039581B"/>
    <w:rsid w:val="003A0262"/>
    <w:rsid w:val="003A0A42"/>
    <w:rsid w:val="003A1C8A"/>
    <w:rsid w:val="003A1D5D"/>
    <w:rsid w:val="003A24D5"/>
    <w:rsid w:val="003A43ED"/>
    <w:rsid w:val="003A4853"/>
    <w:rsid w:val="003A4864"/>
    <w:rsid w:val="003A5065"/>
    <w:rsid w:val="003A523C"/>
    <w:rsid w:val="003A523D"/>
    <w:rsid w:val="003A7457"/>
    <w:rsid w:val="003B104C"/>
    <w:rsid w:val="003B13E7"/>
    <w:rsid w:val="003B1D47"/>
    <w:rsid w:val="003B37EB"/>
    <w:rsid w:val="003B4998"/>
    <w:rsid w:val="003B4D91"/>
    <w:rsid w:val="003B5821"/>
    <w:rsid w:val="003B583A"/>
    <w:rsid w:val="003B5AE4"/>
    <w:rsid w:val="003B63CA"/>
    <w:rsid w:val="003B6837"/>
    <w:rsid w:val="003C0075"/>
    <w:rsid w:val="003C19EB"/>
    <w:rsid w:val="003C2358"/>
    <w:rsid w:val="003C2D39"/>
    <w:rsid w:val="003C3CBB"/>
    <w:rsid w:val="003D0407"/>
    <w:rsid w:val="003D15A2"/>
    <w:rsid w:val="003D1751"/>
    <w:rsid w:val="003D33B5"/>
    <w:rsid w:val="003D3DB2"/>
    <w:rsid w:val="003D453F"/>
    <w:rsid w:val="003D5FE8"/>
    <w:rsid w:val="003D6105"/>
    <w:rsid w:val="003D6EC1"/>
    <w:rsid w:val="003E1AD8"/>
    <w:rsid w:val="003E1FFA"/>
    <w:rsid w:val="003E29AC"/>
    <w:rsid w:val="003E3814"/>
    <w:rsid w:val="003E3977"/>
    <w:rsid w:val="003E3D36"/>
    <w:rsid w:val="003E4959"/>
    <w:rsid w:val="003E5261"/>
    <w:rsid w:val="003E5299"/>
    <w:rsid w:val="003E5BF0"/>
    <w:rsid w:val="003E5C40"/>
    <w:rsid w:val="003E6E7C"/>
    <w:rsid w:val="003F0985"/>
    <w:rsid w:val="003F11E9"/>
    <w:rsid w:val="003F1584"/>
    <w:rsid w:val="003F1F2B"/>
    <w:rsid w:val="003F282C"/>
    <w:rsid w:val="003F3B0F"/>
    <w:rsid w:val="003F3BB4"/>
    <w:rsid w:val="003F44D1"/>
    <w:rsid w:val="003F56F2"/>
    <w:rsid w:val="003F5980"/>
    <w:rsid w:val="003F5F85"/>
    <w:rsid w:val="003F63AE"/>
    <w:rsid w:val="003F646C"/>
    <w:rsid w:val="003F677A"/>
    <w:rsid w:val="003F7253"/>
    <w:rsid w:val="003F7A9A"/>
    <w:rsid w:val="003F7FD2"/>
    <w:rsid w:val="00400742"/>
    <w:rsid w:val="00400850"/>
    <w:rsid w:val="00401182"/>
    <w:rsid w:val="004016D6"/>
    <w:rsid w:val="0040242B"/>
    <w:rsid w:val="00403253"/>
    <w:rsid w:val="00403598"/>
    <w:rsid w:val="00403A8F"/>
    <w:rsid w:val="00404B22"/>
    <w:rsid w:val="004057AA"/>
    <w:rsid w:val="00406C23"/>
    <w:rsid w:val="004078E0"/>
    <w:rsid w:val="00407990"/>
    <w:rsid w:val="00407B35"/>
    <w:rsid w:val="00407F3E"/>
    <w:rsid w:val="004106E1"/>
    <w:rsid w:val="0041094A"/>
    <w:rsid w:val="004112E0"/>
    <w:rsid w:val="0041158C"/>
    <w:rsid w:val="00411627"/>
    <w:rsid w:val="004119A6"/>
    <w:rsid w:val="00411A4B"/>
    <w:rsid w:val="00411F0D"/>
    <w:rsid w:val="00412150"/>
    <w:rsid w:val="00412B9A"/>
    <w:rsid w:val="00413D40"/>
    <w:rsid w:val="00414173"/>
    <w:rsid w:val="00414671"/>
    <w:rsid w:val="00414688"/>
    <w:rsid w:val="00414714"/>
    <w:rsid w:val="0041513F"/>
    <w:rsid w:val="00416C70"/>
    <w:rsid w:val="0041727D"/>
    <w:rsid w:val="00420A98"/>
    <w:rsid w:val="00421128"/>
    <w:rsid w:val="004226E7"/>
    <w:rsid w:val="00423D31"/>
    <w:rsid w:val="0042448E"/>
    <w:rsid w:val="00424968"/>
    <w:rsid w:val="00425055"/>
    <w:rsid w:val="00425C71"/>
    <w:rsid w:val="004273AE"/>
    <w:rsid w:val="00427613"/>
    <w:rsid w:val="00430F49"/>
    <w:rsid w:val="00431635"/>
    <w:rsid w:val="00431749"/>
    <w:rsid w:val="00432237"/>
    <w:rsid w:val="00432422"/>
    <w:rsid w:val="0043358B"/>
    <w:rsid w:val="00433F70"/>
    <w:rsid w:val="00435966"/>
    <w:rsid w:val="00435AE9"/>
    <w:rsid w:val="00435E46"/>
    <w:rsid w:val="0043671A"/>
    <w:rsid w:val="00440034"/>
    <w:rsid w:val="00441240"/>
    <w:rsid w:val="00441615"/>
    <w:rsid w:val="00441AE1"/>
    <w:rsid w:val="00442567"/>
    <w:rsid w:val="00444FC2"/>
    <w:rsid w:val="004459E9"/>
    <w:rsid w:val="004462FA"/>
    <w:rsid w:val="00446DF4"/>
    <w:rsid w:val="00450BFA"/>
    <w:rsid w:val="004517B5"/>
    <w:rsid w:val="00452055"/>
    <w:rsid w:val="0045301A"/>
    <w:rsid w:val="004533AE"/>
    <w:rsid w:val="00453491"/>
    <w:rsid w:val="00453AA9"/>
    <w:rsid w:val="00453BB4"/>
    <w:rsid w:val="004543F3"/>
    <w:rsid w:val="0045489E"/>
    <w:rsid w:val="004558E0"/>
    <w:rsid w:val="0045598D"/>
    <w:rsid w:val="00455DD3"/>
    <w:rsid w:val="00456462"/>
    <w:rsid w:val="0045651F"/>
    <w:rsid w:val="0045723F"/>
    <w:rsid w:val="00457379"/>
    <w:rsid w:val="004606D0"/>
    <w:rsid w:val="00460A7E"/>
    <w:rsid w:val="00461976"/>
    <w:rsid w:val="00461EFB"/>
    <w:rsid w:val="00462178"/>
    <w:rsid w:val="00462AC2"/>
    <w:rsid w:val="00463E71"/>
    <w:rsid w:val="00464362"/>
    <w:rsid w:val="00465AF6"/>
    <w:rsid w:val="00465BAA"/>
    <w:rsid w:val="00465C59"/>
    <w:rsid w:val="00465ECA"/>
    <w:rsid w:val="0046687D"/>
    <w:rsid w:val="004670C1"/>
    <w:rsid w:val="0046747C"/>
    <w:rsid w:val="00467575"/>
    <w:rsid w:val="00470388"/>
    <w:rsid w:val="004704D5"/>
    <w:rsid w:val="00470E79"/>
    <w:rsid w:val="00470F26"/>
    <w:rsid w:val="00470FCB"/>
    <w:rsid w:val="004712B4"/>
    <w:rsid w:val="0047245F"/>
    <w:rsid w:val="00472E40"/>
    <w:rsid w:val="00472F69"/>
    <w:rsid w:val="004731B6"/>
    <w:rsid w:val="0047375D"/>
    <w:rsid w:val="00473B3A"/>
    <w:rsid w:val="00473C90"/>
    <w:rsid w:val="0047402F"/>
    <w:rsid w:val="004748CD"/>
    <w:rsid w:val="00474F43"/>
    <w:rsid w:val="00475148"/>
    <w:rsid w:val="00475937"/>
    <w:rsid w:val="0047605E"/>
    <w:rsid w:val="00476BA5"/>
    <w:rsid w:val="0047710B"/>
    <w:rsid w:val="004777F0"/>
    <w:rsid w:val="00477905"/>
    <w:rsid w:val="004805A9"/>
    <w:rsid w:val="004806DB"/>
    <w:rsid w:val="004807B0"/>
    <w:rsid w:val="004824A5"/>
    <w:rsid w:val="00482C25"/>
    <w:rsid w:val="004840B5"/>
    <w:rsid w:val="0048524D"/>
    <w:rsid w:val="00485251"/>
    <w:rsid w:val="00486879"/>
    <w:rsid w:val="00486936"/>
    <w:rsid w:val="0048696F"/>
    <w:rsid w:val="00490A10"/>
    <w:rsid w:val="00490B15"/>
    <w:rsid w:val="00490F4B"/>
    <w:rsid w:val="004915C2"/>
    <w:rsid w:val="00491A61"/>
    <w:rsid w:val="00491E5C"/>
    <w:rsid w:val="00491FF5"/>
    <w:rsid w:val="004920D8"/>
    <w:rsid w:val="00492F61"/>
    <w:rsid w:val="00494C9B"/>
    <w:rsid w:val="00494F9B"/>
    <w:rsid w:val="004962BE"/>
    <w:rsid w:val="00496B0F"/>
    <w:rsid w:val="004976DE"/>
    <w:rsid w:val="00497778"/>
    <w:rsid w:val="004A01E0"/>
    <w:rsid w:val="004A025F"/>
    <w:rsid w:val="004A1013"/>
    <w:rsid w:val="004A1045"/>
    <w:rsid w:val="004A12EF"/>
    <w:rsid w:val="004A16F8"/>
    <w:rsid w:val="004A1818"/>
    <w:rsid w:val="004A3249"/>
    <w:rsid w:val="004A3A36"/>
    <w:rsid w:val="004A4FCD"/>
    <w:rsid w:val="004A57DB"/>
    <w:rsid w:val="004A5DC4"/>
    <w:rsid w:val="004A6621"/>
    <w:rsid w:val="004A767A"/>
    <w:rsid w:val="004A76E7"/>
    <w:rsid w:val="004B0000"/>
    <w:rsid w:val="004B0064"/>
    <w:rsid w:val="004B03A7"/>
    <w:rsid w:val="004B053D"/>
    <w:rsid w:val="004B0697"/>
    <w:rsid w:val="004B0B1D"/>
    <w:rsid w:val="004B0EA3"/>
    <w:rsid w:val="004B1016"/>
    <w:rsid w:val="004B475D"/>
    <w:rsid w:val="004B4BBC"/>
    <w:rsid w:val="004B5C7B"/>
    <w:rsid w:val="004B7490"/>
    <w:rsid w:val="004C1038"/>
    <w:rsid w:val="004C3F64"/>
    <w:rsid w:val="004C4E40"/>
    <w:rsid w:val="004C54DB"/>
    <w:rsid w:val="004C5971"/>
    <w:rsid w:val="004C59A9"/>
    <w:rsid w:val="004C6682"/>
    <w:rsid w:val="004C69F0"/>
    <w:rsid w:val="004C6E8D"/>
    <w:rsid w:val="004C7922"/>
    <w:rsid w:val="004C7B89"/>
    <w:rsid w:val="004D1156"/>
    <w:rsid w:val="004D123F"/>
    <w:rsid w:val="004D20B2"/>
    <w:rsid w:val="004D3896"/>
    <w:rsid w:val="004D3AEF"/>
    <w:rsid w:val="004D3E31"/>
    <w:rsid w:val="004D43E2"/>
    <w:rsid w:val="004D473A"/>
    <w:rsid w:val="004D4AD5"/>
    <w:rsid w:val="004D4F9F"/>
    <w:rsid w:val="004D5406"/>
    <w:rsid w:val="004D5459"/>
    <w:rsid w:val="004D5AF3"/>
    <w:rsid w:val="004D5BB5"/>
    <w:rsid w:val="004D5E58"/>
    <w:rsid w:val="004D6750"/>
    <w:rsid w:val="004E0226"/>
    <w:rsid w:val="004E0967"/>
    <w:rsid w:val="004E1085"/>
    <w:rsid w:val="004E2B7F"/>
    <w:rsid w:val="004E2EBC"/>
    <w:rsid w:val="004E3CC0"/>
    <w:rsid w:val="004E4226"/>
    <w:rsid w:val="004E4D40"/>
    <w:rsid w:val="004E551D"/>
    <w:rsid w:val="004E58CA"/>
    <w:rsid w:val="004E5C76"/>
    <w:rsid w:val="004E5E98"/>
    <w:rsid w:val="004E648F"/>
    <w:rsid w:val="004E64B4"/>
    <w:rsid w:val="004E73EB"/>
    <w:rsid w:val="004E7F37"/>
    <w:rsid w:val="004F0FBB"/>
    <w:rsid w:val="004F163F"/>
    <w:rsid w:val="004F2D91"/>
    <w:rsid w:val="004F2D9F"/>
    <w:rsid w:val="004F3C87"/>
    <w:rsid w:val="004F4489"/>
    <w:rsid w:val="004F4545"/>
    <w:rsid w:val="004F550B"/>
    <w:rsid w:val="004F656B"/>
    <w:rsid w:val="004F6F16"/>
    <w:rsid w:val="004F72AD"/>
    <w:rsid w:val="004F765C"/>
    <w:rsid w:val="00500CAE"/>
    <w:rsid w:val="00500CFC"/>
    <w:rsid w:val="005021FB"/>
    <w:rsid w:val="0050312C"/>
    <w:rsid w:val="00503835"/>
    <w:rsid w:val="00503FF2"/>
    <w:rsid w:val="005040DC"/>
    <w:rsid w:val="00505813"/>
    <w:rsid w:val="00506C5A"/>
    <w:rsid w:val="00506ED8"/>
    <w:rsid w:val="0051116B"/>
    <w:rsid w:val="0051188A"/>
    <w:rsid w:val="00511B43"/>
    <w:rsid w:val="00511C9A"/>
    <w:rsid w:val="005134EC"/>
    <w:rsid w:val="00513B4D"/>
    <w:rsid w:val="005149E0"/>
    <w:rsid w:val="00514B79"/>
    <w:rsid w:val="00515047"/>
    <w:rsid w:val="00515953"/>
    <w:rsid w:val="00520267"/>
    <w:rsid w:val="005206F8"/>
    <w:rsid w:val="0052088A"/>
    <w:rsid w:val="00520F4B"/>
    <w:rsid w:val="00521183"/>
    <w:rsid w:val="00521938"/>
    <w:rsid w:val="005228B9"/>
    <w:rsid w:val="005233CE"/>
    <w:rsid w:val="005233D3"/>
    <w:rsid w:val="005236C2"/>
    <w:rsid w:val="0052395E"/>
    <w:rsid w:val="00524A15"/>
    <w:rsid w:val="00525B75"/>
    <w:rsid w:val="00525DEE"/>
    <w:rsid w:val="00527D49"/>
    <w:rsid w:val="00531E2C"/>
    <w:rsid w:val="005327B5"/>
    <w:rsid w:val="00532880"/>
    <w:rsid w:val="00532F4F"/>
    <w:rsid w:val="0053480E"/>
    <w:rsid w:val="00535544"/>
    <w:rsid w:val="005362F9"/>
    <w:rsid w:val="00536D17"/>
    <w:rsid w:val="005378BF"/>
    <w:rsid w:val="00540295"/>
    <w:rsid w:val="00541582"/>
    <w:rsid w:val="005418A4"/>
    <w:rsid w:val="00542433"/>
    <w:rsid w:val="00543077"/>
    <w:rsid w:val="00545462"/>
    <w:rsid w:val="00545B53"/>
    <w:rsid w:val="005472C8"/>
    <w:rsid w:val="00551446"/>
    <w:rsid w:val="00551B49"/>
    <w:rsid w:val="00552F11"/>
    <w:rsid w:val="005531E4"/>
    <w:rsid w:val="005534E6"/>
    <w:rsid w:val="00554ADE"/>
    <w:rsid w:val="00555DAA"/>
    <w:rsid w:val="00557180"/>
    <w:rsid w:val="00557B6B"/>
    <w:rsid w:val="00561717"/>
    <w:rsid w:val="00561F8F"/>
    <w:rsid w:val="00562E15"/>
    <w:rsid w:val="005633CB"/>
    <w:rsid w:val="00563EC1"/>
    <w:rsid w:val="005642AE"/>
    <w:rsid w:val="005647FF"/>
    <w:rsid w:val="00564DA0"/>
    <w:rsid w:val="00564EFE"/>
    <w:rsid w:val="00565026"/>
    <w:rsid w:val="005653DC"/>
    <w:rsid w:val="005660E4"/>
    <w:rsid w:val="0056730A"/>
    <w:rsid w:val="00567C53"/>
    <w:rsid w:val="005708DA"/>
    <w:rsid w:val="005715A9"/>
    <w:rsid w:val="00572BCA"/>
    <w:rsid w:val="005738DE"/>
    <w:rsid w:val="00573A92"/>
    <w:rsid w:val="00574988"/>
    <w:rsid w:val="0057531E"/>
    <w:rsid w:val="005757E0"/>
    <w:rsid w:val="00576172"/>
    <w:rsid w:val="00576342"/>
    <w:rsid w:val="00576359"/>
    <w:rsid w:val="00576421"/>
    <w:rsid w:val="00576CB7"/>
    <w:rsid w:val="005771DF"/>
    <w:rsid w:val="00577E8A"/>
    <w:rsid w:val="0058043F"/>
    <w:rsid w:val="00580F36"/>
    <w:rsid w:val="005819F7"/>
    <w:rsid w:val="00582F2A"/>
    <w:rsid w:val="00583347"/>
    <w:rsid w:val="00583A18"/>
    <w:rsid w:val="005844DE"/>
    <w:rsid w:val="00585B2E"/>
    <w:rsid w:val="00585DE5"/>
    <w:rsid w:val="0058610D"/>
    <w:rsid w:val="0058615D"/>
    <w:rsid w:val="00586D6A"/>
    <w:rsid w:val="00586E94"/>
    <w:rsid w:val="0058790A"/>
    <w:rsid w:val="00587DA8"/>
    <w:rsid w:val="0059050C"/>
    <w:rsid w:val="00590C9B"/>
    <w:rsid w:val="00591D06"/>
    <w:rsid w:val="00591FE5"/>
    <w:rsid w:val="00592547"/>
    <w:rsid w:val="00592E87"/>
    <w:rsid w:val="005934DD"/>
    <w:rsid w:val="00593C8D"/>
    <w:rsid w:val="00594976"/>
    <w:rsid w:val="00595E6B"/>
    <w:rsid w:val="00595F10"/>
    <w:rsid w:val="00596211"/>
    <w:rsid w:val="0059641A"/>
    <w:rsid w:val="005965EF"/>
    <w:rsid w:val="00596C5B"/>
    <w:rsid w:val="00597573"/>
    <w:rsid w:val="00597733"/>
    <w:rsid w:val="00597DD2"/>
    <w:rsid w:val="00597EA9"/>
    <w:rsid w:val="005A112E"/>
    <w:rsid w:val="005A16A8"/>
    <w:rsid w:val="005A2ABC"/>
    <w:rsid w:val="005A3235"/>
    <w:rsid w:val="005A3581"/>
    <w:rsid w:val="005A3D6F"/>
    <w:rsid w:val="005A4103"/>
    <w:rsid w:val="005A469C"/>
    <w:rsid w:val="005A4776"/>
    <w:rsid w:val="005A48E8"/>
    <w:rsid w:val="005A5078"/>
    <w:rsid w:val="005A59F7"/>
    <w:rsid w:val="005A6C54"/>
    <w:rsid w:val="005A763C"/>
    <w:rsid w:val="005B0DD1"/>
    <w:rsid w:val="005B12E5"/>
    <w:rsid w:val="005B2419"/>
    <w:rsid w:val="005B30FF"/>
    <w:rsid w:val="005B3734"/>
    <w:rsid w:val="005B3F31"/>
    <w:rsid w:val="005B49EB"/>
    <w:rsid w:val="005B4BEF"/>
    <w:rsid w:val="005B57A0"/>
    <w:rsid w:val="005B593C"/>
    <w:rsid w:val="005C0463"/>
    <w:rsid w:val="005C12E9"/>
    <w:rsid w:val="005C23EC"/>
    <w:rsid w:val="005C4926"/>
    <w:rsid w:val="005C49B8"/>
    <w:rsid w:val="005C53F4"/>
    <w:rsid w:val="005C60D6"/>
    <w:rsid w:val="005C7642"/>
    <w:rsid w:val="005D0775"/>
    <w:rsid w:val="005D0BF9"/>
    <w:rsid w:val="005D3F74"/>
    <w:rsid w:val="005D5444"/>
    <w:rsid w:val="005D574A"/>
    <w:rsid w:val="005D57F8"/>
    <w:rsid w:val="005D603E"/>
    <w:rsid w:val="005D6FA1"/>
    <w:rsid w:val="005E02D7"/>
    <w:rsid w:val="005E3A3D"/>
    <w:rsid w:val="005E4956"/>
    <w:rsid w:val="005E5FFC"/>
    <w:rsid w:val="005E637E"/>
    <w:rsid w:val="005E69E7"/>
    <w:rsid w:val="005F00F4"/>
    <w:rsid w:val="005F0BB7"/>
    <w:rsid w:val="005F0BE6"/>
    <w:rsid w:val="005F0F0A"/>
    <w:rsid w:val="005F11DF"/>
    <w:rsid w:val="005F2F33"/>
    <w:rsid w:val="005F32CB"/>
    <w:rsid w:val="005F4DA6"/>
    <w:rsid w:val="005F53E0"/>
    <w:rsid w:val="005F5AC9"/>
    <w:rsid w:val="005F6550"/>
    <w:rsid w:val="005F6ED6"/>
    <w:rsid w:val="005F6FC8"/>
    <w:rsid w:val="005F788B"/>
    <w:rsid w:val="005F7964"/>
    <w:rsid w:val="006007F9"/>
    <w:rsid w:val="00601B4B"/>
    <w:rsid w:val="0060298F"/>
    <w:rsid w:val="00602D20"/>
    <w:rsid w:val="006048BD"/>
    <w:rsid w:val="00605360"/>
    <w:rsid w:val="00605504"/>
    <w:rsid w:val="00605609"/>
    <w:rsid w:val="006057B6"/>
    <w:rsid w:val="00605DCF"/>
    <w:rsid w:val="00605F35"/>
    <w:rsid w:val="00606C8B"/>
    <w:rsid w:val="006071D2"/>
    <w:rsid w:val="00610025"/>
    <w:rsid w:val="00610482"/>
    <w:rsid w:val="00610D8A"/>
    <w:rsid w:val="006115EB"/>
    <w:rsid w:val="00611984"/>
    <w:rsid w:val="006133F9"/>
    <w:rsid w:val="00613DF2"/>
    <w:rsid w:val="006141BC"/>
    <w:rsid w:val="006145D3"/>
    <w:rsid w:val="006162E6"/>
    <w:rsid w:val="00616336"/>
    <w:rsid w:val="0061705B"/>
    <w:rsid w:val="006171AB"/>
    <w:rsid w:val="006175A1"/>
    <w:rsid w:val="00620968"/>
    <w:rsid w:val="0062106F"/>
    <w:rsid w:val="006227E9"/>
    <w:rsid w:val="00622D80"/>
    <w:rsid w:val="006236A8"/>
    <w:rsid w:val="0062502B"/>
    <w:rsid w:val="0062528C"/>
    <w:rsid w:val="00626FDB"/>
    <w:rsid w:val="006270E2"/>
    <w:rsid w:val="0062739A"/>
    <w:rsid w:val="0063005D"/>
    <w:rsid w:val="006303ED"/>
    <w:rsid w:val="00630F39"/>
    <w:rsid w:val="006310F8"/>
    <w:rsid w:val="006324D1"/>
    <w:rsid w:val="00634769"/>
    <w:rsid w:val="00635051"/>
    <w:rsid w:val="00635572"/>
    <w:rsid w:val="006358B3"/>
    <w:rsid w:val="00635CFE"/>
    <w:rsid w:val="00635DBE"/>
    <w:rsid w:val="00637C15"/>
    <w:rsid w:val="00641152"/>
    <w:rsid w:val="0064371C"/>
    <w:rsid w:val="00643EAC"/>
    <w:rsid w:val="006450F7"/>
    <w:rsid w:val="00646C06"/>
    <w:rsid w:val="00646E7D"/>
    <w:rsid w:val="006472B5"/>
    <w:rsid w:val="006500C7"/>
    <w:rsid w:val="00650E9F"/>
    <w:rsid w:val="00651077"/>
    <w:rsid w:val="00651663"/>
    <w:rsid w:val="00652C99"/>
    <w:rsid w:val="00653697"/>
    <w:rsid w:val="006537FF"/>
    <w:rsid w:val="00653C59"/>
    <w:rsid w:val="0065404F"/>
    <w:rsid w:val="0065443A"/>
    <w:rsid w:val="0065472C"/>
    <w:rsid w:val="00657E7A"/>
    <w:rsid w:val="00660001"/>
    <w:rsid w:val="0066080B"/>
    <w:rsid w:val="00661453"/>
    <w:rsid w:val="0066470B"/>
    <w:rsid w:val="00664FE4"/>
    <w:rsid w:val="00666670"/>
    <w:rsid w:val="00667889"/>
    <w:rsid w:val="006702A4"/>
    <w:rsid w:val="00670C19"/>
    <w:rsid w:val="006721DD"/>
    <w:rsid w:val="0067229D"/>
    <w:rsid w:val="00672706"/>
    <w:rsid w:val="00673C07"/>
    <w:rsid w:val="00674BBA"/>
    <w:rsid w:val="00674BE6"/>
    <w:rsid w:val="00674C21"/>
    <w:rsid w:val="00674FC8"/>
    <w:rsid w:val="006754F0"/>
    <w:rsid w:val="0067558F"/>
    <w:rsid w:val="006755E3"/>
    <w:rsid w:val="0067579D"/>
    <w:rsid w:val="00675C85"/>
    <w:rsid w:val="00675D96"/>
    <w:rsid w:val="00675F72"/>
    <w:rsid w:val="00676557"/>
    <w:rsid w:val="00677216"/>
    <w:rsid w:val="00677E2A"/>
    <w:rsid w:val="00677F12"/>
    <w:rsid w:val="00680AB7"/>
    <w:rsid w:val="00680D27"/>
    <w:rsid w:val="00681AF9"/>
    <w:rsid w:val="00682ED1"/>
    <w:rsid w:val="0068400B"/>
    <w:rsid w:val="00685368"/>
    <w:rsid w:val="006853BE"/>
    <w:rsid w:val="0068570F"/>
    <w:rsid w:val="00686097"/>
    <w:rsid w:val="0068691D"/>
    <w:rsid w:val="0068708C"/>
    <w:rsid w:val="006870BB"/>
    <w:rsid w:val="00687C22"/>
    <w:rsid w:val="00690E20"/>
    <w:rsid w:val="0069117E"/>
    <w:rsid w:val="00692AB0"/>
    <w:rsid w:val="00692C0C"/>
    <w:rsid w:val="00692FBA"/>
    <w:rsid w:val="0069360A"/>
    <w:rsid w:val="0069446D"/>
    <w:rsid w:val="0069492F"/>
    <w:rsid w:val="0069575C"/>
    <w:rsid w:val="006969DA"/>
    <w:rsid w:val="00696B5C"/>
    <w:rsid w:val="0069776F"/>
    <w:rsid w:val="00697E52"/>
    <w:rsid w:val="006A014A"/>
    <w:rsid w:val="006A101F"/>
    <w:rsid w:val="006A1211"/>
    <w:rsid w:val="006A13B7"/>
    <w:rsid w:val="006A1F3C"/>
    <w:rsid w:val="006A386D"/>
    <w:rsid w:val="006A4574"/>
    <w:rsid w:val="006A4A5A"/>
    <w:rsid w:val="006A4C8D"/>
    <w:rsid w:val="006A5B11"/>
    <w:rsid w:val="006A5D5C"/>
    <w:rsid w:val="006A5E2B"/>
    <w:rsid w:val="006A7063"/>
    <w:rsid w:val="006B111B"/>
    <w:rsid w:val="006B16FB"/>
    <w:rsid w:val="006B1BD9"/>
    <w:rsid w:val="006B1FFD"/>
    <w:rsid w:val="006B267B"/>
    <w:rsid w:val="006B37B3"/>
    <w:rsid w:val="006B3AC9"/>
    <w:rsid w:val="006B58A2"/>
    <w:rsid w:val="006B5BD3"/>
    <w:rsid w:val="006B61CF"/>
    <w:rsid w:val="006B6DC6"/>
    <w:rsid w:val="006C0B3E"/>
    <w:rsid w:val="006C226B"/>
    <w:rsid w:val="006C2698"/>
    <w:rsid w:val="006C45C9"/>
    <w:rsid w:val="006C5193"/>
    <w:rsid w:val="006C5949"/>
    <w:rsid w:val="006C64AD"/>
    <w:rsid w:val="006C7029"/>
    <w:rsid w:val="006C7AA7"/>
    <w:rsid w:val="006D22E5"/>
    <w:rsid w:val="006D3273"/>
    <w:rsid w:val="006D32F3"/>
    <w:rsid w:val="006D3954"/>
    <w:rsid w:val="006D47D0"/>
    <w:rsid w:val="006D5079"/>
    <w:rsid w:val="006D533C"/>
    <w:rsid w:val="006D6E49"/>
    <w:rsid w:val="006E0D47"/>
    <w:rsid w:val="006E0F5A"/>
    <w:rsid w:val="006E16F5"/>
    <w:rsid w:val="006E2834"/>
    <w:rsid w:val="006E2FE5"/>
    <w:rsid w:val="006E36E3"/>
    <w:rsid w:val="006E37E4"/>
    <w:rsid w:val="006E3895"/>
    <w:rsid w:val="006E3C3E"/>
    <w:rsid w:val="006E4529"/>
    <w:rsid w:val="006E4A37"/>
    <w:rsid w:val="006E5F7B"/>
    <w:rsid w:val="006E7AF0"/>
    <w:rsid w:val="006E7B2C"/>
    <w:rsid w:val="006E7E4C"/>
    <w:rsid w:val="006F121E"/>
    <w:rsid w:val="006F164F"/>
    <w:rsid w:val="006F1951"/>
    <w:rsid w:val="006F19D8"/>
    <w:rsid w:val="006F2505"/>
    <w:rsid w:val="006F26A5"/>
    <w:rsid w:val="006F2B32"/>
    <w:rsid w:val="006F34DE"/>
    <w:rsid w:val="006F37B9"/>
    <w:rsid w:val="006F3D89"/>
    <w:rsid w:val="006F45F2"/>
    <w:rsid w:val="006F5F5A"/>
    <w:rsid w:val="006F6046"/>
    <w:rsid w:val="006F60D4"/>
    <w:rsid w:val="006F63B2"/>
    <w:rsid w:val="006F71D2"/>
    <w:rsid w:val="006F7B75"/>
    <w:rsid w:val="007007A4"/>
    <w:rsid w:val="0070098E"/>
    <w:rsid w:val="00700E35"/>
    <w:rsid w:val="007022EC"/>
    <w:rsid w:val="007025DB"/>
    <w:rsid w:val="0070356F"/>
    <w:rsid w:val="0070388B"/>
    <w:rsid w:val="00704FF3"/>
    <w:rsid w:val="00705D58"/>
    <w:rsid w:val="00705EBE"/>
    <w:rsid w:val="0070673C"/>
    <w:rsid w:val="00707502"/>
    <w:rsid w:val="007079F1"/>
    <w:rsid w:val="00707F10"/>
    <w:rsid w:val="00710212"/>
    <w:rsid w:val="00710E0B"/>
    <w:rsid w:val="00712668"/>
    <w:rsid w:val="00714922"/>
    <w:rsid w:val="00715AD8"/>
    <w:rsid w:val="00715F6A"/>
    <w:rsid w:val="00717543"/>
    <w:rsid w:val="00717EE4"/>
    <w:rsid w:val="007202A4"/>
    <w:rsid w:val="007211B2"/>
    <w:rsid w:val="00721F6E"/>
    <w:rsid w:val="007225D6"/>
    <w:rsid w:val="00722995"/>
    <w:rsid w:val="00723E14"/>
    <w:rsid w:val="00724370"/>
    <w:rsid w:val="00724974"/>
    <w:rsid w:val="00724BBE"/>
    <w:rsid w:val="007253B7"/>
    <w:rsid w:val="00725A7E"/>
    <w:rsid w:val="00725CCD"/>
    <w:rsid w:val="00727724"/>
    <w:rsid w:val="007303BE"/>
    <w:rsid w:val="007316D0"/>
    <w:rsid w:val="00732006"/>
    <w:rsid w:val="00732181"/>
    <w:rsid w:val="007330C2"/>
    <w:rsid w:val="007331EC"/>
    <w:rsid w:val="00734320"/>
    <w:rsid w:val="00735099"/>
    <w:rsid w:val="007355C3"/>
    <w:rsid w:val="00737317"/>
    <w:rsid w:val="007401F6"/>
    <w:rsid w:val="007405A5"/>
    <w:rsid w:val="00741423"/>
    <w:rsid w:val="00741E74"/>
    <w:rsid w:val="007430C0"/>
    <w:rsid w:val="007430EC"/>
    <w:rsid w:val="00746C02"/>
    <w:rsid w:val="0074780D"/>
    <w:rsid w:val="00747BDF"/>
    <w:rsid w:val="00747C8E"/>
    <w:rsid w:val="00747DEB"/>
    <w:rsid w:val="00750A02"/>
    <w:rsid w:val="00750F46"/>
    <w:rsid w:val="00750F8E"/>
    <w:rsid w:val="00751103"/>
    <w:rsid w:val="0075133C"/>
    <w:rsid w:val="00751D2D"/>
    <w:rsid w:val="00751E45"/>
    <w:rsid w:val="00752305"/>
    <w:rsid w:val="00753218"/>
    <w:rsid w:val="00753E5B"/>
    <w:rsid w:val="007557C1"/>
    <w:rsid w:val="00757468"/>
    <w:rsid w:val="0076025D"/>
    <w:rsid w:val="00760290"/>
    <w:rsid w:val="00760A37"/>
    <w:rsid w:val="00760E0E"/>
    <w:rsid w:val="00761148"/>
    <w:rsid w:val="00761C2C"/>
    <w:rsid w:val="00762572"/>
    <w:rsid w:val="007627B2"/>
    <w:rsid w:val="00763210"/>
    <w:rsid w:val="0076337E"/>
    <w:rsid w:val="00764651"/>
    <w:rsid w:val="007653C6"/>
    <w:rsid w:val="00765C88"/>
    <w:rsid w:val="00765E64"/>
    <w:rsid w:val="00766C7F"/>
    <w:rsid w:val="00766CD1"/>
    <w:rsid w:val="007701DE"/>
    <w:rsid w:val="007706BE"/>
    <w:rsid w:val="00770A60"/>
    <w:rsid w:val="007711F7"/>
    <w:rsid w:val="00771C48"/>
    <w:rsid w:val="00775C00"/>
    <w:rsid w:val="0077678D"/>
    <w:rsid w:val="00776BC6"/>
    <w:rsid w:val="00776C40"/>
    <w:rsid w:val="007770E0"/>
    <w:rsid w:val="007772B4"/>
    <w:rsid w:val="00777BC3"/>
    <w:rsid w:val="00777D7B"/>
    <w:rsid w:val="00781293"/>
    <w:rsid w:val="00782544"/>
    <w:rsid w:val="00783217"/>
    <w:rsid w:val="0078391C"/>
    <w:rsid w:val="00783BEF"/>
    <w:rsid w:val="00784450"/>
    <w:rsid w:val="0078542C"/>
    <w:rsid w:val="00785591"/>
    <w:rsid w:val="007857FB"/>
    <w:rsid w:val="00785863"/>
    <w:rsid w:val="007861E3"/>
    <w:rsid w:val="00787E34"/>
    <w:rsid w:val="00790081"/>
    <w:rsid w:val="00790191"/>
    <w:rsid w:val="00790522"/>
    <w:rsid w:val="007909B6"/>
    <w:rsid w:val="0079168B"/>
    <w:rsid w:val="007916E7"/>
    <w:rsid w:val="0079231E"/>
    <w:rsid w:val="0079322B"/>
    <w:rsid w:val="00794B68"/>
    <w:rsid w:val="0079515A"/>
    <w:rsid w:val="007970EE"/>
    <w:rsid w:val="00797172"/>
    <w:rsid w:val="007978F1"/>
    <w:rsid w:val="00797A48"/>
    <w:rsid w:val="00797B4B"/>
    <w:rsid w:val="00797F4B"/>
    <w:rsid w:val="00797FBD"/>
    <w:rsid w:val="007A0D78"/>
    <w:rsid w:val="007A24A8"/>
    <w:rsid w:val="007A34F6"/>
    <w:rsid w:val="007A3B0B"/>
    <w:rsid w:val="007A4A7D"/>
    <w:rsid w:val="007A5A59"/>
    <w:rsid w:val="007A71EF"/>
    <w:rsid w:val="007A7944"/>
    <w:rsid w:val="007A7E92"/>
    <w:rsid w:val="007A7ED5"/>
    <w:rsid w:val="007B0928"/>
    <w:rsid w:val="007B0ADD"/>
    <w:rsid w:val="007B0DA6"/>
    <w:rsid w:val="007B137B"/>
    <w:rsid w:val="007B23C3"/>
    <w:rsid w:val="007B2C27"/>
    <w:rsid w:val="007B2DAE"/>
    <w:rsid w:val="007B3943"/>
    <w:rsid w:val="007B5225"/>
    <w:rsid w:val="007B5454"/>
    <w:rsid w:val="007B55B9"/>
    <w:rsid w:val="007B62EC"/>
    <w:rsid w:val="007B71E2"/>
    <w:rsid w:val="007C14C4"/>
    <w:rsid w:val="007C1C02"/>
    <w:rsid w:val="007C2031"/>
    <w:rsid w:val="007C275F"/>
    <w:rsid w:val="007C28A4"/>
    <w:rsid w:val="007C2949"/>
    <w:rsid w:val="007C3138"/>
    <w:rsid w:val="007C3613"/>
    <w:rsid w:val="007C3C15"/>
    <w:rsid w:val="007C3DFB"/>
    <w:rsid w:val="007C4B96"/>
    <w:rsid w:val="007C4C19"/>
    <w:rsid w:val="007C5709"/>
    <w:rsid w:val="007C5995"/>
    <w:rsid w:val="007C7C10"/>
    <w:rsid w:val="007D0BA5"/>
    <w:rsid w:val="007D1C12"/>
    <w:rsid w:val="007D2A4B"/>
    <w:rsid w:val="007D2D5D"/>
    <w:rsid w:val="007D3A11"/>
    <w:rsid w:val="007D47CC"/>
    <w:rsid w:val="007D71FA"/>
    <w:rsid w:val="007E0AF7"/>
    <w:rsid w:val="007E0B7F"/>
    <w:rsid w:val="007E173E"/>
    <w:rsid w:val="007E2BB1"/>
    <w:rsid w:val="007E39AD"/>
    <w:rsid w:val="007E6AEB"/>
    <w:rsid w:val="007E7A7A"/>
    <w:rsid w:val="007F2216"/>
    <w:rsid w:val="007F3896"/>
    <w:rsid w:val="007F4D49"/>
    <w:rsid w:val="007F5BFE"/>
    <w:rsid w:val="007F5F6D"/>
    <w:rsid w:val="007F6371"/>
    <w:rsid w:val="007F6A8B"/>
    <w:rsid w:val="007F6F7E"/>
    <w:rsid w:val="007F73B9"/>
    <w:rsid w:val="008007B3"/>
    <w:rsid w:val="0080080B"/>
    <w:rsid w:val="00801394"/>
    <w:rsid w:val="008013DB"/>
    <w:rsid w:val="0080255A"/>
    <w:rsid w:val="00802D37"/>
    <w:rsid w:val="00802E30"/>
    <w:rsid w:val="00803238"/>
    <w:rsid w:val="0080326A"/>
    <w:rsid w:val="00804F8E"/>
    <w:rsid w:val="00806233"/>
    <w:rsid w:val="0080686F"/>
    <w:rsid w:val="0080753A"/>
    <w:rsid w:val="00807691"/>
    <w:rsid w:val="0081022F"/>
    <w:rsid w:val="00810FB2"/>
    <w:rsid w:val="00811C0F"/>
    <w:rsid w:val="00811DB4"/>
    <w:rsid w:val="008132CF"/>
    <w:rsid w:val="00813557"/>
    <w:rsid w:val="00814F9B"/>
    <w:rsid w:val="0081557B"/>
    <w:rsid w:val="008167DA"/>
    <w:rsid w:val="00816A67"/>
    <w:rsid w:val="00816BFA"/>
    <w:rsid w:val="00821D94"/>
    <w:rsid w:val="00823029"/>
    <w:rsid w:val="00825362"/>
    <w:rsid w:val="00826A5D"/>
    <w:rsid w:val="008276A0"/>
    <w:rsid w:val="00827D90"/>
    <w:rsid w:val="008305DD"/>
    <w:rsid w:val="008313C9"/>
    <w:rsid w:val="00831E74"/>
    <w:rsid w:val="008324A5"/>
    <w:rsid w:val="00832556"/>
    <w:rsid w:val="00832737"/>
    <w:rsid w:val="00833572"/>
    <w:rsid w:val="0083397D"/>
    <w:rsid w:val="00833DAD"/>
    <w:rsid w:val="00834D20"/>
    <w:rsid w:val="00835370"/>
    <w:rsid w:val="008366E0"/>
    <w:rsid w:val="00836727"/>
    <w:rsid w:val="00837047"/>
    <w:rsid w:val="0083799C"/>
    <w:rsid w:val="00840980"/>
    <w:rsid w:val="00840A24"/>
    <w:rsid w:val="0084117D"/>
    <w:rsid w:val="00841EDC"/>
    <w:rsid w:val="00841F43"/>
    <w:rsid w:val="008422B2"/>
    <w:rsid w:val="008423FE"/>
    <w:rsid w:val="00844478"/>
    <w:rsid w:val="008449AA"/>
    <w:rsid w:val="00844DDE"/>
    <w:rsid w:val="008454A6"/>
    <w:rsid w:val="0084578A"/>
    <w:rsid w:val="0084730B"/>
    <w:rsid w:val="008525BF"/>
    <w:rsid w:val="008536F0"/>
    <w:rsid w:val="008538A1"/>
    <w:rsid w:val="00853A76"/>
    <w:rsid w:val="00854710"/>
    <w:rsid w:val="00854EC3"/>
    <w:rsid w:val="0085532D"/>
    <w:rsid w:val="00855596"/>
    <w:rsid w:val="00856141"/>
    <w:rsid w:val="00857582"/>
    <w:rsid w:val="00857692"/>
    <w:rsid w:val="00857BAB"/>
    <w:rsid w:val="00857DAD"/>
    <w:rsid w:val="008604FC"/>
    <w:rsid w:val="008605DA"/>
    <w:rsid w:val="00860DDC"/>
    <w:rsid w:val="00861BD7"/>
    <w:rsid w:val="00862C31"/>
    <w:rsid w:val="008650D2"/>
    <w:rsid w:val="008657EB"/>
    <w:rsid w:val="00865839"/>
    <w:rsid w:val="00866060"/>
    <w:rsid w:val="00866FA3"/>
    <w:rsid w:val="00867920"/>
    <w:rsid w:val="00867CFC"/>
    <w:rsid w:val="008704D2"/>
    <w:rsid w:val="00870A26"/>
    <w:rsid w:val="008715F5"/>
    <w:rsid w:val="0087324E"/>
    <w:rsid w:val="0087349A"/>
    <w:rsid w:val="008739C1"/>
    <w:rsid w:val="00873DF7"/>
    <w:rsid w:val="00873E07"/>
    <w:rsid w:val="00874344"/>
    <w:rsid w:val="0087750F"/>
    <w:rsid w:val="00877D8F"/>
    <w:rsid w:val="008801B6"/>
    <w:rsid w:val="00880F7F"/>
    <w:rsid w:val="00881279"/>
    <w:rsid w:val="0088167C"/>
    <w:rsid w:val="008817DD"/>
    <w:rsid w:val="008831E0"/>
    <w:rsid w:val="0088409F"/>
    <w:rsid w:val="008845C8"/>
    <w:rsid w:val="00884660"/>
    <w:rsid w:val="00884DF5"/>
    <w:rsid w:val="00885B06"/>
    <w:rsid w:val="0088692A"/>
    <w:rsid w:val="00886E6C"/>
    <w:rsid w:val="00887B7B"/>
    <w:rsid w:val="00887CCB"/>
    <w:rsid w:val="00890168"/>
    <w:rsid w:val="008905C8"/>
    <w:rsid w:val="00891369"/>
    <w:rsid w:val="008913A6"/>
    <w:rsid w:val="0089199A"/>
    <w:rsid w:val="00892374"/>
    <w:rsid w:val="00893CB3"/>
    <w:rsid w:val="008940EC"/>
    <w:rsid w:val="0089483A"/>
    <w:rsid w:val="00895721"/>
    <w:rsid w:val="00895989"/>
    <w:rsid w:val="008967F9"/>
    <w:rsid w:val="00897230"/>
    <w:rsid w:val="008978DA"/>
    <w:rsid w:val="008A06FD"/>
    <w:rsid w:val="008A10DE"/>
    <w:rsid w:val="008A11D8"/>
    <w:rsid w:val="008A1225"/>
    <w:rsid w:val="008A131C"/>
    <w:rsid w:val="008A42F0"/>
    <w:rsid w:val="008A4DB4"/>
    <w:rsid w:val="008A6188"/>
    <w:rsid w:val="008A6985"/>
    <w:rsid w:val="008A6DAA"/>
    <w:rsid w:val="008B0624"/>
    <w:rsid w:val="008B349A"/>
    <w:rsid w:val="008B41A9"/>
    <w:rsid w:val="008B4371"/>
    <w:rsid w:val="008B489A"/>
    <w:rsid w:val="008B48BD"/>
    <w:rsid w:val="008B4EEA"/>
    <w:rsid w:val="008B5063"/>
    <w:rsid w:val="008B5104"/>
    <w:rsid w:val="008B64D6"/>
    <w:rsid w:val="008B70F7"/>
    <w:rsid w:val="008B7DF7"/>
    <w:rsid w:val="008C0544"/>
    <w:rsid w:val="008C1AA9"/>
    <w:rsid w:val="008C2D4E"/>
    <w:rsid w:val="008C32D4"/>
    <w:rsid w:val="008C33BD"/>
    <w:rsid w:val="008C3DA1"/>
    <w:rsid w:val="008C3E7A"/>
    <w:rsid w:val="008C4D41"/>
    <w:rsid w:val="008C5258"/>
    <w:rsid w:val="008C5DC2"/>
    <w:rsid w:val="008C63BD"/>
    <w:rsid w:val="008C74DB"/>
    <w:rsid w:val="008D164E"/>
    <w:rsid w:val="008D1BFB"/>
    <w:rsid w:val="008D1E35"/>
    <w:rsid w:val="008D257B"/>
    <w:rsid w:val="008D2C13"/>
    <w:rsid w:val="008D2D5F"/>
    <w:rsid w:val="008D3D50"/>
    <w:rsid w:val="008D3F71"/>
    <w:rsid w:val="008D50F6"/>
    <w:rsid w:val="008D7665"/>
    <w:rsid w:val="008D7F63"/>
    <w:rsid w:val="008E2585"/>
    <w:rsid w:val="008E2788"/>
    <w:rsid w:val="008E42FD"/>
    <w:rsid w:val="008E5447"/>
    <w:rsid w:val="008E75E1"/>
    <w:rsid w:val="008E7B16"/>
    <w:rsid w:val="008F0394"/>
    <w:rsid w:val="008F0453"/>
    <w:rsid w:val="008F0F79"/>
    <w:rsid w:val="008F1BCB"/>
    <w:rsid w:val="008F1E40"/>
    <w:rsid w:val="008F26B3"/>
    <w:rsid w:val="008F386C"/>
    <w:rsid w:val="008F4EB7"/>
    <w:rsid w:val="008F60F3"/>
    <w:rsid w:val="008F642E"/>
    <w:rsid w:val="008F670E"/>
    <w:rsid w:val="008F6B79"/>
    <w:rsid w:val="008F6CFD"/>
    <w:rsid w:val="008F7108"/>
    <w:rsid w:val="008F7113"/>
    <w:rsid w:val="008F7F22"/>
    <w:rsid w:val="00900534"/>
    <w:rsid w:val="00901657"/>
    <w:rsid w:val="00901779"/>
    <w:rsid w:val="0090298C"/>
    <w:rsid w:val="00902D60"/>
    <w:rsid w:val="00903310"/>
    <w:rsid w:val="00903C0F"/>
    <w:rsid w:val="00903D6B"/>
    <w:rsid w:val="00903EF1"/>
    <w:rsid w:val="0090480A"/>
    <w:rsid w:val="00905A09"/>
    <w:rsid w:val="00905A97"/>
    <w:rsid w:val="00906354"/>
    <w:rsid w:val="00906A2D"/>
    <w:rsid w:val="0090708E"/>
    <w:rsid w:val="0091030D"/>
    <w:rsid w:val="00910327"/>
    <w:rsid w:val="00910AC8"/>
    <w:rsid w:val="00911EFE"/>
    <w:rsid w:val="009132A4"/>
    <w:rsid w:val="009133B1"/>
    <w:rsid w:val="00914381"/>
    <w:rsid w:val="0091456E"/>
    <w:rsid w:val="0091568C"/>
    <w:rsid w:val="009163D4"/>
    <w:rsid w:val="0091695E"/>
    <w:rsid w:val="00921356"/>
    <w:rsid w:val="00923528"/>
    <w:rsid w:val="009241BD"/>
    <w:rsid w:val="009241D1"/>
    <w:rsid w:val="00924C77"/>
    <w:rsid w:val="00925174"/>
    <w:rsid w:val="0092580E"/>
    <w:rsid w:val="00926926"/>
    <w:rsid w:val="009276A2"/>
    <w:rsid w:val="00927995"/>
    <w:rsid w:val="00927C2D"/>
    <w:rsid w:val="00927ECC"/>
    <w:rsid w:val="0093007B"/>
    <w:rsid w:val="0093238D"/>
    <w:rsid w:val="00933BA5"/>
    <w:rsid w:val="00933F78"/>
    <w:rsid w:val="009348AB"/>
    <w:rsid w:val="0093508E"/>
    <w:rsid w:val="00936642"/>
    <w:rsid w:val="0093799F"/>
    <w:rsid w:val="00941798"/>
    <w:rsid w:val="00941927"/>
    <w:rsid w:val="00941B95"/>
    <w:rsid w:val="00941E66"/>
    <w:rsid w:val="00942C31"/>
    <w:rsid w:val="00944269"/>
    <w:rsid w:val="0094457A"/>
    <w:rsid w:val="00945408"/>
    <w:rsid w:val="00945695"/>
    <w:rsid w:val="00945767"/>
    <w:rsid w:val="00945E2B"/>
    <w:rsid w:val="00946216"/>
    <w:rsid w:val="0095012C"/>
    <w:rsid w:val="009509EE"/>
    <w:rsid w:val="00952004"/>
    <w:rsid w:val="00952122"/>
    <w:rsid w:val="00952506"/>
    <w:rsid w:val="0095375D"/>
    <w:rsid w:val="00953B4B"/>
    <w:rsid w:val="0095504D"/>
    <w:rsid w:val="00955121"/>
    <w:rsid w:val="00955959"/>
    <w:rsid w:val="00957697"/>
    <w:rsid w:val="00957837"/>
    <w:rsid w:val="00957B94"/>
    <w:rsid w:val="00957E54"/>
    <w:rsid w:val="00960485"/>
    <w:rsid w:val="009607E0"/>
    <w:rsid w:val="00961AFF"/>
    <w:rsid w:val="00962C45"/>
    <w:rsid w:val="00963423"/>
    <w:rsid w:val="009635B0"/>
    <w:rsid w:val="009636CE"/>
    <w:rsid w:val="00964A31"/>
    <w:rsid w:val="00964BB4"/>
    <w:rsid w:val="00967827"/>
    <w:rsid w:val="00970593"/>
    <w:rsid w:val="009713D9"/>
    <w:rsid w:val="009716EA"/>
    <w:rsid w:val="009722B9"/>
    <w:rsid w:val="009723F7"/>
    <w:rsid w:val="009726F8"/>
    <w:rsid w:val="00972DCC"/>
    <w:rsid w:val="009739A0"/>
    <w:rsid w:val="00975BE8"/>
    <w:rsid w:val="00975F68"/>
    <w:rsid w:val="0097606F"/>
    <w:rsid w:val="009760B9"/>
    <w:rsid w:val="00976A7F"/>
    <w:rsid w:val="00977044"/>
    <w:rsid w:val="00981212"/>
    <w:rsid w:val="009813E9"/>
    <w:rsid w:val="0098167C"/>
    <w:rsid w:val="0098291C"/>
    <w:rsid w:val="00982D2A"/>
    <w:rsid w:val="00983234"/>
    <w:rsid w:val="00984D07"/>
    <w:rsid w:val="00985084"/>
    <w:rsid w:val="00985698"/>
    <w:rsid w:val="00985F56"/>
    <w:rsid w:val="00986864"/>
    <w:rsid w:val="009871B9"/>
    <w:rsid w:val="00987B4C"/>
    <w:rsid w:val="009901B1"/>
    <w:rsid w:val="0099152A"/>
    <w:rsid w:val="0099193C"/>
    <w:rsid w:val="0099292C"/>
    <w:rsid w:val="0099398D"/>
    <w:rsid w:val="0099435C"/>
    <w:rsid w:val="00996484"/>
    <w:rsid w:val="00996632"/>
    <w:rsid w:val="00997F5C"/>
    <w:rsid w:val="009A2003"/>
    <w:rsid w:val="009A307D"/>
    <w:rsid w:val="009A342C"/>
    <w:rsid w:val="009A348A"/>
    <w:rsid w:val="009A4A00"/>
    <w:rsid w:val="009A5BB1"/>
    <w:rsid w:val="009A6EEC"/>
    <w:rsid w:val="009A7225"/>
    <w:rsid w:val="009B0949"/>
    <w:rsid w:val="009B10DA"/>
    <w:rsid w:val="009B1C39"/>
    <w:rsid w:val="009B242A"/>
    <w:rsid w:val="009B29D7"/>
    <w:rsid w:val="009B2C61"/>
    <w:rsid w:val="009B2DA1"/>
    <w:rsid w:val="009B3233"/>
    <w:rsid w:val="009B3692"/>
    <w:rsid w:val="009B4332"/>
    <w:rsid w:val="009B442A"/>
    <w:rsid w:val="009B49D1"/>
    <w:rsid w:val="009B550C"/>
    <w:rsid w:val="009B63E3"/>
    <w:rsid w:val="009B6535"/>
    <w:rsid w:val="009B7E9C"/>
    <w:rsid w:val="009C1A22"/>
    <w:rsid w:val="009C33D8"/>
    <w:rsid w:val="009C34EE"/>
    <w:rsid w:val="009C6000"/>
    <w:rsid w:val="009C702B"/>
    <w:rsid w:val="009C7C67"/>
    <w:rsid w:val="009D0F31"/>
    <w:rsid w:val="009D22CA"/>
    <w:rsid w:val="009D3110"/>
    <w:rsid w:val="009D321F"/>
    <w:rsid w:val="009D7DDC"/>
    <w:rsid w:val="009E077C"/>
    <w:rsid w:val="009E1713"/>
    <w:rsid w:val="009E186B"/>
    <w:rsid w:val="009E1B59"/>
    <w:rsid w:val="009E267D"/>
    <w:rsid w:val="009E2A79"/>
    <w:rsid w:val="009E309F"/>
    <w:rsid w:val="009E341A"/>
    <w:rsid w:val="009E4244"/>
    <w:rsid w:val="009E42CB"/>
    <w:rsid w:val="009E4EB7"/>
    <w:rsid w:val="009E5B15"/>
    <w:rsid w:val="009E5C67"/>
    <w:rsid w:val="009E698A"/>
    <w:rsid w:val="009E6A95"/>
    <w:rsid w:val="009E6D0B"/>
    <w:rsid w:val="009F0053"/>
    <w:rsid w:val="009F2B06"/>
    <w:rsid w:val="009F463A"/>
    <w:rsid w:val="009F5371"/>
    <w:rsid w:val="009F5514"/>
    <w:rsid w:val="009F6102"/>
    <w:rsid w:val="009F67A0"/>
    <w:rsid w:val="009F6B18"/>
    <w:rsid w:val="009F6E2D"/>
    <w:rsid w:val="009F702F"/>
    <w:rsid w:val="009F7F4E"/>
    <w:rsid w:val="00A004F5"/>
    <w:rsid w:val="00A00867"/>
    <w:rsid w:val="00A01E66"/>
    <w:rsid w:val="00A0262F"/>
    <w:rsid w:val="00A02AAC"/>
    <w:rsid w:val="00A03567"/>
    <w:rsid w:val="00A04266"/>
    <w:rsid w:val="00A0448A"/>
    <w:rsid w:val="00A04C3D"/>
    <w:rsid w:val="00A069AA"/>
    <w:rsid w:val="00A06B12"/>
    <w:rsid w:val="00A07499"/>
    <w:rsid w:val="00A07865"/>
    <w:rsid w:val="00A1022A"/>
    <w:rsid w:val="00A10482"/>
    <w:rsid w:val="00A10D7F"/>
    <w:rsid w:val="00A12E37"/>
    <w:rsid w:val="00A12F05"/>
    <w:rsid w:val="00A16883"/>
    <w:rsid w:val="00A17D0A"/>
    <w:rsid w:val="00A21774"/>
    <w:rsid w:val="00A22CC4"/>
    <w:rsid w:val="00A23B6A"/>
    <w:rsid w:val="00A2449E"/>
    <w:rsid w:val="00A248DC"/>
    <w:rsid w:val="00A272F2"/>
    <w:rsid w:val="00A27844"/>
    <w:rsid w:val="00A30661"/>
    <w:rsid w:val="00A30E37"/>
    <w:rsid w:val="00A31952"/>
    <w:rsid w:val="00A32C76"/>
    <w:rsid w:val="00A33135"/>
    <w:rsid w:val="00A3370D"/>
    <w:rsid w:val="00A33812"/>
    <w:rsid w:val="00A33C17"/>
    <w:rsid w:val="00A35C10"/>
    <w:rsid w:val="00A3622A"/>
    <w:rsid w:val="00A364F6"/>
    <w:rsid w:val="00A368B1"/>
    <w:rsid w:val="00A40EDD"/>
    <w:rsid w:val="00A41994"/>
    <w:rsid w:val="00A4276E"/>
    <w:rsid w:val="00A44655"/>
    <w:rsid w:val="00A44866"/>
    <w:rsid w:val="00A44967"/>
    <w:rsid w:val="00A45072"/>
    <w:rsid w:val="00A455BC"/>
    <w:rsid w:val="00A45A1A"/>
    <w:rsid w:val="00A4740C"/>
    <w:rsid w:val="00A4765C"/>
    <w:rsid w:val="00A47B58"/>
    <w:rsid w:val="00A47DE8"/>
    <w:rsid w:val="00A47F6B"/>
    <w:rsid w:val="00A50C6E"/>
    <w:rsid w:val="00A50D14"/>
    <w:rsid w:val="00A50F18"/>
    <w:rsid w:val="00A51518"/>
    <w:rsid w:val="00A51555"/>
    <w:rsid w:val="00A51783"/>
    <w:rsid w:val="00A51A1D"/>
    <w:rsid w:val="00A5232F"/>
    <w:rsid w:val="00A52595"/>
    <w:rsid w:val="00A53267"/>
    <w:rsid w:val="00A53850"/>
    <w:rsid w:val="00A53F06"/>
    <w:rsid w:val="00A54E14"/>
    <w:rsid w:val="00A55965"/>
    <w:rsid w:val="00A55EBD"/>
    <w:rsid w:val="00A56D17"/>
    <w:rsid w:val="00A57B7D"/>
    <w:rsid w:val="00A60961"/>
    <w:rsid w:val="00A61003"/>
    <w:rsid w:val="00A611CD"/>
    <w:rsid w:val="00A6226B"/>
    <w:rsid w:val="00A6436B"/>
    <w:rsid w:val="00A6464D"/>
    <w:rsid w:val="00A64B1B"/>
    <w:rsid w:val="00A65576"/>
    <w:rsid w:val="00A65C16"/>
    <w:rsid w:val="00A65CBE"/>
    <w:rsid w:val="00A66156"/>
    <w:rsid w:val="00A7182E"/>
    <w:rsid w:val="00A73071"/>
    <w:rsid w:val="00A73782"/>
    <w:rsid w:val="00A743D2"/>
    <w:rsid w:val="00A75162"/>
    <w:rsid w:val="00A753DE"/>
    <w:rsid w:val="00A75A09"/>
    <w:rsid w:val="00A75D3F"/>
    <w:rsid w:val="00A75D5D"/>
    <w:rsid w:val="00A75D96"/>
    <w:rsid w:val="00A77FF2"/>
    <w:rsid w:val="00A8044F"/>
    <w:rsid w:val="00A80F01"/>
    <w:rsid w:val="00A81344"/>
    <w:rsid w:val="00A814AF"/>
    <w:rsid w:val="00A81902"/>
    <w:rsid w:val="00A83BB4"/>
    <w:rsid w:val="00A8502D"/>
    <w:rsid w:val="00A85AE9"/>
    <w:rsid w:val="00A862C3"/>
    <w:rsid w:val="00A8710C"/>
    <w:rsid w:val="00A87431"/>
    <w:rsid w:val="00A87759"/>
    <w:rsid w:val="00A8787F"/>
    <w:rsid w:val="00A87CEB"/>
    <w:rsid w:val="00A87FA6"/>
    <w:rsid w:val="00A87FFC"/>
    <w:rsid w:val="00A91263"/>
    <w:rsid w:val="00A9191D"/>
    <w:rsid w:val="00A92256"/>
    <w:rsid w:val="00A92A62"/>
    <w:rsid w:val="00A92F94"/>
    <w:rsid w:val="00A95043"/>
    <w:rsid w:val="00A950B8"/>
    <w:rsid w:val="00A96A2E"/>
    <w:rsid w:val="00A979A3"/>
    <w:rsid w:val="00AA087A"/>
    <w:rsid w:val="00AA2CCD"/>
    <w:rsid w:val="00AA3DC8"/>
    <w:rsid w:val="00AA3EB9"/>
    <w:rsid w:val="00AA49FD"/>
    <w:rsid w:val="00AA5727"/>
    <w:rsid w:val="00AA5BE3"/>
    <w:rsid w:val="00AA61C2"/>
    <w:rsid w:val="00AA698E"/>
    <w:rsid w:val="00AA6A41"/>
    <w:rsid w:val="00AB1703"/>
    <w:rsid w:val="00AB198F"/>
    <w:rsid w:val="00AB220D"/>
    <w:rsid w:val="00AB2964"/>
    <w:rsid w:val="00AB33D7"/>
    <w:rsid w:val="00AB4549"/>
    <w:rsid w:val="00AB5744"/>
    <w:rsid w:val="00AB5CD4"/>
    <w:rsid w:val="00AB5FE0"/>
    <w:rsid w:val="00AB686E"/>
    <w:rsid w:val="00AB726A"/>
    <w:rsid w:val="00AC067E"/>
    <w:rsid w:val="00AC08A5"/>
    <w:rsid w:val="00AC0B11"/>
    <w:rsid w:val="00AC11F4"/>
    <w:rsid w:val="00AC134B"/>
    <w:rsid w:val="00AC1791"/>
    <w:rsid w:val="00AC18E7"/>
    <w:rsid w:val="00AC195A"/>
    <w:rsid w:val="00AC1F60"/>
    <w:rsid w:val="00AC2ED2"/>
    <w:rsid w:val="00AC3582"/>
    <w:rsid w:val="00AC35E9"/>
    <w:rsid w:val="00AC3F48"/>
    <w:rsid w:val="00AC3F71"/>
    <w:rsid w:val="00AC44D4"/>
    <w:rsid w:val="00AC628B"/>
    <w:rsid w:val="00AC67DA"/>
    <w:rsid w:val="00AC69EC"/>
    <w:rsid w:val="00AC717A"/>
    <w:rsid w:val="00AC74A6"/>
    <w:rsid w:val="00AD01A8"/>
    <w:rsid w:val="00AD07EC"/>
    <w:rsid w:val="00AD1EC7"/>
    <w:rsid w:val="00AD2237"/>
    <w:rsid w:val="00AD2550"/>
    <w:rsid w:val="00AD36ED"/>
    <w:rsid w:val="00AD38B9"/>
    <w:rsid w:val="00AD4DF9"/>
    <w:rsid w:val="00AD5709"/>
    <w:rsid w:val="00AD69BA"/>
    <w:rsid w:val="00AD74B2"/>
    <w:rsid w:val="00AE0000"/>
    <w:rsid w:val="00AE0758"/>
    <w:rsid w:val="00AE0D87"/>
    <w:rsid w:val="00AE1143"/>
    <w:rsid w:val="00AE1D5E"/>
    <w:rsid w:val="00AE1DA1"/>
    <w:rsid w:val="00AE28BB"/>
    <w:rsid w:val="00AE2F33"/>
    <w:rsid w:val="00AE3750"/>
    <w:rsid w:val="00AE4DD2"/>
    <w:rsid w:val="00AE53BC"/>
    <w:rsid w:val="00AE55CE"/>
    <w:rsid w:val="00AE5705"/>
    <w:rsid w:val="00AE6118"/>
    <w:rsid w:val="00AE783A"/>
    <w:rsid w:val="00AE79B5"/>
    <w:rsid w:val="00AF0556"/>
    <w:rsid w:val="00AF0BD0"/>
    <w:rsid w:val="00AF0CEE"/>
    <w:rsid w:val="00AF27C4"/>
    <w:rsid w:val="00AF30E3"/>
    <w:rsid w:val="00AF328B"/>
    <w:rsid w:val="00AF37F0"/>
    <w:rsid w:val="00AF3BBD"/>
    <w:rsid w:val="00AF41F4"/>
    <w:rsid w:val="00AF428A"/>
    <w:rsid w:val="00AF4306"/>
    <w:rsid w:val="00AF535E"/>
    <w:rsid w:val="00AF5EC3"/>
    <w:rsid w:val="00AF7228"/>
    <w:rsid w:val="00AF7EAD"/>
    <w:rsid w:val="00B013E6"/>
    <w:rsid w:val="00B01C28"/>
    <w:rsid w:val="00B01D39"/>
    <w:rsid w:val="00B04D3B"/>
    <w:rsid w:val="00B06408"/>
    <w:rsid w:val="00B0646D"/>
    <w:rsid w:val="00B067D3"/>
    <w:rsid w:val="00B1089B"/>
    <w:rsid w:val="00B11061"/>
    <w:rsid w:val="00B114C3"/>
    <w:rsid w:val="00B115E0"/>
    <w:rsid w:val="00B11603"/>
    <w:rsid w:val="00B11808"/>
    <w:rsid w:val="00B12036"/>
    <w:rsid w:val="00B12374"/>
    <w:rsid w:val="00B129A3"/>
    <w:rsid w:val="00B139D0"/>
    <w:rsid w:val="00B13B6A"/>
    <w:rsid w:val="00B1538B"/>
    <w:rsid w:val="00B16399"/>
    <w:rsid w:val="00B169F2"/>
    <w:rsid w:val="00B17A1D"/>
    <w:rsid w:val="00B17A92"/>
    <w:rsid w:val="00B20BFA"/>
    <w:rsid w:val="00B217D7"/>
    <w:rsid w:val="00B23594"/>
    <w:rsid w:val="00B23DFD"/>
    <w:rsid w:val="00B242CB"/>
    <w:rsid w:val="00B2451F"/>
    <w:rsid w:val="00B24AB9"/>
    <w:rsid w:val="00B262D3"/>
    <w:rsid w:val="00B302F5"/>
    <w:rsid w:val="00B30E19"/>
    <w:rsid w:val="00B31965"/>
    <w:rsid w:val="00B328B4"/>
    <w:rsid w:val="00B328BD"/>
    <w:rsid w:val="00B32DBF"/>
    <w:rsid w:val="00B33140"/>
    <w:rsid w:val="00B33F2D"/>
    <w:rsid w:val="00B34A74"/>
    <w:rsid w:val="00B3549C"/>
    <w:rsid w:val="00B3585B"/>
    <w:rsid w:val="00B35984"/>
    <w:rsid w:val="00B35DC8"/>
    <w:rsid w:val="00B35FD9"/>
    <w:rsid w:val="00B363AB"/>
    <w:rsid w:val="00B36A51"/>
    <w:rsid w:val="00B37234"/>
    <w:rsid w:val="00B37381"/>
    <w:rsid w:val="00B37A46"/>
    <w:rsid w:val="00B40604"/>
    <w:rsid w:val="00B406C5"/>
    <w:rsid w:val="00B40876"/>
    <w:rsid w:val="00B40D08"/>
    <w:rsid w:val="00B40E85"/>
    <w:rsid w:val="00B41068"/>
    <w:rsid w:val="00B41606"/>
    <w:rsid w:val="00B41623"/>
    <w:rsid w:val="00B41E93"/>
    <w:rsid w:val="00B42831"/>
    <w:rsid w:val="00B44141"/>
    <w:rsid w:val="00B44468"/>
    <w:rsid w:val="00B44584"/>
    <w:rsid w:val="00B45A1C"/>
    <w:rsid w:val="00B45BA9"/>
    <w:rsid w:val="00B463F4"/>
    <w:rsid w:val="00B46401"/>
    <w:rsid w:val="00B46BEE"/>
    <w:rsid w:val="00B47BA2"/>
    <w:rsid w:val="00B504BB"/>
    <w:rsid w:val="00B505C5"/>
    <w:rsid w:val="00B50D38"/>
    <w:rsid w:val="00B514A8"/>
    <w:rsid w:val="00B5157C"/>
    <w:rsid w:val="00B5217A"/>
    <w:rsid w:val="00B52407"/>
    <w:rsid w:val="00B52AA7"/>
    <w:rsid w:val="00B54D44"/>
    <w:rsid w:val="00B56659"/>
    <w:rsid w:val="00B57605"/>
    <w:rsid w:val="00B57DF4"/>
    <w:rsid w:val="00B60DF4"/>
    <w:rsid w:val="00B611C1"/>
    <w:rsid w:val="00B61404"/>
    <w:rsid w:val="00B61799"/>
    <w:rsid w:val="00B61BE7"/>
    <w:rsid w:val="00B6381A"/>
    <w:rsid w:val="00B63886"/>
    <w:rsid w:val="00B63B71"/>
    <w:rsid w:val="00B6467B"/>
    <w:rsid w:val="00B6526B"/>
    <w:rsid w:val="00B655C1"/>
    <w:rsid w:val="00B65FC4"/>
    <w:rsid w:val="00B6652A"/>
    <w:rsid w:val="00B66831"/>
    <w:rsid w:val="00B66BA3"/>
    <w:rsid w:val="00B6743E"/>
    <w:rsid w:val="00B71E23"/>
    <w:rsid w:val="00B72420"/>
    <w:rsid w:val="00B72B07"/>
    <w:rsid w:val="00B736A1"/>
    <w:rsid w:val="00B73FFD"/>
    <w:rsid w:val="00B74687"/>
    <w:rsid w:val="00B758AA"/>
    <w:rsid w:val="00B75DF6"/>
    <w:rsid w:val="00B760E4"/>
    <w:rsid w:val="00B763C5"/>
    <w:rsid w:val="00B771BF"/>
    <w:rsid w:val="00B776DA"/>
    <w:rsid w:val="00B8101F"/>
    <w:rsid w:val="00B81E81"/>
    <w:rsid w:val="00B81EF9"/>
    <w:rsid w:val="00B82625"/>
    <w:rsid w:val="00B84199"/>
    <w:rsid w:val="00B852E1"/>
    <w:rsid w:val="00B8597C"/>
    <w:rsid w:val="00B868CD"/>
    <w:rsid w:val="00B86E2D"/>
    <w:rsid w:val="00B871A7"/>
    <w:rsid w:val="00B9054E"/>
    <w:rsid w:val="00B90AC1"/>
    <w:rsid w:val="00B90BCC"/>
    <w:rsid w:val="00B91148"/>
    <w:rsid w:val="00B9373C"/>
    <w:rsid w:val="00B94DC4"/>
    <w:rsid w:val="00B9571E"/>
    <w:rsid w:val="00B9599F"/>
    <w:rsid w:val="00B97946"/>
    <w:rsid w:val="00BA068E"/>
    <w:rsid w:val="00BA0FE7"/>
    <w:rsid w:val="00BA13CE"/>
    <w:rsid w:val="00BA2001"/>
    <w:rsid w:val="00BA2017"/>
    <w:rsid w:val="00BA2A2E"/>
    <w:rsid w:val="00BA3156"/>
    <w:rsid w:val="00BA4197"/>
    <w:rsid w:val="00BA4278"/>
    <w:rsid w:val="00BA4A68"/>
    <w:rsid w:val="00BA4B03"/>
    <w:rsid w:val="00BA4B33"/>
    <w:rsid w:val="00BA61FC"/>
    <w:rsid w:val="00BA6254"/>
    <w:rsid w:val="00BA6B98"/>
    <w:rsid w:val="00BA721D"/>
    <w:rsid w:val="00BA740C"/>
    <w:rsid w:val="00BA7CDE"/>
    <w:rsid w:val="00BB0F09"/>
    <w:rsid w:val="00BB143E"/>
    <w:rsid w:val="00BB1965"/>
    <w:rsid w:val="00BB2366"/>
    <w:rsid w:val="00BB2D5B"/>
    <w:rsid w:val="00BB32F9"/>
    <w:rsid w:val="00BB337B"/>
    <w:rsid w:val="00BB3C43"/>
    <w:rsid w:val="00BB41FD"/>
    <w:rsid w:val="00BB47B1"/>
    <w:rsid w:val="00BB5203"/>
    <w:rsid w:val="00BB520D"/>
    <w:rsid w:val="00BB58FB"/>
    <w:rsid w:val="00BB5F56"/>
    <w:rsid w:val="00BB72EA"/>
    <w:rsid w:val="00BB7404"/>
    <w:rsid w:val="00BB77E8"/>
    <w:rsid w:val="00BC084E"/>
    <w:rsid w:val="00BC0EEA"/>
    <w:rsid w:val="00BC0FDE"/>
    <w:rsid w:val="00BC16A6"/>
    <w:rsid w:val="00BC2B6E"/>
    <w:rsid w:val="00BC3CAA"/>
    <w:rsid w:val="00BC528B"/>
    <w:rsid w:val="00BC5391"/>
    <w:rsid w:val="00BC5F4A"/>
    <w:rsid w:val="00BC5F6B"/>
    <w:rsid w:val="00BC6FEF"/>
    <w:rsid w:val="00BC7AB4"/>
    <w:rsid w:val="00BC7EDE"/>
    <w:rsid w:val="00BD0759"/>
    <w:rsid w:val="00BD088E"/>
    <w:rsid w:val="00BD2C74"/>
    <w:rsid w:val="00BD2D0A"/>
    <w:rsid w:val="00BD42E8"/>
    <w:rsid w:val="00BD45BC"/>
    <w:rsid w:val="00BD5C5E"/>
    <w:rsid w:val="00BD7138"/>
    <w:rsid w:val="00BD7E3A"/>
    <w:rsid w:val="00BE10C5"/>
    <w:rsid w:val="00BE277A"/>
    <w:rsid w:val="00BE294A"/>
    <w:rsid w:val="00BE29BF"/>
    <w:rsid w:val="00BE2B2D"/>
    <w:rsid w:val="00BE3E7A"/>
    <w:rsid w:val="00BE3EE5"/>
    <w:rsid w:val="00BE4A92"/>
    <w:rsid w:val="00BE5ED4"/>
    <w:rsid w:val="00BE64CD"/>
    <w:rsid w:val="00BE793A"/>
    <w:rsid w:val="00BF0A27"/>
    <w:rsid w:val="00BF0CB0"/>
    <w:rsid w:val="00BF10F2"/>
    <w:rsid w:val="00BF157A"/>
    <w:rsid w:val="00BF159D"/>
    <w:rsid w:val="00BF17B5"/>
    <w:rsid w:val="00BF1C48"/>
    <w:rsid w:val="00BF1C5D"/>
    <w:rsid w:val="00BF28F6"/>
    <w:rsid w:val="00BF30E5"/>
    <w:rsid w:val="00BF3345"/>
    <w:rsid w:val="00BF4FAA"/>
    <w:rsid w:val="00BF5403"/>
    <w:rsid w:val="00BF7305"/>
    <w:rsid w:val="00BF767A"/>
    <w:rsid w:val="00BF78CE"/>
    <w:rsid w:val="00BF797C"/>
    <w:rsid w:val="00C00A9B"/>
    <w:rsid w:val="00C01722"/>
    <w:rsid w:val="00C019B9"/>
    <w:rsid w:val="00C0221E"/>
    <w:rsid w:val="00C029F1"/>
    <w:rsid w:val="00C031DA"/>
    <w:rsid w:val="00C03705"/>
    <w:rsid w:val="00C03ACF"/>
    <w:rsid w:val="00C04563"/>
    <w:rsid w:val="00C051DA"/>
    <w:rsid w:val="00C05551"/>
    <w:rsid w:val="00C060F6"/>
    <w:rsid w:val="00C10930"/>
    <w:rsid w:val="00C11F12"/>
    <w:rsid w:val="00C1223E"/>
    <w:rsid w:val="00C13405"/>
    <w:rsid w:val="00C15431"/>
    <w:rsid w:val="00C15B06"/>
    <w:rsid w:val="00C16B61"/>
    <w:rsid w:val="00C175EF"/>
    <w:rsid w:val="00C202D4"/>
    <w:rsid w:val="00C206A2"/>
    <w:rsid w:val="00C20A33"/>
    <w:rsid w:val="00C20C59"/>
    <w:rsid w:val="00C2175A"/>
    <w:rsid w:val="00C223C8"/>
    <w:rsid w:val="00C23C89"/>
    <w:rsid w:val="00C24AAC"/>
    <w:rsid w:val="00C24E1F"/>
    <w:rsid w:val="00C25DCF"/>
    <w:rsid w:val="00C260DA"/>
    <w:rsid w:val="00C26B39"/>
    <w:rsid w:val="00C278FC"/>
    <w:rsid w:val="00C30115"/>
    <w:rsid w:val="00C30158"/>
    <w:rsid w:val="00C310EC"/>
    <w:rsid w:val="00C31438"/>
    <w:rsid w:val="00C31546"/>
    <w:rsid w:val="00C32467"/>
    <w:rsid w:val="00C32EF1"/>
    <w:rsid w:val="00C33AD0"/>
    <w:rsid w:val="00C34B41"/>
    <w:rsid w:val="00C34C60"/>
    <w:rsid w:val="00C35CCD"/>
    <w:rsid w:val="00C369A1"/>
    <w:rsid w:val="00C406F8"/>
    <w:rsid w:val="00C40DFB"/>
    <w:rsid w:val="00C41623"/>
    <w:rsid w:val="00C4172B"/>
    <w:rsid w:val="00C42491"/>
    <w:rsid w:val="00C430D3"/>
    <w:rsid w:val="00C433CF"/>
    <w:rsid w:val="00C434F6"/>
    <w:rsid w:val="00C4397E"/>
    <w:rsid w:val="00C44AA6"/>
    <w:rsid w:val="00C44FDE"/>
    <w:rsid w:val="00C4534F"/>
    <w:rsid w:val="00C45E00"/>
    <w:rsid w:val="00C45F45"/>
    <w:rsid w:val="00C47119"/>
    <w:rsid w:val="00C4747B"/>
    <w:rsid w:val="00C50802"/>
    <w:rsid w:val="00C50E13"/>
    <w:rsid w:val="00C50EF0"/>
    <w:rsid w:val="00C515A0"/>
    <w:rsid w:val="00C51863"/>
    <w:rsid w:val="00C51D3C"/>
    <w:rsid w:val="00C534B4"/>
    <w:rsid w:val="00C54F5A"/>
    <w:rsid w:val="00C557AD"/>
    <w:rsid w:val="00C60714"/>
    <w:rsid w:val="00C60A6C"/>
    <w:rsid w:val="00C60B39"/>
    <w:rsid w:val="00C61254"/>
    <w:rsid w:val="00C61D3D"/>
    <w:rsid w:val="00C62032"/>
    <w:rsid w:val="00C64820"/>
    <w:rsid w:val="00C6487A"/>
    <w:rsid w:val="00C66C27"/>
    <w:rsid w:val="00C674E8"/>
    <w:rsid w:val="00C67EAF"/>
    <w:rsid w:val="00C7055B"/>
    <w:rsid w:val="00C7262A"/>
    <w:rsid w:val="00C72904"/>
    <w:rsid w:val="00C72DC6"/>
    <w:rsid w:val="00C7314A"/>
    <w:rsid w:val="00C74389"/>
    <w:rsid w:val="00C74D26"/>
    <w:rsid w:val="00C75B4B"/>
    <w:rsid w:val="00C76408"/>
    <w:rsid w:val="00C7644D"/>
    <w:rsid w:val="00C76CF9"/>
    <w:rsid w:val="00C76F5C"/>
    <w:rsid w:val="00C77189"/>
    <w:rsid w:val="00C77C31"/>
    <w:rsid w:val="00C81038"/>
    <w:rsid w:val="00C8162E"/>
    <w:rsid w:val="00C81FF7"/>
    <w:rsid w:val="00C82128"/>
    <w:rsid w:val="00C82CE9"/>
    <w:rsid w:val="00C82E69"/>
    <w:rsid w:val="00C82F08"/>
    <w:rsid w:val="00C8386D"/>
    <w:rsid w:val="00C84A47"/>
    <w:rsid w:val="00C84AE6"/>
    <w:rsid w:val="00C862DB"/>
    <w:rsid w:val="00C8691D"/>
    <w:rsid w:val="00C91018"/>
    <w:rsid w:val="00C911AA"/>
    <w:rsid w:val="00C9136B"/>
    <w:rsid w:val="00C93804"/>
    <w:rsid w:val="00C9402F"/>
    <w:rsid w:val="00C947A6"/>
    <w:rsid w:val="00C95097"/>
    <w:rsid w:val="00C9523A"/>
    <w:rsid w:val="00C955A9"/>
    <w:rsid w:val="00C966AD"/>
    <w:rsid w:val="00CA03E5"/>
    <w:rsid w:val="00CA04FB"/>
    <w:rsid w:val="00CA0BEE"/>
    <w:rsid w:val="00CA0E30"/>
    <w:rsid w:val="00CA0EEA"/>
    <w:rsid w:val="00CA13F6"/>
    <w:rsid w:val="00CA19EE"/>
    <w:rsid w:val="00CA1D00"/>
    <w:rsid w:val="00CA1DCF"/>
    <w:rsid w:val="00CA246B"/>
    <w:rsid w:val="00CA32FA"/>
    <w:rsid w:val="00CA3590"/>
    <w:rsid w:val="00CA3BE8"/>
    <w:rsid w:val="00CA3E23"/>
    <w:rsid w:val="00CA5992"/>
    <w:rsid w:val="00CA5C21"/>
    <w:rsid w:val="00CA67DC"/>
    <w:rsid w:val="00CA754D"/>
    <w:rsid w:val="00CB0E27"/>
    <w:rsid w:val="00CB1284"/>
    <w:rsid w:val="00CB15F9"/>
    <w:rsid w:val="00CB1F97"/>
    <w:rsid w:val="00CB2FB4"/>
    <w:rsid w:val="00CB3898"/>
    <w:rsid w:val="00CB401D"/>
    <w:rsid w:val="00CB4164"/>
    <w:rsid w:val="00CB444D"/>
    <w:rsid w:val="00CB4D2D"/>
    <w:rsid w:val="00CB5892"/>
    <w:rsid w:val="00CB7601"/>
    <w:rsid w:val="00CC03C5"/>
    <w:rsid w:val="00CC0686"/>
    <w:rsid w:val="00CC1458"/>
    <w:rsid w:val="00CC1A6C"/>
    <w:rsid w:val="00CC1AB2"/>
    <w:rsid w:val="00CC2025"/>
    <w:rsid w:val="00CC27E7"/>
    <w:rsid w:val="00CC33A6"/>
    <w:rsid w:val="00CC373C"/>
    <w:rsid w:val="00CC39F6"/>
    <w:rsid w:val="00CC5F3C"/>
    <w:rsid w:val="00CC6267"/>
    <w:rsid w:val="00CC716F"/>
    <w:rsid w:val="00CC7238"/>
    <w:rsid w:val="00CC7991"/>
    <w:rsid w:val="00CD0220"/>
    <w:rsid w:val="00CD0429"/>
    <w:rsid w:val="00CD1FA7"/>
    <w:rsid w:val="00CD2AA0"/>
    <w:rsid w:val="00CD2EBD"/>
    <w:rsid w:val="00CD47C1"/>
    <w:rsid w:val="00CD4D5D"/>
    <w:rsid w:val="00CD5223"/>
    <w:rsid w:val="00CD5540"/>
    <w:rsid w:val="00CD5CAC"/>
    <w:rsid w:val="00CD67F6"/>
    <w:rsid w:val="00CD7A97"/>
    <w:rsid w:val="00CE0536"/>
    <w:rsid w:val="00CE199D"/>
    <w:rsid w:val="00CE1B17"/>
    <w:rsid w:val="00CE1B4B"/>
    <w:rsid w:val="00CE1B64"/>
    <w:rsid w:val="00CE1F23"/>
    <w:rsid w:val="00CE252E"/>
    <w:rsid w:val="00CE4000"/>
    <w:rsid w:val="00CE50BD"/>
    <w:rsid w:val="00CE56C8"/>
    <w:rsid w:val="00CE5B22"/>
    <w:rsid w:val="00CE62A2"/>
    <w:rsid w:val="00CE6929"/>
    <w:rsid w:val="00CE7867"/>
    <w:rsid w:val="00CE7F1F"/>
    <w:rsid w:val="00CF0234"/>
    <w:rsid w:val="00CF19DB"/>
    <w:rsid w:val="00CF1FD2"/>
    <w:rsid w:val="00CF237E"/>
    <w:rsid w:val="00CF25B7"/>
    <w:rsid w:val="00CF2932"/>
    <w:rsid w:val="00CF3815"/>
    <w:rsid w:val="00CF41E5"/>
    <w:rsid w:val="00CF422E"/>
    <w:rsid w:val="00CF508B"/>
    <w:rsid w:val="00CF6974"/>
    <w:rsid w:val="00CF69EB"/>
    <w:rsid w:val="00CF708E"/>
    <w:rsid w:val="00CF74BF"/>
    <w:rsid w:val="00CF79B9"/>
    <w:rsid w:val="00CF7B7E"/>
    <w:rsid w:val="00D0288D"/>
    <w:rsid w:val="00D02D73"/>
    <w:rsid w:val="00D0340E"/>
    <w:rsid w:val="00D036CE"/>
    <w:rsid w:val="00D037DC"/>
    <w:rsid w:val="00D04348"/>
    <w:rsid w:val="00D049CE"/>
    <w:rsid w:val="00D04DB0"/>
    <w:rsid w:val="00D056BB"/>
    <w:rsid w:val="00D05842"/>
    <w:rsid w:val="00D06409"/>
    <w:rsid w:val="00D0646A"/>
    <w:rsid w:val="00D07164"/>
    <w:rsid w:val="00D073CD"/>
    <w:rsid w:val="00D07618"/>
    <w:rsid w:val="00D076D2"/>
    <w:rsid w:val="00D11248"/>
    <w:rsid w:val="00D118E8"/>
    <w:rsid w:val="00D11F01"/>
    <w:rsid w:val="00D1250F"/>
    <w:rsid w:val="00D135D8"/>
    <w:rsid w:val="00D13BD8"/>
    <w:rsid w:val="00D14778"/>
    <w:rsid w:val="00D159B6"/>
    <w:rsid w:val="00D15B8D"/>
    <w:rsid w:val="00D16AA3"/>
    <w:rsid w:val="00D17AF0"/>
    <w:rsid w:val="00D20228"/>
    <w:rsid w:val="00D209A2"/>
    <w:rsid w:val="00D229A4"/>
    <w:rsid w:val="00D23294"/>
    <w:rsid w:val="00D23B6B"/>
    <w:rsid w:val="00D246DD"/>
    <w:rsid w:val="00D24DA4"/>
    <w:rsid w:val="00D25E9F"/>
    <w:rsid w:val="00D261C6"/>
    <w:rsid w:val="00D264BC"/>
    <w:rsid w:val="00D26DBA"/>
    <w:rsid w:val="00D27051"/>
    <w:rsid w:val="00D27AA1"/>
    <w:rsid w:val="00D27BD0"/>
    <w:rsid w:val="00D300B0"/>
    <w:rsid w:val="00D307EF"/>
    <w:rsid w:val="00D30A2D"/>
    <w:rsid w:val="00D321F8"/>
    <w:rsid w:val="00D32822"/>
    <w:rsid w:val="00D33DD2"/>
    <w:rsid w:val="00D344BF"/>
    <w:rsid w:val="00D34674"/>
    <w:rsid w:val="00D34E0B"/>
    <w:rsid w:val="00D35CF5"/>
    <w:rsid w:val="00D3680A"/>
    <w:rsid w:val="00D40D48"/>
    <w:rsid w:val="00D4150E"/>
    <w:rsid w:val="00D41BCC"/>
    <w:rsid w:val="00D42E37"/>
    <w:rsid w:val="00D43AFE"/>
    <w:rsid w:val="00D44253"/>
    <w:rsid w:val="00D45B25"/>
    <w:rsid w:val="00D45D79"/>
    <w:rsid w:val="00D4612B"/>
    <w:rsid w:val="00D467E8"/>
    <w:rsid w:val="00D47455"/>
    <w:rsid w:val="00D47B43"/>
    <w:rsid w:val="00D50207"/>
    <w:rsid w:val="00D50431"/>
    <w:rsid w:val="00D50990"/>
    <w:rsid w:val="00D512CB"/>
    <w:rsid w:val="00D51647"/>
    <w:rsid w:val="00D51BEC"/>
    <w:rsid w:val="00D523B1"/>
    <w:rsid w:val="00D52430"/>
    <w:rsid w:val="00D52828"/>
    <w:rsid w:val="00D54AC3"/>
    <w:rsid w:val="00D556B2"/>
    <w:rsid w:val="00D55FFE"/>
    <w:rsid w:val="00D564D8"/>
    <w:rsid w:val="00D56A0F"/>
    <w:rsid w:val="00D574D7"/>
    <w:rsid w:val="00D5755A"/>
    <w:rsid w:val="00D6019D"/>
    <w:rsid w:val="00D60311"/>
    <w:rsid w:val="00D60969"/>
    <w:rsid w:val="00D6135A"/>
    <w:rsid w:val="00D630D2"/>
    <w:rsid w:val="00D6358D"/>
    <w:rsid w:val="00D643E0"/>
    <w:rsid w:val="00D648BF"/>
    <w:rsid w:val="00D651D3"/>
    <w:rsid w:val="00D66924"/>
    <w:rsid w:val="00D66B87"/>
    <w:rsid w:val="00D66D1C"/>
    <w:rsid w:val="00D6726B"/>
    <w:rsid w:val="00D6799D"/>
    <w:rsid w:val="00D7039F"/>
    <w:rsid w:val="00D708BB"/>
    <w:rsid w:val="00D709A9"/>
    <w:rsid w:val="00D70AA9"/>
    <w:rsid w:val="00D70BEC"/>
    <w:rsid w:val="00D70FF9"/>
    <w:rsid w:val="00D710EF"/>
    <w:rsid w:val="00D71395"/>
    <w:rsid w:val="00D714F8"/>
    <w:rsid w:val="00D71C33"/>
    <w:rsid w:val="00D7348F"/>
    <w:rsid w:val="00D74542"/>
    <w:rsid w:val="00D768EA"/>
    <w:rsid w:val="00D7695B"/>
    <w:rsid w:val="00D76FFB"/>
    <w:rsid w:val="00D77CF0"/>
    <w:rsid w:val="00D8002E"/>
    <w:rsid w:val="00D80374"/>
    <w:rsid w:val="00D80563"/>
    <w:rsid w:val="00D80C1C"/>
    <w:rsid w:val="00D81088"/>
    <w:rsid w:val="00D822C2"/>
    <w:rsid w:val="00D83707"/>
    <w:rsid w:val="00D83E71"/>
    <w:rsid w:val="00D84375"/>
    <w:rsid w:val="00D8512C"/>
    <w:rsid w:val="00D85A36"/>
    <w:rsid w:val="00D8676C"/>
    <w:rsid w:val="00D874D6"/>
    <w:rsid w:val="00D90A63"/>
    <w:rsid w:val="00D92268"/>
    <w:rsid w:val="00D93803"/>
    <w:rsid w:val="00D94E08"/>
    <w:rsid w:val="00D950D0"/>
    <w:rsid w:val="00D96952"/>
    <w:rsid w:val="00D97625"/>
    <w:rsid w:val="00D978C9"/>
    <w:rsid w:val="00D97C04"/>
    <w:rsid w:val="00D97D3B"/>
    <w:rsid w:val="00DA22EE"/>
    <w:rsid w:val="00DA27EB"/>
    <w:rsid w:val="00DA2B4A"/>
    <w:rsid w:val="00DA378B"/>
    <w:rsid w:val="00DA4E38"/>
    <w:rsid w:val="00DA7FD8"/>
    <w:rsid w:val="00DB059B"/>
    <w:rsid w:val="00DB0717"/>
    <w:rsid w:val="00DB0A62"/>
    <w:rsid w:val="00DB1F95"/>
    <w:rsid w:val="00DB20E1"/>
    <w:rsid w:val="00DB3D7F"/>
    <w:rsid w:val="00DB41DB"/>
    <w:rsid w:val="00DB4222"/>
    <w:rsid w:val="00DB423B"/>
    <w:rsid w:val="00DB47D5"/>
    <w:rsid w:val="00DB4ACE"/>
    <w:rsid w:val="00DB4B8C"/>
    <w:rsid w:val="00DB56B1"/>
    <w:rsid w:val="00DB6823"/>
    <w:rsid w:val="00DB75F2"/>
    <w:rsid w:val="00DB7690"/>
    <w:rsid w:val="00DB7741"/>
    <w:rsid w:val="00DC0082"/>
    <w:rsid w:val="00DC1AFB"/>
    <w:rsid w:val="00DC239E"/>
    <w:rsid w:val="00DC299D"/>
    <w:rsid w:val="00DC3070"/>
    <w:rsid w:val="00DC3A30"/>
    <w:rsid w:val="00DC3E56"/>
    <w:rsid w:val="00DC638D"/>
    <w:rsid w:val="00DC67B7"/>
    <w:rsid w:val="00DC7238"/>
    <w:rsid w:val="00DC7B29"/>
    <w:rsid w:val="00DC7BCA"/>
    <w:rsid w:val="00DD1CB0"/>
    <w:rsid w:val="00DD297D"/>
    <w:rsid w:val="00DD2D9A"/>
    <w:rsid w:val="00DD2F4B"/>
    <w:rsid w:val="00DD301D"/>
    <w:rsid w:val="00DD3F62"/>
    <w:rsid w:val="00DD41C8"/>
    <w:rsid w:val="00DD4285"/>
    <w:rsid w:val="00DD44AB"/>
    <w:rsid w:val="00DD5F86"/>
    <w:rsid w:val="00DD70CB"/>
    <w:rsid w:val="00DD7D60"/>
    <w:rsid w:val="00DE0ED1"/>
    <w:rsid w:val="00DE1C35"/>
    <w:rsid w:val="00DE2642"/>
    <w:rsid w:val="00DE26C7"/>
    <w:rsid w:val="00DE2B43"/>
    <w:rsid w:val="00DE3328"/>
    <w:rsid w:val="00DE36A7"/>
    <w:rsid w:val="00DE6BE4"/>
    <w:rsid w:val="00DE6EFA"/>
    <w:rsid w:val="00DF05F8"/>
    <w:rsid w:val="00DF0975"/>
    <w:rsid w:val="00DF0D42"/>
    <w:rsid w:val="00DF13A5"/>
    <w:rsid w:val="00DF1D25"/>
    <w:rsid w:val="00DF23C0"/>
    <w:rsid w:val="00DF322F"/>
    <w:rsid w:val="00DF3BA1"/>
    <w:rsid w:val="00DF4100"/>
    <w:rsid w:val="00DF41F1"/>
    <w:rsid w:val="00DF453D"/>
    <w:rsid w:val="00DF454D"/>
    <w:rsid w:val="00DF4BE6"/>
    <w:rsid w:val="00DF4C57"/>
    <w:rsid w:val="00DF52EC"/>
    <w:rsid w:val="00DF65CE"/>
    <w:rsid w:val="00DF6EF3"/>
    <w:rsid w:val="00DF733D"/>
    <w:rsid w:val="00DF7FCA"/>
    <w:rsid w:val="00DF7FEC"/>
    <w:rsid w:val="00E00415"/>
    <w:rsid w:val="00E005A1"/>
    <w:rsid w:val="00E006F2"/>
    <w:rsid w:val="00E00999"/>
    <w:rsid w:val="00E01EFE"/>
    <w:rsid w:val="00E02587"/>
    <w:rsid w:val="00E032A3"/>
    <w:rsid w:val="00E035CA"/>
    <w:rsid w:val="00E03D02"/>
    <w:rsid w:val="00E052E7"/>
    <w:rsid w:val="00E06027"/>
    <w:rsid w:val="00E06230"/>
    <w:rsid w:val="00E0727A"/>
    <w:rsid w:val="00E074A4"/>
    <w:rsid w:val="00E07545"/>
    <w:rsid w:val="00E10149"/>
    <w:rsid w:val="00E112DA"/>
    <w:rsid w:val="00E113FE"/>
    <w:rsid w:val="00E120AA"/>
    <w:rsid w:val="00E12744"/>
    <w:rsid w:val="00E12987"/>
    <w:rsid w:val="00E132C7"/>
    <w:rsid w:val="00E148A4"/>
    <w:rsid w:val="00E20378"/>
    <w:rsid w:val="00E20515"/>
    <w:rsid w:val="00E20AEB"/>
    <w:rsid w:val="00E21366"/>
    <w:rsid w:val="00E215FF"/>
    <w:rsid w:val="00E2282D"/>
    <w:rsid w:val="00E228DC"/>
    <w:rsid w:val="00E22C05"/>
    <w:rsid w:val="00E2407F"/>
    <w:rsid w:val="00E248BD"/>
    <w:rsid w:val="00E24B85"/>
    <w:rsid w:val="00E253CE"/>
    <w:rsid w:val="00E2590E"/>
    <w:rsid w:val="00E25996"/>
    <w:rsid w:val="00E25FFB"/>
    <w:rsid w:val="00E26495"/>
    <w:rsid w:val="00E26821"/>
    <w:rsid w:val="00E26D76"/>
    <w:rsid w:val="00E27017"/>
    <w:rsid w:val="00E276BD"/>
    <w:rsid w:val="00E278C9"/>
    <w:rsid w:val="00E30373"/>
    <w:rsid w:val="00E31BEA"/>
    <w:rsid w:val="00E31E0B"/>
    <w:rsid w:val="00E32C49"/>
    <w:rsid w:val="00E350A4"/>
    <w:rsid w:val="00E3532B"/>
    <w:rsid w:val="00E35B52"/>
    <w:rsid w:val="00E36773"/>
    <w:rsid w:val="00E36E0F"/>
    <w:rsid w:val="00E37B60"/>
    <w:rsid w:val="00E403B7"/>
    <w:rsid w:val="00E40AD3"/>
    <w:rsid w:val="00E40B47"/>
    <w:rsid w:val="00E40DB8"/>
    <w:rsid w:val="00E415AE"/>
    <w:rsid w:val="00E4235C"/>
    <w:rsid w:val="00E447EA"/>
    <w:rsid w:val="00E460EB"/>
    <w:rsid w:val="00E46E9B"/>
    <w:rsid w:val="00E46FBE"/>
    <w:rsid w:val="00E47466"/>
    <w:rsid w:val="00E501FA"/>
    <w:rsid w:val="00E50213"/>
    <w:rsid w:val="00E505D5"/>
    <w:rsid w:val="00E50F68"/>
    <w:rsid w:val="00E512A4"/>
    <w:rsid w:val="00E5221E"/>
    <w:rsid w:val="00E52604"/>
    <w:rsid w:val="00E52921"/>
    <w:rsid w:val="00E52F95"/>
    <w:rsid w:val="00E53EF5"/>
    <w:rsid w:val="00E53F0A"/>
    <w:rsid w:val="00E540D8"/>
    <w:rsid w:val="00E5479F"/>
    <w:rsid w:val="00E54B65"/>
    <w:rsid w:val="00E552FA"/>
    <w:rsid w:val="00E55651"/>
    <w:rsid w:val="00E5608F"/>
    <w:rsid w:val="00E5656E"/>
    <w:rsid w:val="00E56BDC"/>
    <w:rsid w:val="00E574B1"/>
    <w:rsid w:val="00E579F1"/>
    <w:rsid w:val="00E57C8A"/>
    <w:rsid w:val="00E60C4C"/>
    <w:rsid w:val="00E61757"/>
    <w:rsid w:val="00E61931"/>
    <w:rsid w:val="00E61964"/>
    <w:rsid w:val="00E62334"/>
    <w:rsid w:val="00E6444F"/>
    <w:rsid w:val="00E651F7"/>
    <w:rsid w:val="00E65877"/>
    <w:rsid w:val="00E672B1"/>
    <w:rsid w:val="00E67963"/>
    <w:rsid w:val="00E70E5B"/>
    <w:rsid w:val="00E70ED8"/>
    <w:rsid w:val="00E7166A"/>
    <w:rsid w:val="00E71BDC"/>
    <w:rsid w:val="00E7242D"/>
    <w:rsid w:val="00E7244C"/>
    <w:rsid w:val="00E72DA6"/>
    <w:rsid w:val="00E7342A"/>
    <w:rsid w:val="00E748A0"/>
    <w:rsid w:val="00E752F4"/>
    <w:rsid w:val="00E75D55"/>
    <w:rsid w:val="00E75D88"/>
    <w:rsid w:val="00E75FFA"/>
    <w:rsid w:val="00E760AD"/>
    <w:rsid w:val="00E76901"/>
    <w:rsid w:val="00E772AD"/>
    <w:rsid w:val="00E773C0"/>
    <w:rsid w:val="00E77FA5"/>
    <w:rsid w:val="00E810B9"/>
    <w:rsid w:val="00E81762"/>
    <w:rsid w:val="00E81908"/>
    <w:rsid w:val="00E8486F"/>
    <w:rsid w:val="00E84EAC"/>
    <w:rsid w:val="00E8504A"/>
    <w:rsid w:val="00E8647E"/>
    <w:rsid w:val="00E915B6"/>
    <w:rsid w:val="00E92AEE"/>
    <w:rsid w:val="00E93B79"/>
    <w:rsid w:val="00E95CF0"/>
    <w:rsid w:val="00E96581"/>
    <w:rsid w:val="00E9702B"/>
    <w:rsid w:val="00E970A8"/>
    <w:rsid w:val="00E971EF"/>
    <w:rsid w:val="00E97C61"/>
    <w:rsid w:val="00EA02F5"/>
    <w:rsid w:val="00EA1AA0"/>
    <w:rsid w:val="00EA1AE5"/>
    <w:rsid w:val="00EA2381"/>
    <w:rsid w:val="00EA270C"/>
    <w:rsid w:val="00EA2E23"/>
    <w:rsid w:val="00EA361B"/>
    <w:rsid w:val="00EA40DD"/>
    <w:rsid w:val="00EA418D"/>
    <w:rsid w:val="00EA41C9"/>
    <w:rsid w:val="00EA428B"/>
    <w:rsid w:val="00EA4DB8"/>
    <w:rsid w:val="00EA5312"/>
    <w:rsid w:val="00EA643E"/>
    <w:rsid w:val="00EA6468"/>
    <w:rsid w:val="00EA64B7"/>
    <w:rsid w:val="00EA65FB"/>
    <w:rsid w:val="00EA6BF1"/>
    <w:rsid w:val="00EA7CB5"/>
    <w:rsid w:val="00EA7CCE"/>
    <w:rsid w:val="00EB0C35"/>
    <w:rsid w:val="00EB10A7"/>
    <w:rsid w:val="00EB16F6"/>
    <w:rsid w:val="00EB1A34"/>
    <w:rsid w:val="00EB1D56"/>
    <w:rsid w:val="00EB1DE9"/>
    <w:rsid w:val="00EB4179"/>
    <w:rsid w:val="00EB523C"/>
    <w:rsid w:val="00EB527B"/>
    <w:rsid w:val="00EB58E0"/>
    <w:rsid w:val="00EB591B"/>
    <w:rsid w:val="00EB5FE3"/>
    <w:rsid w:val="00EB7717"/>
    <w:rsid w:val="00EB7C1E"/>
    <w:rsid w:val="00EC069C"/>
    <w:rsid w:val="00EC1334"/>
    <w:rsid w:val="00EC15B0"/>
    <w:rsid w:val="00EC21A4"/>
    <w:rsid w:val="00EC2CC1"/>
    <w:rsid w:val="00EC2EDE"/>
    <w:rsid w:val="00EC33EA"/>
    <w:rsid w:val="00EC3955"/>
    <w:rsid w:val="00EC3E22"/>
    <w:rsid w:val="00EC3E9C"/>
    <w:rsid w:val="00EC5938"/>
    <w:rsid w:val="00EC742B"/>
    <w:rsid w:val="00EC760A"/>
    <w:rsid w:val="00EC7B5C"/>
    <w:rsid w:val="00ED01F2"/>
    <w:rsid w:val="00ED21FE"/>
    <w:rsid w:val="00ED285F"/>
    <w:rsid w:val="00ED4840"/>
    <w:rsid w:val="00ED50A9"/>
    <w:rsid w:val="00ED722D"/>
    <w:rsid w:val="00EE05CD"/>
    <w:rsid w:val="00EE08B8"/>
    <w:rsid w:val="00EE0EC1"/>
    <w:rsid w:val="00EE1406"/>
    <w:rsid w:val="00EE1ACD"/>
    <w:rsid w:val="00EE298B"/>
    <w:rsid w:val="00EE2A42"/>
    <w:rsid w:val="00EE3776"/>
    <w:rsid w:val="00EE5B43"/>
    <w:rsid w:val="00EE674A"/>
    <w:rsid w:val="00EE705B"/>
    <w:rsid w:val="00EE70E8"/>
    <w:rsid w:val="00EF0DA1"/>
    <w:rsid w:val="00EF0DF5"/>
    <w:rsid w:val="00EF1637"/>
    <w:rsid w:val="00EF3918"/>
    <w:rsid w:val="00EF4313"/>
    <w:rsid w:val="00EF579B"/>
    <w:rsid w:val="00EF580C"/>
    <w:rsid w:val="00EF593D"/>
    <w:rsid w:val="00EF6667"/>
    <w:rsid w:val="00EF78E1"/>
    <w:rsid w:val="00EF7D2C"/>
    <w:rsid w:val="00F00655"/>
    <w:rsid w:val="00F017AB"/>
    <w:rsid w:val="00F01866"/>
    <w:rsid w:val="00F01FB5"/>
    <w:rsid w:val="00F02DA6"/>
    <w:rsid w:val="00F03C3E"/>
    <w:rsid w:val="00F03EFD"/>
    <w:rsid w:val="00F049E3"/>
    <w:rsid w:val="00F05B72"/>
    <w:rsid w:val="00F0790E"/>
    <w:rsid w:val="00F07CEC"/>
    <w:rsid w:val="00F07FC8"/>
    <w:rsid w:val="00F13313"/>
    <w:rsid w:val="00F14D67"/>
    <w:rsid w:val="00F154DE"/>
    <w:rsid w:val="00F1567E"/>
    <w:rsid w:val="00F15A5E"/>
    <w:rsid w:val="00F15DDA"/>
    <w:rsid w:val="00F169D9"/>
    <w:rsid w:val="00F16C9C"/>
    <w:rsid w:val="00F17308"/>
    <w:rsid w:val="00F2047F"/>
    <w:rsid w:val="00F218F7"/>
    <w:rsid w:val="00F23ABA"/>
    <w:rsid w:val="00F2432F"/>
    <w:rsid w:val="00F24FC1"/>
    <w:rsid w:val="00F25073"/>
    <w:rsid w:val="00F25BEE"/>
    <w:rsid w:val="00F26C95"/>
    <w:rsid w:val="00F2782C"/>
    <w:rsid w:val="00F27A23"/>
    <w:rsid w:val="00F27C5D"/>
    <w:rsid w:val="00F30CF0"/>
    <w:rsid w:val="00F31157"/>
    <w:rsid w:val="00F315B6"/>
    <w:rsid w:val="00F31C7C"/>
    <w:rsid w:val="00F33E58"/>
    <w:rsid w:val="00F3574F"/>
    <w:rsid w:val="00F36299"/>
    <w:rsid w:val="00F365FF"/>
    <w:rsid w:val="00F404F7"/>
    <w:rsid w:val="00F407CD"/>
    <w:rsid w:val="00F41789"/>
    <w:rsid w:val="00F41B69"/>
    <w:rsid w:val="00F41D57"/>
    <w:rsid w:val="00F42347"/>
    <w:rsid w:val="00F42F0D"/>
    <w:rsid w:val="00F43009"/>
    <w:rsid w:val="00F446D9"/>
    <w:rsid w:val="00F447A7"/>
    <w:rsid w:val="00F44E35"/>
    <w:rsid w:val="00F462F5"/>
    <w:rsid w:val="00F47A25"/>
    <w:rsid w:val="00F509C0"/>
    <w:rsid w:val="00F5122A"/>
    <w:rsid w:val="00F51278"/>
    <w:rsid w:val="00F527DD"/>
    <w:rsid w:val="00F52CAF"/>
    <w:rsid w:val="00F52ED7"/>
    <w:rsid w:val="00F5402D"/>
    <w:rsid w:val="00F54D42"/>
    <w:rsid w:val="00F5653B"/>
    <w:rsid w:val="00F56B08"/>
    <w:rsid w:val="00F56F2C"/>
    <w:rsid w:val="00F57335"/>
    <w:rsid w:val="00F57EB6"/>
    <w:rsid w:val="00F57ECE"/>
    <w:rsid w:val="00F603A9"/>
    <w:rsid w:val="00F60869"/>
    <w:rsid w:val="00F609CF"/>
    <w:rsid w:val="00F60B1C"/>
    <w:rsid w:val="00F61BF7"/>
    <w:rsid w:val="00F61E68"/>
    <w:rsid w:val="00F61FE6"/>
    <w:rsid w:val="00F620A2"/>
    <w:rsid w:val="00F62B99"/>
    <w:rsid w:val="00F64709"/>
    <w:rsid w:val="00F64E4D"/>
    <w:rsid w:val="00F65505"/>
    <w:rsid w:val="00F674FE"/>
    <w:rsid w:val="00F70A0C"/>
    <w:rsid w:val="00F710DC"/>
    <w:rsid w:val="00F715F8"/>
    <w:rsid w:val="00F717D9"/>
    <w:rsid w:val="00F71C72"/>
    <w:rsid w:val="00F72758"/>
    <w:rsid w:val="00F72E4B"/>
    <w:rsid w:val="00F73457"/>
    <w:rsid w:val="00F7385A"/>
    <w:rsid w:val="00F73B91"/>
    <w:rsid w:val="00F74491"/>
    <w:rsid w:val="00F744F8"/>
    <w:rsid w:val="00F7478C"/>
    <w:rsid w:val="00F7564E"/>
    <w:rsid w:val="00F756B2"/>
    <w:rsid w:val="00F75D39"/>
    <w:rsid w:val="00F7614B"/>
    <w:rsid w:val="00F7652C"/>
    <w:rsid w:val="00F767C7"/>
    <w:rsid w:val="00F77BB8"/>
    <w:rsid w:val="00F8091A"/>
    <w:rsid w:val="00F80D0F"/>
    <w:rsid w:val="00F81460"/>
    <w:rsid w:val="00F824B4"/>
    <w:rsid w:val="00F82C6F"/>
    <w:rsid w:val="00F8472B"/>
    <w:rsid w:val="00F8489A"/>
    <w:rsid w:val="00F8559F"/>
    <w:rsid w:val="00F859F3"/>
    <w:rsid w:val="00F85AB0"/>
    <w:rsid w:val="00F85FC1"/>
    <w:rsid w:val="00F8641C"/>
    <w:rsid w:val="00F87139"/>
    <w:rsid w:val="00F876E5"/>
    <w:rsid w:val="00F908CB"/>
    <w:rsid w:val="00F90CCC"/>
    <w:rsid w:val="00F90CEB"/>
    <w:rsid w:val="00F91D46"/>
    <w:rsid w:val="00F929B7"/>
    <w:rsid w:val="00F92E81"/>
    <w:rsid w:val="00F94915"/>
    <w:rsid w:val="00F94C8D"/>
    <w:rsid w:val="00F94F5A"/>
    <w:rsid w:val="00F96659"/>
    <w:rsid w:val="00F969F6"/>
    <w:rsid w:val="00F96B78"/>
    <w:rsid w:val="00F970E7"/>
    <w:rsid w:val="00FA023C"/>
    <w:rsid w:val="00FA141F"/>
    <w:rsid w:val="00FA18F0"/>
    <w:rsid w:val="00FA2FB3"/>
    <w:rsid w:val="00FA35B5"/>
    <w:rsid w:val="00FA378B"/>
    <w:rsid w:val="00FA3818"/>
    <w:rsid w:val="00FA3D46"/>
    <w:rsid w:val="00FA3FFE"/>
    <w:rsid w:val="00FA44E6"/>
    <w:rsid w:val="00FA4AC9"/>
    <w:rsid w:val="00FA501A"/>
    <w:rsid w:val="00FA69B8"/>
    <w:rsid w:val="00FA6E58"/>
    <w:rsid w:val="00FA6FAF"/>
    <w:rsid w:val="00FB091E"/>
    <w:rsid w:val="00FB1155"/>
    <w:rsid w:val="00FB18A3"/>
    <w:rsid w:val="00FB499A"/>
    <w:rsid w:val="00FB7258"/>
    <w:rsid w:val="00FB73C2"/>
    <w:rsid w:val="00FB7B15"/>
    <w:rsid w:val="00FB7E14"/>
    <w:rsid w:val="00FC04DD"/>
    <w:rsid w:val="00FC0F63"/>
    <w:rsid w:val="00FC1EE2"/>
    <w:rsid w:val="00FC2E6C"/>
    <w:rsid w:val="00FC3253"/>
    <w:rsid w:val="00FC32F2"/>
    <w:rsid w:val="00FC34AD"/>
    <w:rsid w:val="00FC3BB8"/>
    <w:rsid w:val="00FC5561"/>
    <w:rsid w:val="00FC5955"/>
    <w:rsid w:val="00FC5C78"/>
    <w:rsid w:val="00FC7129"/>
    <w:rsid w:val="00FC7A62"/>
    <w:rsid w:val="00FC7D9D"/>
    <w:rsid w:val="00FD03A4"/>
    <w:rsid w:val="00FD05FA"/>
    <w:rsid w:val="00FD061C"/>
    <w:rsid w:val="00FD0A71"/>
    <w:rsid w:val="00FD0B0D"/>
    <w:rsid w:val="00FD0C02"/>
    <w:rsid w:val="00FD3CD3"/>
    <w:rsid w:val="00FD3FDA"/>
    <w:rsid w:val="00FD3FE5"/>
    <w:rsid w:val="00FD44D5"/>
    <w:rsid w:val="00FD4AC3"/>
    <w:rsid w:val="00FD5736"/>
    <w:rsid w:val="00FD6BA3"/>
    <w:rsid w:val="00FD7149"/>
    <w:rsid w:val="00FD75F0"/>
    <w:rsid w:val="00FD79AA"/>
    <w:rsid w:val="00FE0760"/>
    <w:rsid w:val="00FE08E0"/>
    <w:rsid w:val="00FE1A5C"/>
    <w:rsid w:val="00FE1C38"/>
    <w:rsid w:val="00FE1E71"/>
    <w:rsid w:val="00FE2CAA"/>
    <w:rsid w:val="00FE3F94"/>
    <w:rsid w:val="00FE4C8B"/>
    <w:rsid w:val="00FE4FB2"/>
    <w:rsid w:val="00FE57EF"/>
    <w:rsid w:val="00FE587D"/>
    <w:rsid w:val="00FE608A"/>
    <w:rsid w:val="00FE6246"/>
    <w:rsid w:val="00FE6F32"/>
    <w:rsid w:val="00FE76B5"/>
    <w:rsid w:val="00FE7A54"/>
    <w:rsid w:val="00FF2D4B"/>
    <w:rsid w:val="00FF3C84"/>
    <w:rsid w:val="00FF4E78"/>
    <w:rsid w:val="00FF66A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3C9E99"/>
  <w15:docId w15:val="{4DA2018D-C7F3-4D05-B9B6-9496121CD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7B7E"/>
    <w:rPr>
      <w:rFonts w:ascii="Arial" w:hAnsi="Arial"/>
      <w:szCs w:val="24"/>
      <w:lang w:val="en-GB"/>
    </w:rPr>
  </w:style>
  <w:style w:type="paragraph" w:styleId="Heading1">
    <w:name w:val="heading 1"/>
    <w:basedOn w:val="Normal"/>
    <w:next w:val="Normal"/>
    <w:qFormat/>
    <w:rsid w:val="008F0F79"/>
    <w:pPr>
      <w:keepNext/>
      <w:outlineLvl w:val="0"/>
    </w:pPr>
    <w:rPr>
      <w:rFonts w:cs="Arial"/>
      <w:b/>
      <w:bCs/>
      <w:sz w:val="32"/>
      <w:lang w:val="en-US"/>
    </w:rPr>
  </w:style>
  <w:style w:type="paragraph" w:styleId="Heading2">
    <w:name w:val="heading 2"/>
    <w:basedOn w:val="Normal"/>
    <w:next w:val="Normal"/>
    <w:autoRedefine/>
    <w:qFormat/>
    <w:rsid w:val="004558E0"/>
    <w:pPr>
      <w:keepNext/>
      <w:spacing w:after="240"/>
      <w:jc w:val="both"/>
      <w:outlineLvl w:val="1"/>
    </w:pPr>
    <w:rPr>
      <w:rFonts w:eastAsia="Arial Unicode MS" w:cs="Arial"/>
      <w:b/>
      <w:sz w:val="24"/>
      <w:szCs w:val="20"/>
      <w:lang w:val="en-US" w:eastAsia="zh-HK" w:bidi="en-US"/>
    </w:rPr>
  </w:style>
  <w:style w:type="paragraph" w:styleId="Heading3">
    <w:name w:val="heading 3"/>
    <w:aliases w:val="Heading 3 Char"/>
    <w:basedOn w:val="Normal"/>
    <w:next w:val="Normal"/>
    <w:qFormat/>
    <w:rsid w:val="00B463F4"/>
    <w:pPr>
      <w:keepNext/>
      <w:outlineLvl w:val="2"/>
    </w:pPr>
    <w:rPr>
      <w:rFonts w:cs="Arial"/>
      <w:b/>
      <w:lang w:val="en-US"/>
    </w:rPr>
  </w:style>
  <w:style w:type="paragraph" w:styleId="Heading4">
    <w:name w:val="heading 4"/>
    <w:basedOn w:val="Normal"/>
    <w:next w:val="Normal"/>
    <w:qFormat/>
    <w:rsid w:val="008F0F79"/>
    <w:pPr>
      <w:keepNext/>
      <w:autoSpaceDE w:val="0"/>
      <w:autoSpaceDN w:val="0"/>
      <w:adjustRightInd w:val="0"/>
      <w:ind w:left="132" w:hanging="132"/>
      <w:outlineLvl w:val="3"/>
    </w:pPr>
    <w:rPr>
      <w:rFonts w:ascii="Arial Unicode MS" w:eastAsia="Times New Roman" w:hAnsi="Arial Unicode MS" w:cs="Arial Unicode MS"/>
      <w:b/>
      <w:bCs/>
      <w:sz w:val="18"/>
      <w:szCs w:val="22"/>
      <w:lang w:val="en-US" w:eastAsia="en-US"/>
    </w:rPr>
  </w:style>
  <w:style w:type="paragraph" w:styleId="Heading5">
    <w:name w:val="heading 5"/>
    <w:basedOn w:val="Normal"/>
    <w:next w:val="Normal"/>
    <w:qFormat/>
    <w:rsid w:val="008F0F79"/>
    <w:pPr>
      <w:keepNext/>
      <w:autoSpaceDE w:val="0"/>
      <w:autoSpaceDN w:val="0"/>
      <w:adjustRightInd w:val="0"/>
      <w:ind w:left="-106"/>
      <w:outlineLvl w:val="4"/>
    </w:pPr>
    <w:rPr>
      <w:rFonts w:ascii="Arial Unicode MS" w:eastAsia="Times New Roman" w:hAnsi="Arial Unicode MS" w:cs="Arial Unicode MS"/>
      <w:b/>
      <w:bCs/>
      <w:sz w:val="18"/>
      <w:szCs w:val="22"/>
      <w:lang w:eastAsia="en-US"/>
    </w:rPr>
  </w:style>
  <w:style w:type="paragraph" w:styleId="Heading6">
    <w:name w:val="heading 6"/>
    <w:basedOn w:val="Normal"/>
    <w:next w:val="Normal"/>
    <w:qFormat/>
    <w:rsid w:val="008F0F79"/>
    <w:pPr>
      <w:keepNext/>
      <w:autoSpaceDE w:val="0"/>
      <w:autoSpaceDN w:val="0"/>
      <w:adjustRightInd w:val="0"/>
      <w:jc w:val="center"/>
      <w:outlineLvl w:val="5"/>
    </w:pPr>
    <w:rPr>
      <w:rFonts w:eastAsia="Arial Unicode MS" w:cs="Arial Unicode MS"/>
      <w:b/>
      <w:bCs/>
    </w:rPr>
  </w:style>
  <w:style w:type="paragraph" w:styleId="Heading7">
    <w:name w:val="heading 7"/>
    <w:basedOn w:val="Normal"/>
    <w:next w:val="Normal"/>
    <w:qFormat/>
    <w:rsid w:val="008F0F79"/>
    <w:pPr>
      <w:spacing w:before="240" w:after="60"/>
      <w:outlineLvl w:val="6"/>
    </w:pPr>
    <w:rPr>
      <w:rFonts w:ascii="Times New Roman" w:eastAsia="Times New Roman" w:hAnsi="Times New Roman"/>
      <w:sz w:val="24"/>
      <w:szCs w:val="20"/>
      <w:lang w:val="en-US" w:eastAsia="en-US"/>
    </w:rPr>
  </w:style>
  <w:style w:type="paragraph" w:styleId="Heading8">
    <w:name w:val="heading 8"/>
    <w:basedOn w:val="Normal"/>
    <w:next w:val="Normal"/>
    <w:qFormat/>
    <w:rsid w:val="008F0F79"/>
    <w:pPr>
      <w:spacing w:before="240" w:after="60"/>
      <w:outlineLvl w:val="7"/>
    </w:pPr>
    <w:rPr>
      <w:rFonts w:ascii="Times New Roman" w:eastAsia="Times New Roman" w:hAnsi="Times New Roman"/>
      <w:i/>
      <w:iCs/>
      <w:sz w:val="24"/>
      <w:szCs w:val="20"/>
      <w:lang w:val="en-US" w:eastAsia="en-US"/>
    </w:rPr>
  </w:style>
  <w:style w:type="paragraph" w:styleId="Heading9">
    <w:name w:val="heading 9"/>
    <w:basedOn w:val="Normal"/>
    <w:next w:val="Normal"/>
    <w:qFormat/>
    <w:rsid w:val="008F0F79"/>
    <w:pPr>
      <w:spacing w:before="240" w:after="60"/>
      <w:outlineLvl w:val="8"/>
    </w:pPr>
    <w:rPr>
      <w:rFonts w:eastAsia="Times New Roman" w:cs="Arial"/>
      <w:sz w:val="22"/>
      <w:szCs w:val="22"/>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rsid w:val="008F0F79"/>
    <w:pPr>
      <w:tabs>
        <w:tab w:val="center" w:pos="4320"/>
        <w:tab w:val="right" w:pos="8640"/>
      </w:tabs>
    </w:pPr>
  </w:style>
  <w:style w:type="character" w:styleId="PageNumber">
    <w:name w:val="page number"/>
    <w:semiHidden/>
    <w:rsid w:val="008F0F79"/>
    <w:rPr>
      <w:rFonts w:ascii="Arial Unicode MS" w:hAnsi="Arial Unicode MS"/>
      <w:sz w:val="18"/>
    </w:rPr>
  </w:style>
  <w:style w:type="paragraph" w:styleId="Header">
    <w:name w:val="header"/>
    <w:basedOn w:val="Normal"/>
    <w:semiHidden/>
    <w:rsid w:val="008F0F79"/>
    <w:pPr>
      <w:tabs>
        <w:tab w:val="center" w:pos="4320"/>
        <w:tab w:val="right" w:pos="8640"/>
      </w:tabs>
    </w:pPr>
  </w:style>
  <w:style w:type="paragraph" w:styleId="TOC1">
    <w:name w:val="toc 1"/>
    <w:basedOn w:val="Normal"/>
    <w:next w:val="Normal"/>
    <w:autoRedefine/>
    <w:uiPriority w:val="39"/>
    <w:rsid w:val="003F646C"/>
    <w:pPr>
      <w:tabs>
        <w:tab w:val="left" w:leader="dot" w:pos="9240"/>
      </w:tabs>
      <w:spacing w:before="240"/>
      <w:ind w:left="418" w:hanging="418"/>
    </w:pPr>
    <w:rPr>
      <w:rFonts w:eastAsia="Times New Roman" w:cs="Arial Unicode MS"/>
      <w:b/>
      <w:bCs/>
      <w:noProof/>
      <w:szCs w:val="32"/>
      <w:lang w:eastAsia="en-US"/>
    </w:rPr>
  </w:style>
  <w:style w:type="paragraph" w:styleId="BlockText">
    <w:name w:val="Block Text"/>
    <w:basedOn w:val="Normal"/>
    <w:semiHidden/>
    <w:rsid w:val="008F0F79"/>
    <w:pPr>
      <w:spacing w:after="120"/>
      <w:ind w:left="1440" w:right="1440"/>
    </w:pPr>
    <w:rPr>
      <w:rFonts w:ascii="Arial Unicode MS" w:hAnsi="Arial Unicode MS"/>
      <w:sz w:val="18"/>
    </w:rPr>
  </w:style>
  <w:style w:type="paragraph" w:styleId="BodyText">
    <w:name w:val="Body Text"/>
    <w:basedOn w:val="Normal"/>
    <w:semiHidden/>
    <w:rsid w:val="008F0F79"/>
    <w:pPr>
      <w:spacing w:after="120"/>
    </w:pPr>
    <w:rPr>
      <w:rFonts w:ascii="Arial Unicode MS" w:hAnsi="Arial Unicode MS"/>
      <w:sz w:val="18"/>
    </w:rPr>
  </w:style>
  <w:style w:type="paragraph" w:styleId="BodyText2">
    <w:name w:val="Body Text 2"/>
    <w:basedOn w:val="Normal"/>
    <w:semiHidden/>
    <w:rsid w:val="008F0F79"/>
    <w:pPr>
      <w:spacing w:after="120" w:line="480" w:lineRule="auto"/>
    </w:pPr>
    <w:rPr>
      <w:rFonts w:ascii="Arial Unicode MS" w:hAnsi="Arial Unicode MS"/>
      <w:sz w:val="18"/>
    </w:rPr>
  </w:style>
  <w:style w:type="paragraph" w:styleId="BodyText3">
    <w:name w:val="Body Text 3"/>
    <w:basedOn w:val="Normal"/>
    <w:semiHidden/>
    <w:rsid w:val="008F0F79"/>
    <w:pPr>
      <w:spacing w:after="120"/>
    </w:pPr>
    <w:rPr>
      <w:rFonts w:ascii="Arial Unicode MS" w:hAnsi="Arial Unicode MS"/>
      <w:sz w:val="18"/>
      <w:szCs w:val="16"/>
    </w:rPr>
  </w:style>
  <w:style w:type="paragraph" w:styleId="BodyTextFirstIndent">
    <w:name w:val="Body Text First Indent"/>
    <w:basedOn w:val="BodyText"/>
    <w:semiHidden/>
    <w:rsid w:val="008F0F79"/>
    <w:pPr>
      <w:ind w:firstLine="210"/>
    </w:pPr>
  </w:style>
  <w:style w:type="paragraph" w:styleId="BodyTextIndent">
    <w:name w:val="Body Text Indent"/>
    <w:basedOn w:val="Normal"/>
    <w:semiHidden/>
    <w:rsid w:val="008F0F79"/>
    <w:pPr>
      <w:spacing w:after="120"/>
      <w:ind w:left="360"/>
    </w:pPr>
    <w:rPr>
      <w:rFonts w:ascii="Arial Unicode MS" w:hAnsi="Arial Unicode MS"/>
      <w:sz w:val="18"/>
    </w:rPr>
  </w:style>
  <w:style w:type="paragraph" w:styleId="BodyTextFirstIndent2">
    <w:name w:val="Body Text First Indent 2"/>
    <w:basedOn w:val="BodyTextIndent"/>
    <w:semiHidden/>
    <w:rsid w:val="008F0F79"/>
    <w:pPr>
      <w:ind w:firstLine="210"/>
    </w:pPr>
  </w:style>
  <w:style w:type="paragraph" w:styleId="BodyTextIndent2">
    <w:name w:val="Body Text Indent 2"/>
    <w:basedOn w:val="Normal"/>
    <w:semiHidden/>
    <w:rsid w:val="008F0F79"/>
    <w:pPr>
      <w:spacing w:after="120" w:line="480" w:lineRule="auto"/>
      <w:ind w:left="360"/>
    </w:pPr>
    <w:rPr>
      <w:rFonts w:ascii="Arial Unicode MS" w:hAnsi="Arial Unicode MS"/>
      <w:sz w:val="18"/>
    </w:rPr>
  </w:style>
  <w:style w:type="paragraph" w:styleId="BodyTextIndent3">
    <w:name w:val="Body Text Indent 3"/>
    <w:basedOn w:val="Normal"/>
    <w:semiHidden/>
    <w:rsid w:val="008F0F79"/>
    <w:pPr>
      <w:spacing w:after="120"/>
      <w:ind w:left="360"/>
    </w:pPr>
    <w:rPr>
      <w:rFonts w:ascii="Arial Unicode MS" w:hAnsi="Arial Unicode MS"/>
      <w:sz w:val="18"/>
      <w:szCs w:val="16"/>
    </w:rPr>
  </w:style>
  <w:style w:type="paragraph" w:styleId="Caption">
    <w:name w:val="caption"/>
    <w:basedOn w:val="Normal"/>
    <w:next w:val="Normal"/>
    <w:qFormat/>
    <w:rsid w:val="008F0F79"/>
    <w:pPr>
      <w:spacing w:before="120" w:after="120"/>
    </w:pPr>
    <w:rPr>
      <w:rFonts w:ascii="Arial Unicode MS" w:hAnsi="Arial Unicode MS"/>
      <w:b/>
      <w:bCs/>
      <w:sz w:val="18"/>
      <w:szCs w:val="20"/>
    </w:rPr>
  </w:style>
  <w:style w:type="paragraph" w:styleId="Closing">
    <w:name w:val="Closing"/>
    <w:basedOn w:val="Normal"/>
    <w:semiHidden/>
    <w:rsid w:val="008F0F79"/>
    <w:pPr>
      <w:ind w:left="4320"/>
    </w:pPr>
    <w:rPr>
      <w:rFonts w:ascii="Arial Unicode MS" w:hAnsi="Arial Unicode MS"/>
      <w:sz w:val="18"/>
    </w:rPr>
  </w:style>
  <w:style w:type="character" w:styleId="FootnoteReference">
    <w:name w:val="footnote reference"/>
    <w:semiHidden/>
    <w:rsid w:val="008F0F79"/>
    <w:rPr>
      <w:rFonts w:ascii="Arial Unicode MS" w:hAnsi="Arial Unicode MS"/>
      <w:sz w:val="18"/>
      <w:vertAlign w:val="superscript"/>
    </w:rPr>
  </w:style>
  <w:style w:type="paragraph" w:styleId="NormalWeb">
    <w:name w:val="Normal (Web)"/>
    <w:basedOn w:val="Normal"/>
    <w:uiPriority w:val="99"/>
    <w:rsid w:val="008F0F79"/>
  </w:style>
  <w:style w:type="paragraph" w:styleId="TOAHeading">
    <w:name w:val="toa heading"/>
    <w:basedOn w:val="Normal"/>
    <w:next w:val="Normal"/>
    <w:semiHidden/>
    <w:rsid w:val="008F0F79"/>
    <w:pPr>
      <w:spacing w:before="120"/>
    </w:pPr>
    <w:rPr>
      <w:rFonts w:cs="Arial"/>
      <w:b/>
      <w:bCs/>
      <w:sz w:val="24"/>
    </w:rPr>
  </w:style>
  <w:style w:type="paragraph" w:styleId="TOC2">
    <w:name w:val="toc 2"/>
    <w:basedOn w:val="Normal"/>
    <w:next w:val="Normal"/>
    <w:autoRedefine/>
    <w:uiPriority w:val="39"/>
    <w:rsid w:val="00AB726A"/>
    <w:pPr>
      <w:tabs>
        <w:tab w:val="left" w:pos="600"/>
        <w:tab w:val="left" w:pos="1080"/>
        <w:tab w:val="left" w:leader="dot" w:pos="9180"/>
        <w:tab w:val="right" w:leader="dot" w:pos="9360"/>
      </w:tabs>
      <w:spacing w:before="80"/>
      <w:ind w:left="720" w:hanging="302"/>
    </w:pPr>
    <w:rPr>
      <w:rFonts w:eastAsia="Times New Roman" w:cs="Arial Unicode MS"/>
      <w:bCs/>
      <w:noProof/>
      <w:szCs w:val="26"/>
      <w:lang w:eastAsia="en-US"/>
    </w:rPr>
  </w:style>
  <w:style w:type="paragraph" w:styleId="TOC3">
    <w:name w:val="toc 3"/>
    <w:basedOn w:val="Normal"/>
    <w:next w:val="Normal"/>
    <w:autoRedefine/>
    <w:uiPriority w:val="39"/>
    <w:rsid w:val="006B111B"/>
    <w:pPr>
      <w:tabs>
        <w:tab w:val="right" w:leader="dot" w:pos="9480"/>
      </w:tabs>
      <w:ind w:left="720"/>
    </w:pPr>
    <w:rPr>
      <w:rFonts w:eastAsia="Times New Roman"/>
      <w:szCs w:val="20"/>
      <w:lang w:val="en-US" w:eastAsia="en-US"/>
    </w:rPr>
  </w:style>
  <w:style w:type="paragraph" w:styleId="TOC4">
    <w:name w:val="toc 4"/>
    <w:basedOn w:val="Normal"/>
    <w:next w:val="Normal"/>
    <w:autoRedefine/>
    <w:uiPriority w:val="39"/>
    <w:rsid w:val="008F0F79"/>
    <w:pPr>
      <w:ind w:left="400"/>
    </w:pPr>
    <w:rPr>
      <w:rFonts w:eastAsia="Times New Roman"/>
      <w:szCs w:val="20"/>
      <w:lang w:val="en-US" w:eastAsia="en-US"/>
    </w:rPr>
  </w:style>
  <w:style w:type="paragraph" w:styleId="TOC5">
    <w:name w:val="toc 5"/>
    <w:basedOn w:val="Normal"/>
    <w:next w:val="Normal"/>
    <w:autoRedefine/>
    <w:uiPriority w:val="39"/>
    <w:rsid w:val="008F0F79"/>
    <w:pPr>
      <w:ind w:left="600"/>
    </w:pPr>
    <w:rPr>
      <w:rFonts w:eastAsia="Times New Roman"/>
      <w:szCs w:val="20"/>
      <w:lang w:val="en-US" w:eastAsia="en-US"/>
    </w:rPr>
  </w:style>
  <w:style w:type="paragraph" w:styleId="TOC6">
    <w:name w:val="toc 6"/>
    <w:basedOn w:val="Normal"/>
    <w:next w:val="Normal"/>
    <w:autoRedefine/>
    <w:uiPriority w:val="39"/>
    <w:rsid w:val="008F0F79"/>
    <w:pPr>
      <w:ind w:left="800"/>
    </w:pPr>
    <w:rPr>
      <w:rFonts w:ascii="Times New Roman" w:eastAsia="Times New Roman" w:hAnsi="Times New Roman"/>
      <w:szCs w:val="20"/>
      <w:lang w:val="en-US" w:eastAsia="en-US"/>
    </w:rPr>
  </w:style>
  <w:style w:type="paragraph" w:styleId="TOC7">
    <w:name w:val="toc 7"/>
    <w:basedOn w:val="Normal"/>
    <w:next w:val="Normal"/>
    <w:autoRedefine/>
    <w:uiPriority w:val="39"/>
    <w:rsid w:val="008F0F79"/>
    <w:pPr>
      <w:ind w:left="1000"/>
    </w:pPr>
    <w:rPr>
      <w:rFonts w:ascii="Times New Roman" w:eastAsia="Times New Roman" w:hAnsi="Times New Roman"/>
      <w:szCs w:val="20"/>
      <w:lang w:val="en-US" w:eastAsia="en-US"/>
    </w:rPr>
  </w:style>
  <w:style w:type="paragraph" w:styleId="TOC8">
    <w:name w:val="toc 8"/>
    <w:basedOn w:val="Normal"/>
    <w:next w:val="Normal"/>
    <w:autoRedefine/>
    <w:uiPriority w:val="39"/>
    <w:rsid w:val="008F0F79"/>
    <w:pPr>
      <w:ind w:left="1200"/>
    </w:pPr>
    <w:rPr>
      <w:rFonts w:ascii="Times New Roman" w:eastAsia="Times New Roman" w:hAnsi="Times New Roman"/>
      <w:szCs w:val="20"/>
      <w:lang w:val="en-US" w:eastAsia="en-US"/>
    </w:rPr>
  </w:style>
  <w:style w:type="paragraph" w:styleId="TOC9">
    <w:name w:val="toc 9"/>
    <w:basedOn w:val="Normal"/>
    <w:next w:val="Normal"/>
    <w:autoRedefine/>
    <w:uiPriority w:val="39"/>
    <w:rsid w:val="008F0F79"/>
    <w:pPr>
      <w:ind w:left="1400"/>
    </w:pPr>
    <w:rPr>
      <w:rFonts w:ascii="Times New Roman" w:eastAsia="Times New Roman" w:hAnsi="Times New Roman"/>
      <w:szCs w:val="20"/>
      <w:lang w:val="en-US" w:eastAsia="en-US"/>
    </w:rPr>
  </w:style>
  <w:style w:type="character" w:styleId="Hyperlink">
    <w:name w:val="Hyperlink"/>
    <w:uiPriority w:val="99"/>
    <w:rsid w:val="008F0F79"/>
    <w:rPr>
      <w:color w:val="0000FF"/>
      <w:u w:val="single"/>
    </w:rPr>
  </w:style>
  <w:style w:type="paragraph" w:styleId="BalloonText">
    <w:name w:val="Balloon Text"/>
    <w:basedOn w:val="Normal"/>
    <w:semiHidden/>
    <w:rsid w:val="008F0F79"/>
    <w:rPr>
      <w:rFonts w:ascii="Tahoma" w:eastAsia="Times New Roman" w:hAnsi="Tahoma" w:cs="Tahoma"/>
      <w:sz w:val="16"/>
      <w:szCs w:val="16"/>
      <w:lang w:val="en-US" w:eastAsia="en-US"/>
    </w:rPr>
  </w:style>
  <w:style w:type="paragraph" w:customStyle="1" w:styleId="formtext">
    <w:name w:val="form text"/>
    <w:basedOn w:val="Normal"/>
    <w:rsid w:val="008F0F79"/>
    <w:rPr>
      <w:rFonts w:ascii="Times New Roman" w:eastAsia="Times New Roman" w:hAnsi="Times New Roman"/>
      <w:b/>
      <w:i/>
      <w:sz w:val="22"/>
      <w:szCs w:val="20"/>
      <w:lang w:val="en-US" w:eastAsia="en-US"/>
    </w:rPr>
  </w:style>
  <w:style w:type="paragraph" w:customStyle="1" w:styleId="TemplateNote">
    <w:name w:val="Template Note"/>
    <w:basedOn w:val="Normal"/>
    <w:rsid w:val="008F0F79"/>
    <w:pPr>
      <w:keepNext/>
      <w:widowControl w:val="0"/>
      <w:pBdr>
        <w:top w:val="single" w:sz="6" w:space="1" w:color="auto"/>
        <w:left w:val="single" w:sz="6" w:space="1" w:color="auto"/>
        <w:bottom w:val="single" w:sz="6" w:space="1" w:color="auto"/>
        <w:right w:val="single" w:sz="6" w:space="1" w:color="auto"/>
      </w:pBdr>
      <w:shd w:val="pct5" w:color="auto" w:fill="auto"/>
      <w:spacing w:before="80" w:after="80"/>
      <w:jc w:val="both"/>
    </w:pPr>
    <w:rPr>
      <w:rFonts w:ascii="Times New Roman" w:eastAsia="Times New Roman" w:hAnsi="Times New Roman"/>
      <w:i/>
      <w:snapToGrid w:val="0"/>
      <w:color w:val="0000FF"/>
      <w:szCs w:val="20"/>
      <w:lang w:val="en-US" w:eastAsia="en-US"/>
    </w:rPr>
  </w:style>
  <w:style w:type="paragraph" w:customStyle="1" w:styleId="TableText">
    <w:name w:val="Table Text"/>
    <w:basedOn w:val="Normal"/>
    <w:rsid w:val="008F0F79"/>
    <w:pPr>
      <w:ind w:left="14"/>
    </w:pPr>
    <w:rPr>
      <w:rFonts w:eastAsia="Times New Roman"/>
      <w:spacing w:val="-5"/>
      <w:sz w:val="16"/>
      <w:szCs w:val="20"/>
      <w:lang w:val="en-US" w:eastAsia="en-US"/>
    </w:rPr>
  </w:style>
  <w:style w:type="paragraph" w:customStyle="1" w:styleId="TableHeader">
    <w:name w:val="Table Header"/>
    <w:basedOn w:val="Normal"/>
    <w:rsid w:val="008F0F79"/>
    <w:pPr>
      <w:spacing w:before="60"/>
      <w:jc w:val="center"/>
    </w:pPr>
    <w:rPr>
      <w:rFonts w:eastAsia="Times New Roman"/>
      <w:b/>
      <w:spacing w:val="-5"/>
      <w:sz w:val="16"/>
      <w:szCs w:val="20"/>
      <w:lang w:val="en-US" w:eastAsia="en-US"/>
    </w:rPr>
  </w:style>
  <w:style w:type="character" w:customStyle="1" w:styleId="Heading3CharChar">
    <w:name w:val="Heading 3 Char Char"/>
    <w:rsid w:val="008F0F79"/>
    <w:rPr>
      <w:rFonts w:ascii="Arial" w:hAnsi="Arial" w:cs="Arial"/>
      <w:b/>
      <w:bCs/>
      <w:noProof w:val="0"/>
      <w:sz w:val="22"/>
      <w:szCs w:val="26"/>
      <w:lang w:val="en-US" w:eastAsia="en-US" w:bidi="ar-SA"/>
    </w:rPr>
  </w:style>
  <w:style w:type="paragraph" w:customStyle="1" w:styleId="TableEntry">
    <w:name w:val="Table Entry"/>
    <w:basedOn w:val="Normal"/>
    <w:rsid w:val="008F0F79"/>
    <w:rPr>
      <w:rFonts w:eastAsia="Times New Roman"/>
      <w:szCs w:val="20"/>
      <w:lang w:val="en-US" w:eastAsia="en-US"/>
    </w:rPr>
  </w:style>
  <w:style w:type="paragraph" w:customStyle="1" w:styleId="BracketedTemplateInstructions">
    <w:name w:val="Bracketed Template Instructions"/>
    <w:basedOn w:val="Normal"/>
    <w:rsid w:val="008F0F79"/>
    <w:rPr>
      <w:rFonts w:eastAsia="Times New Roman"/>
      <w:sz w:val="16"/>
      <w:szCs w:val="20"/>
      <w:lang w:val="en-US" w:eastAsia="en-US"/>
    </w:rPr>
  </w:style>
  <w:style w:type="paragraph" w:customStyle="1" w:styleId="StyleHeading3Italic">
    <w:name w:val="Style Heading 3 + Italic"/>
    <w:basedOn w:val="Heading3"/>
    <w:rsid w:val="008F0F79"/>
    <w:pPr>
      <w:numPr>
        <w:ilvl w:val="2"/>
        <w:numId w:val="1"/>
      </w:numPr>
      <w:spacing w:before="240" w:after="60"/>
    </w:pPr>
    <w:rPr>
      <w:rFonts w:eastAsia="Times New Roman"/>
      <w:b w:val="0"/>
      <w:bCs/>
      <w:i/>
      <w:iCs/>
      <w:sz w:val="22"/>
      <w:szCs w:val="26"/>
      <w:lang w:eastAsia="en-US"/>
    </w:rPr>
  </w:style>
  <w:style w:type="character" w:customStyle="1" w:styleId="StyleHeading3ItalicChar">
    <w:name w:val="Style Heading 3 + Italic Char"/>
    <w:rsid w:val="008F0F79"/>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sid w:val="008F0F79"/>
    <w:rPr>
      <w:bCs/>
      <w:sz w:val="20"/>
    </w:rPr>
  </w:style>
  <w:style w:type="paragraph" w:customStyle="1" w:styleId="StyleBodyText8ptBoldAfter0pt">
    <w:name w:val="Style Body Text + 8 pt Bold After:  0 pt"/>
    <w:basedOn w:val="BodyText"/>
    <w:rsid w:val="008F0F79"/>
    <w:pPr>
      <w:spacing w:after="0" w:line="0" w:lineRule="atLeast"/>
    </w:pPr>
    <w:rPr>
      <w:rFonts w:ascii="Arial" w:eastAsia="Times New Roman" w:hAnsi="Arial"/>
      <w:b/>
      <w:bCs/>
      <w:spacing w:val="-5"/>
      <w:sz w:val="16"/>
      <w:szCs w:val="20"/>
      <w:lang w:val="en-US" w:eastAsia="en-US"/>
    </w:rPr>
  </w:style>
  <w:style w:type="paragraph" w:customStyle="1" w:styleId="StyleBodyTextBoldCentered">
    <w:name w:val="Style Body Text + Bold Centered"/>
    <w:basedOn w:val="BodyText"/>
    <w:rsid w:val="008F0F79"/>
    <w:pPr>
      <w:spacing w:line="0" w:lineRule="atLeast"/>
      <w:jc w:val="center"/>
    </w:pPr>
    <w:rPr>
      <w:rFonts w:ascii="Arial" w:eastAsia="Times New Roman" w:hAnsi="Arial"/>
      <w:b/>
      <w:bCs/>
      <w:spacing w:val="-5"/>
      <w:sz w:val="20"/>
      <w:szCs w:val="20"/>
      <w:lang w:val="en-US" w:eastAsia="en-US"/>
    </w:rPr>
  </w:style>
  <w:style w:type="paragraph" w:customStyle="1" w:styleId="FieldText">
    <w:name w:val="FieldText"/>
    <w:basedOn w:val="Normal"/>
    <w:rsid w:val="008F0F79"/>
    <w:pPr>
      <w:widowControl w:val="0"/>
    </w:pPr>
    <w:rPr>
      <w:rFonts w:eastAsia="Times New Roman"/>
      <w:szCs w:val="20"/>
      <w:lang w:val="en-US" w:eastAsia="en-US"/>
    </w:rPr>
  </w:style>
  <w:style w:type="paragraph" w:customStyle="1" w:styleId="Notenonumber">
    <w:name w:val="Note no number"/>
    <w:basedOn w:val="Normal"/>
    <w:rsid w:val="008F0F79"/>
    <w:pPr>
      <w:widowControl w:val="0"/>
    </w:pPr>
    <w:rPr>
      <w:rFonts w:ascii="Times New Roman" w:eastAsia="Times New Roman" w:hAnsi="Times New Roman"/>
      <w:i/>
      <w:snapToGrid w:val="0"/>
      <w:color w:val="0000FF"/>
      <w:sz w:val="24"/>
      <w:szCs w:val="20"/>
      <w:lang w:val="en-US" w:eastAsia="en-US"/>
    </w:rPr>
  </w:style>
  <w:style w:type="character" w:styleId="Strong">
    <w:name w:val="Strong"/>
    <w:qFormat/>
    <w:rsid w:val="008F0F79"/>
    <w:rPr>
      <w:b/>
    </w:rPr>
  </w:style>
  <w:style w:type="paragraph" w:customStyle="1" w:styleId="FieldLabel">
    <w:name w:val="FieldLabel"/>
    <w:basedOn w:val="Normal"/>
    <w:rsid w:val="008F0F79"/>
    <w:pPr>
      <w:widowControl w:val="0"/>
      <w:spacing w:before="20" w:after="60"/>
    </w:pPr>
    <w:rPr>
      <w:rFonts w:ascii="Times New Roman" w:eastAsia="Times New Roman" w:hAnsi="Times New Roman"/>
      <w:szCs w:val="20"/>
      <w:lang w:val="en-US" w:eastAsia="en-US"/>
    </w:rPr>
  </w:style>
  <w:style w:type="paragraph" w:customStyle="1" w:styleId="IndentedText">
    <w:name w:val="Indented Text"/>
    <w:basedOn w:val="Normal"/>
    <w:rsid w:val="008F0F79"/>
    <w:pPr>
      <w:widowControl w:val="0"/>
      <w:ind w:left="360"/>
    </w:pPr>
    <w:rPr>
      <w:rFonts w:ascii="Times New Roman" w:eastAsia="Times New Roman" w:hAnsi="Times New Roman"/>
      <w:snapToGrid w:val="0"/>
      <w:sz w:val="24"/>
      <w:szCs w:val="20"/>
      <w:lang w:val="en-US" w:eastAsia="en-US"/>
    </w:rPr>
  </w:style>
  <w:style w:type="character" w:styleId="Emphasis">
    <w:name w:val="Emphasis"/>
    <w:uiPriority w:val="20"/>
    <w:qFormat/>
    <w:rsid w:val="008F0F79"/>
    <w:rPr>
      <w:i/>
      <w:iCs/>
    </w:rPr>
  </w:style>
  <w:style w:type="paragraph" w:customStyle="1" w:styleId="DeliverableName">
    <w:name w:val="Deliverable Name"/>
    <w:rsid w:val="008F0F79"/>
    <w:pPr>
      <w:widowControl w:val="0"/>
    </w:pPr>
    <w:rPr>
      <w:rFonts w:ascii="Arial" w:eastAsia="Times New Roman" w:hAnsi="Arial"/>
      <w:sz w:val="24"/>
      <w:lang w:eastAsia="en-US"/>
    </w:rPr>
  </w:style>
  <w:style w:type="paragraph" w:styleId="Title">
    <w:name w:val="Title"/>
    <w:basedOn w:val="Normal"/>
    <w:qFormat/>
    <w:rsid w:val="008F0F79"/>
    <w:pPr>
      <w:jc w:val="center"/>
    </w:pPr>
    <w:rPr>
      <w:rFonts w:eastAsia="Times New Roman"/>
      <w:b/>
      <w:szCs w:val="20"/>
      <w:lang w:eastAsia="en-US"/>
    </w:rPr>
  </w:style>
  <w:style w:type="character" w:styleId="FollowedHyperlink">
    <w:name w:val="FollowedHyperlink"/>
    <w:semiHidden/>
    <w:rsid w:val="008F0F79"/>
    <w:rPr>
      <w:color w:val="800080"/>
      <w:u w:val="single"/>
    </w:rPr>
  </w:style>
  <w:style w:type="character" w:styleId="CommentReference">
    <w:name w:val="annotation reference"/>
    <w:uiPriority w:val="99"/>
    <w:semiHidden/>
    <w:rsid w:val="008F0F79"/>
    <w:rPr>
      <w:sz w:val="16"/>
      <w:szCs w:val="16"/>
    </w:rPr>
  </w:style>
  <w:style w:type="paragraph" w:styleId="CommentText">
    <w:name w:val="annotation text"/>
    <w:basedOn w:val="Normal"/>
    <w:link w:val="CommentTextChar"/>
    <w:semiHidden/>
    <w:rsid w:val="008F0F79"/>
    <w:rPr>
      <w:rFonts w:eastAsia="Times New Roman"/>
      <w:szCs w:val="20"/>
      <w:lang w:val="en-US" w:eastAsia="en-US"/>
    </w:rPr>
  </w:style>
  <w:style w:type="paragraph" w:styleId="CommentSubject">
    <w:name w:val="annotation subject"/>
    <w:basedOn w:val="CommentText"/>
    <w:next w:val="CommentText"/>
    <w:semiHidden/>
    <w:rsid w:val="008F0F79"/>
    <w:rPr>
      <w:b/>
      <w:bCs/>
    </w:rPr>
  </w:style>
  <w:style w:type="paragraph" w:customStyle="1" w:styleId="Bullet1">
    <w:name w:val="Bullet 1"/>
    <w:basedOn w:val="Normal"/>
    <w:rsid w:val="008F0F79"/>
    <w:pPr>
      <w:numPr>
        <w:numId w:val="2"/>
      </w:numPr>
      <w:jc w:val="both"/>
    </w:pPr>
    <w:rPr>
      <w:rFonts w:eastAsia="Arial Unicode MS"/>
      <w:szCs w:val="16"/>
      <w:lang w:val="en-AU" w:eastAsia="ko-KR"/>
    </w:rPr>
  </w:style>
  <w:style w:type="paragraph" w:customStyle="1" w:styleId="Bullet2">
    <w:name w:val="Bullet 2"/>
    <w:basedOn w:val="Bullet1"/>
    <w:rsid w:val="008F0F79"/>
    <w:pPr>
      <w:numPr>
        <w:numId w:val="3"/>
      </w:numPr>
      <w:tabs>
        <w:tab w:val="clear" w:pos="1442"/>
        <w:tab w:val="num" w:pos="720"/>
      </w:tabs>
      <w:ind w:left="170" w:hanging="170"/>
    </w:pPr>
    <w:rPr>
      <w:lang w:val="en-US"/>
    </w:rPr>
  </w:style>
  <w:style w:type="paragraph" w:customStyle="1" w:styleId="BoldBullet1">
    <w:name w:val="Bold Bullet 1"/>
    <w:basedOn w:val="Bullet1"/>
    <w:rsid w:val="008F0F79"/>
    <w:rPr>
      <w:b/>
      <w:lang w:val="en-US"/>
    </w:rPr>
  </w:style>
  <w:style w:type="paragraph" w:customStyle="1" w:styleId="Bullet3">
    <w:name w:val="Bullet 3"/>
    <w:basedOn w:val="Normal"/>
    <w:rsid w:val="008F0F79"/>
    <w:pPr>
      <w:numPr>
        <w:numId w:val="4"/>
      </w:numPr>
      <w:jc w:val="both"/>
    </w:pPr>
    <w:rPr>
      <w:rFonts w:eastAsia="Arial Unicode MS"/>
      <w:szCs w:val="16"/>
      <w:lang w:val="en-AU" w:eastAsia="ko-KR"/>
    </w:rPr>
  </w:style>
  <w:style w:type="paragraph" w:customStyle="1" w:styleId="Bullet4">
    <w:name w:val="Bullet 4"/>
    <w:basedOn w:val="Normal"/>
    <w:rsid w:val="008F0F79"/>
    <w:pPr>
      <w:numPr>
        <w:numId w:val="5"/>
      </w:numPr>
      <w:jc w:val="both"/>
    </w:pPr>
    <w:rPr>
      <w:rFonts w:eastAsia="Arial Unicode MS"/>
      <w:szCs w:val="16"/>
      <w:lang w:val="en-AU" w:eastAsia="ko-KR"/>
    </w:rPr>
  </w:style>
  <w:style w:type="paragraph" w:customStyle="1" w:styleId="CoverTitle">
    <w:name w:val="CoverTitle"/>
    <w:basedOn w:val="Normal"/>
    <w:rsid w:val="008F0F79"/>
    <w:pPr>
      <w:spacing w:before="900" w:after="4000"/>
      <w:ind w:left="3600" w:right="-288" w:firstLine="171"/>
      <w:jc w:val="right"/>
    </w:pPr>
    <w:rPr>
      <w:rFonts w:eastAsia="Times New Roman" w:cs="Arial"/>
      <w:b/>
      <w:bCs/>
      <w:color w:val="000080"/>
      <w:sz w:val="36"/>
      <w:szCs w:val="36"/>
      <w:lang w:val="en-AU" w:eastAsia="en-US"/>
    </w:rPr>
  </w:style>
  <w:style w:type="paragraph" w:styleId="TOCHeading">
    <w:name w:val="TOC Heading"/>
    <w:basedOn w:val="Heading1"/>
    <w:next w:val="Normal"/>
    <w:uiPriority w:val="39"/>
    <w:semiHidden/>
    <w:unhideWhenUsed/>
    <w:qFormat/>
    <w:rsid w:val="00377B74"/>
    <w:pPr>
      <w:keepLines/>
      <w:spacing w:before="480" w:line="276" w:lineRule="auto"/>
      <w:outlineLvl w:val="9"/>
    </w:pPr>
    <w:rPr>
      <w:rFonts w:ascii="Cambria" w:hAnsi="Cambria" w:cs="Times New Roman"/>
      <w:color w:val="365F91"/>
      <w:sz w:val="28"/>
      <w:szCs w:val="28"/>
      <w:lang w:eastAsia="en-US"/>
    </w:rPr>
  </w:style>
  <w:style w:type="paragraph" w:styleId="Date">
    <w:name w:val="Date"/>
    <w:basedOn w:val="Normal"/>
    <w:next w:val="Normal"/>
    <w:link w:val="DateChar"/>
    <w:semiHidden/>
    <w:unhideWhenUsed/>
    <w:rsid w:val="00750A02"/>
    <w:rPr>
      <w:rFonts w:eastAsia="Arial Unicode MS" w:cs="Arial"/>
      <w:szCs w:val="18"/>
      <w:lang w:eastAsia="en-US"/>
    </w:rPr>
  </w:style>
  <w:style w:type="character" w:customStyle="1" w:styleId="DateChar">
    <w:name w:val="Date Char"/>
    <w:link w:val="Date"/>
    <w:semiHidden/>
    <w:rsid w:val="00750A02"/>
    <w:rPr>
      <w:rFonts w:ascii="Arial" w:eastAsia="Arial Unicode MS" w:hAnsi="Arial" w:cs="Arial"/>
      <w:szCs w:val="18"/>
      <w:lang w:val="en-GB" w:eastAsia="en-US"/>
    </w:rPr>
  </w:style>
  <w:style w:type="paragraph" w:styleId="ListParagraph">
    <w:name w:val="List Paragraph"/>
    <w:basedOn w:val="Normal"/>
    <w:uiPriority w:val="34"/>
    <w:qFormat/>
    <w:rsid w:val="00222CFE"/>
    <w:pPr>
      <w:ind w:left="720"/>
    </w:pPr>
  </w:style>
  <w:style w:type="table" w:styleId="TableGrid">
    <w:name w:val="Table Grid"/>
    <w:basedOn w:val="TableNormal"/>
    <w:rsid w:val="0093508E"/>
    <w:pPr>
      <w:spacing w:after="200" w:line="276" w:lineRule="auto"/>
    </w:pPr>
    <w:rPr>
      <w:rFonts w:ascii="Calibri" w:eastAsia="SimSun" w:hAnsi="Calibri"/>
      <w:sz w:val="22"/>
      <w:szCs w:val="22"/>
      <w:lang w:eastAsia="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59"/>
    <w:rsid w:val="00341AD9"/>
    <w:pPr>
      <w:spacing w:after="200" w:line="276" w:lineRule="auto"/>
    </w:pPr>
    <w:rPr>
      <w:rFonts w:ascii="Calibri" w:eastAsia="SimSun" w:hAnsi="Calibri"/>
      <w:sz w:val="22"/>
      <w:szCs w:val="22"/>
      <w:lang w:eastAsia="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727724"/>
    <w:pPr>
      <w:spacing w:after="200" w:line="276" w:lineRule="auto"/>
    </w:pPr>
    <w:rPr>
      <w:rFonts w:ascii="Calibri" w:eastAsia="SimSun" w:hAnsi="Calibri"/>
      <w:sz w:val="22"/>
      <w:szCs w:val="22"/>
      <w:lang w:eastAsia="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Number">
    <w:name w:val="List Number"/>
    <w:basedOn w:val="Normal"/>
    <w:unhideWhenUsed/>
    <w:rsid w:val="00FA2FB3"/>
    <w:pPr>
      <w:numPr>
        <w:numId w:val="8"/>
      </w:numPr>
      <w:tabs>
        <w:tab w:val="num" w:pos="962"/>
      </w:tabs>
      <w:spacing w:after="120"/>
      <w:ind w:left="962" w:hanging="480"/>
      <w:contextualSpacing/>
    </w:pPr>
    <w:rPr>
      <w:rFonts w:eastAsia="Times"/>
      <w:color w:val="000000"/>
      <w:szCs w:val="20"/>
      <w:lang w:val="en-CA" w:eastAsia="en-US" w:bidi="en-US"/>
    </w:rPr>
  </w:style>
  <w:style w:type="paragraph" w:customStyle="1" w:styleId="FIXTOC">
    <w:name w:val="FIX TOC"/>
    <w:basedOn w:val="Normal"/>
    <w:link w:val="FIXTOCChar"/>
    <w:qFormat/>
    <w:rsid w:val="00FA2FB3"/>
    <w:pPr>
      <w:spacing w:after="200" w:line="276" w:lineRule="auto"/>
    </w:pPr>
    <w:rPr>
      <w:rFonts w:ascii="Calibri" w:eastAsia="SimSun" w:hAnsi="Calibri"/>
      <w:sz w:val="22"/>
      <w:szCs w:val="22"/>
      <w:lang w:eastAsia="en-US" w:bidi="en-US"/>
    </w:rPr>
  </w:style>
  <w:style w:type="character" w:customStyle="1" w:styleId="FIXTOCChar">
    <w:name w:val="FIX TOC Char"/>
    <w:link w:val="FIXTOC"/>
    <w:rsid w:val="00FA2FB3"/>
    <w:rPr>
      <w:rFonts w:ascii="Calibri" w:eastAsia="SimSun" w:hAnsi="Calibri"/>
      <w:sz w:val="22"/>
      <w:szCs w:val="22"/>
      <w:lang w:val="en-GB" w:eastAsia="en-US" w:bidi="en-US"/>
    </w:rPr>
  </w:style>
  <w:style w:type="character" w:customStyle="1" w:styleId="st1">
    <w:name w:val="st1"/>
    <w:basedOn w:val="DefaultParagraphFont"/>
    <w:rsid w:val="00F57EB6"/>
  </w:style>
  <w:style w:type="character" w:customStyle="1" w:styleId="CommentTextChar">
    <w:name w:val="Comment Text Char"/>
    <w:basedOn w:val="DefaultParagraphFont"/>
    <w:link w:val="CommentText"/>
    <w:semiHidden/>
    <w:rsid w:val="00CF3815"/>
    <w:rPr>
      <w:rFonts w:ascii="Arial" w:eastAsia="Times New Roman" w:hAnsi="Arial"/>
      <w:lang w:eastAsia="en-US"/>
    </w:rPr>
  </w:style>
  <w:style w:type="paragraph" w:styleId="Revision">
    <w:name w:val="Revision"/>
    <w:hidden/>
    <w:uiPriority w:val="99"/>
    <w:semiHidden/>
    <w:rsid w:val="00400742"/>
    <w:rPr>
      <w:rFonts w:ascii="Arial" w:hAnsi="Arial"/>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79593">
      <w:bodyDiv w:val="1"/>
      <w:marLeft w:val="0"/>
      <w:marRight w:val="0"/>
      <w:marTop w:val="0"/>
      <w:marBottom w:val="0"/>
      <w:divBdr>
        <w:top w:val="none" w:sz="0" w:space="0" w:color="auto"/>
        <w:left w:val="none" w:sz="0" w:space="0" w:color="auto"/>
        <w:bottom w:val="none" w:sz="0" w:space="0" w:color="auto"/>
        <w:right w:val="none" w:sz="0" w:space="0" w:color="auto"/>
      </w:divBdr>
    </w:div>
    <w:div w:id="129517029">
      <w:bodyDiv w:val="1"/>
      <w:marLeft w:val="0"/>
      <w:marRight w:val="0"/>
      <w:marTop w:val="0"/>
      <w:marBottom w:val="0"/>
      <w:divBdr>
        <w:top w:val="none" w:sz="0" w:space="0" w:color="auto"/>
        <w:left w:val="none" w:sz="0" w:space="0" w:color="auto"/>
        <w:bottom w:val="none" w:sz="0" w:space="0" w:color="auto"/>
        <w:right w:val="none" w:sz="0" w:space="0" w:color="auto"/>
      </w:divBdr>
    </w:div>
    <w:div w:id="149948076">
      <w:bodyDiv w:val="1"/>
      <w:marLeft w:val="0"/>
      <w:marRight w:val="0"/>
      <w:marTop w:val="0"/>
      <w:marBottom w:val="0"/>
      <w:divBdr>
        <w:top w:val="none" w:sz="0" w:space="0" w:color="auto"/>
        <w:left w:val="none" w:sz="0" w:space="0" w:color="auto"/>
        <w:bottom w:val="none" w:sz="0" w:space="0" w:color="auto"/>
        <w:right w:val="none" w:sz="0" w:space="0" w:color="auto"/>
      </w:divBdr>
    </w:div>
    <w:div w:id="214661505">
      <w:bodyDiv w:val="1"/>
      <w:marLeft w:val="0"/>
      <w:marRight w:val="0"/>
      <w:marTop w:val="0"/>
      <w:marBottom w:val="0"/>
      <w:divBdr>
        <w:top w:val="none" w:sz="0" w:space="0" w:color="auto"/>
        <w:left w:val="none" w:sz="0" w:space="0" w:color="auto"/>
        <w:bottom w:val="none" w:sz="0" w:space="0" w:color="auto"/>
        <w:right w:val="none" w:sz="0" w:space="0" w:color="auto"/>
      </w:divBdr>
    </w:div>
    <w:div w:id="268051615">
      <w:bodyDiv w:val="1"/>
      <w:marLeft w:val="0"/>
      <w:marRight w:val="0"/>
      <w:marTop w:val="0"/>
      <w:marBottom w:val="0"/>
      <w:divBdr>
        <w:top w:val="none" w:sz="0" w:space="0" w:color="auto"/>
        <w:left w:val="none" w:sz="0" w:space="0" w:color="auto"/>
        <w:bottom w:val="none" w:sz="0" w:space="0" w:color="auto"/>
        <w:right w:val="none" w:sz="0" w:space="0" w:color="auto"/>
      </w:divBdr>
      <w:divsChild>
        <w:div w:id="248196311">
          <w:marLeft w:val="360"/>
          <w:marRight w:val="0"/>
          <w:marTop w:val="0"/>
          <w:marBottom w:val="0"/>
          <w:divBdr>
            <w:top w:val="none" w:sz="0" w:space="0" w:color="auto"/>
            <w:left w:val="none" w:sz="0" w:space="0" w:color="auto"/>
            <w:bottom w:val="none" w:sz="0" w:space="0" w:color="auto"/>
            <w:right w:val="none" w:sz="0" w:space="0" w:color="auto"/>
          </w:divBdr>
        </w:div>
        <w:div w:id="313265261">
          <w:marLeft w:val="274"/>
          <w:marRight w:val="0"/>
          <w:marTop w:val="0"/>
          <w:marBottom w:val="0"/>
          <w:divBdr>
            <w:top w:val="none" w:sz="0" w:space="0" w:color="auto"/>
            <w:left w:val="none" w:sz="0" w:space="0" w:color="auto"/>
            <w:bottom w:val="none" w:sz="0" w:space="0" w:color="auto"/>
            <w:right w:val="none" w:sz="0" w:space="0" w:color="auto"/>
          </w:divBdr>
        </w:div>
        <w:div w:id="343628892">
          <w:marLeft w:val="360"/>
          <w:marRight w:val="0"/>
          <w:marTop w:val="0"/>
          <w:marBottom w:val="0"/>
          <w:divBdr>
            <w:top w:val="none" w:sz="0" w:space="0" w:color="auto"/>
            <w:left w:val="none" w:sz="0" w:space="0" w:color="auto"/>
            <w:bottom w:val="none" w:sz="0" w:space="0" w:color="auto"/>
            <w:right w:val="none" w:sz="0" w:space="0" w:color="auto"/>
          </w:divBdr>
        </w:div>
        <w:div w:id="488519280">
          <w:marLeft w:val="274"/>
          <w:marRight w:val="0"/>
          <w:marTop w:val="0"/>
          <w:marBottom w:val="0"/>
          <w:divBdr>
            <w:top w:val="none" w:sz="0" w:space="0" w:color="auto"/>
            <w:left w:val="none" w:sz="0" w:space="0" w:color="auto"/>
            <w:bottom w:val="none" w:sz="0" w:space="0" w:color="auto"/>
            <w:right w:val="none" w:sz="0" w:space="0" w:color="auto"/>
          </w:divBdr>
        </w:div>
        <w:div w:id="529609190">
          <w:marLeft w:val="360"/>
          <w:marRight w:val="0"/>
          <w:marTop w:val="0"/>
          <w:marBottom w:val="0"/>
          <w:divBdr>
            <w:top w:val="none" w:sz="0" w:space="0" w:color="auto"/>
            <w:left w:val="none" w:sz="0" w:space="0" w:color="auto"/>
            <w:bottom w:val="none" w:sz="0" w:space="0" w:color="auto"/>
            <w:right w:val="none" w:sz="0" w:space="0" w:color="auto"/>
          </w:divBdr>
        </w:div>
        <w:div w:id="553349766">
          <w:marLeft w:val="274"/>
          <w:marRight w:val="0"/>
          <w:marTop w:val="0"/>
          <w:marBottom w:val="0"/>
          <w:divBdr>
            <w:top w:val="none" w:sz="0" w:space="0" w:color="auto"/>
            <w:left w:val="none" w:sz="0" w:space="0" w:color="auto"/>
            <w:bottom w:val="none" w:sz="0" w:space="0" w:color="auto"/>
            <w:right w:val="none" w:sz="0" w:space="0" w:color="auto"/>
          </w:divBdr>
        </w:div>
        <w:div w:id="731126104">
          <w:marLeft w:val="274"/>
          <w:marRight w:val="0"/>
          <w:marTop w:val="0"/>
          <w:marBottom w:val="0"/>
          <w:divBdr>
            <w:top w:val="none" w:sz="0" w:space="0" w:color="auto"/>
            <w:left w:val="none" w:sz="0" w:space="0" w:color="auto"/>
            <w:bottom w:val="none" w:sz="0" w:space="0" w:color="auto"/>
            <w:right w:val="none" w:sz="0" w:space="0" w:color="auto"/>
          </w:divBdr>
        </w:div>
        <w:div w:id="746070648">
          <w:marLeft w:val="360"/>
          <w:marRight w:val="0"/>
          <w:marTop w:val="0"/>
          <w:marBottom w:val="0"/>
          <w:divBdr>
            <w:top w:val="none" w:sz="0" w:space="0" w:color="auto"/>
            <w:left w:val="none" w:sz="0" w:space="0" w:color="auto"/>
            <w:bottom w:val="none" w:sz="0" w:space="0" w:color="auto"/>
            <w:right w:val="none" w:sz="0" w:space="0" w:color="auto"/>
          </w:divBdr>
        </w:div>
        <w:div w:id="749276635">
          <w:marLeft w:val="360"/>
          <w:marRight w:val="0"/>
          <w:marTop w:val="0"/>
          <w:marBottom w:val="0"/>
          <w:divBdr>
            <w:top w:val="none" w:sz="0" w:space="0" w:color="auto"/>
            <w:left w:val="none" w:sz="0" w:space="0" w:color="auto"/>
            <w:bottom w:val="none" w:sz="0" w:space="0" w:color="auto"/>
            <w:right w:val="none" w:sz="0" w:space="0" w:color="auto"/>
          </w:divBdr>
        </w:div>
        <w:div w:id="1044064956">
          <w:marLeft w:val="360"/>
          <w:marRight w:val="0"/>
          <w:marTop w:val="0"/>
          <w:marBottom w:val="0"/>
          <w:divBdr>
            <w:top w:val="none" w:sz="0" w:space="0" w:color="auto"/>
            <w:left w:val="none" w:sz="0" w:space="0" w:color="auto"/>
            <w:bottom w:val="none" w:sz="0" w:space="0" w:color="auto"/>
            <w:right w:val="none" w:sz="0" w:space="0" w:color="auto"/>
          </w:divBdr>
        </w:div>
        <w:div w:id="1240821581">
          <w:marLeft w:val="274"/>
          <w:marRight w:val="0"/>
          <w:marTop w:val="0"/>
          <w:marBottom w:val="0"/>
          <w:divBdr>
            <w:top w:val="none" w:sz="0" w:space="0" w:color="auto"/>
            <w:left w:val="none" w:sz="0" w:space="0" w:color="auto"/>
            <w:bottom w:val="none" w:sz="0" w:space="0" w:color="auto"/>
            <w:right w:val="none" w:sz="0" w:space="0" w:color="auto"/>
          </w:divBdr>
        </w:div>
        <w:div w:id="1334140119">
          <w:marLeft w:val="360"/>
          <w:marRight w:val="0"/>
          <w:marTop w:val="0"/>
          <w:marBottom w:val="0"/>
          <w:divBdr>
            <w:top w:val="none" w:sz="0" w:space="0" w:color="auto"/>
            <w:left w:val="none" w:sz="0" w:space="0" w:color="auto"/>
            <w:bottom w:val="none" w:sz="0" w:space="0" w:color="auto"/>
            <w:right w:val="none" w:sz="0" w:space="0" w:color="auto"/>
          </w:divBdr>
        </w:div>
        <w:div w:id="1449083869">
          <w:marLeft w:val="274"/>
          <w:marRight w:val="0"/>
          <w:marTop w:val="0"/>
          <w:marBottom w:val="0"/>
          <w:divBdr>
            <w:top w:val="none" w:sz="0" w:space="0" w:color="auto"/>
            <w:left w:val="none" w:sz="0" w:space="0" w:color="auto"/>
            <w:bottom w:val="none" w:sz="0" w:space="0" w:color="auto"/>
            <w:right w:val="none" w:sz="0" w:space="0" w:color="auto"/>
          </w:divBdr>
        </w:div>
        <w:div w:id="1603030566">
          <w:marLeft w:val="360"/>
          <w:marRight w:val="0"/>
          <w:marTop w:val="0"/>
          <w:marBottom w:val="0"/>
          <w:divBdr>
            <w:top w:val="none" w:sz="0" w:space="0" w:color="auto"/>
            <w:left w:val="none" w:sz="0" w:space="0" w:color="auto"/>
            <w:bottom w:val="none" w:sz="0" w:space="0" w:color="auto"/>
            <w:right w:val="none" w:sz="0" w:space="0" w:color="auto"/>
          </w:divBdr>
        </w:div>
        <w:div w:id="1621448932">
          <w:marLeft w:val="360"/>
          <w:marRight w:val="0"/>
          <w:marTop w:val="0"/>
          <w:marBottom w:val="0"/>
          <w:divBdr>
            <w:top w:val="none" w:sz="0" w:space="0" w:color="auto"/>
            <w:left w:val="none" w:sz="0" w:space="0" w:color="auto"/>
            <w:bottom w:val="none" w:sz="0" w:space="0" w:color="auto"/>
            <w:right w:val="none" w:sz="0" w:space="0" w:color="auto"/>
          </w:divBdr>
        </w:div>
        <w:div w:id="1683970257">
          <w:marLeft w:val="360"/>
          <w:marRight w:val="0"/>
          <w:marTop w:val="0"/>
          <w:marBottom w:val="0"/>
          <w:divBdr>
            <w:top w:val="none" w:sz="0" w:space="0" w:color="auto"/>
            <w:left w:val="none" w:sz="0" w:space="0" w:color="auto"/>
            <w:bottom w:val="none" w:sz="0" w:space="0" w:color="auto"/>
            <w:right w:val="none" w:sz="0" w:space="0" w:color="auto"/>
          </w:divBdr>
        </w:div>
        <w:div w:id="1748762784">
          <w:marLeft w:val="360"/>
          <w:marRight w:val="0"/>
          <w:marTop w:val="0"/>
          <w:marBottom w:val="0"/>
          <w:divBdr>
            <w:top w:val="none" w:sz="0" w:space="0" w:color="auto"/>
            <w:left w:val="none" w:sz="0" w:space="0" w:color="auto"/>
            <w:bottom w:val="none" w:sz="0" w:space="0" w:color="auto"/>
            <w:right w:val="none" w:sz="0" w:space="0" w:color="auto"/>
          </w:divBdr>
        </w:div>
        <w:div w:id="1842744208">
          <w:marLeft w:val="274"/>
          <w:marRight w:val="0"/>
          <w:marTop w:val="0"/>
          <w:marBottom w:val="0"/>
          <w:divBdr>
            <w:top w:val="none" w:sz="0" w:space="0" w:color="auto"/>
            <w:left w:val="none" w:sz="0" w:space="0" w:color="auto"/>
            <w:bottom w:val="none" w:sz="0" w:space="0" w:color="auto"/>
            <w:right w:val="none" w:sz="0" w:space="0" w:color="auto"/>
          </w:divBdr>
        </w:div>
        <w:div w:id="2001425244">
          <w:marLeft w:val="360"/>
          <w:marRight w:val="0"/>
          <w:marTop w:val="0"/>
          <w:marBottom w:val="0"/>
          <w:divBdr>
            <w:top w:val="none" w:sz="0" w:space="0" w:color="auto"/>
            <w:left w:val="none" w:sz="0" w:space="0" w:color="auto"/>
            <w:bottom w:val="none" w:sz="0" w:space="0" w:color="auto"/>
            <w:right w:val="none" w:sz="0" w:space="0" w:color="auto"/>
          </w:divBdr>
        </w:div>
        <w:div w:id="2145804025">
          <w:marLeft w:val="360"/>
          <w:marRight w:val="0"/>
          <w:marTop w:val="0"/>
          <w:marBottom w:val="0"/>
          <w:divBdr>
            <w:top w:val="none" w:sz="0" w:space="0" w:color="auto"/>
            <w:left w:val="none" w:sz="0" w:space="0" w:color="auto"/>
            <w:bottom w:val="none" w:sz="0" w:space="0" w:color="auto"/>
            <w:right w:val="none" w:sz="0" w:space="0" w:color="auto"/>
          </w:divBdr>
        </w:div>
      </w:divsChild>
    </w:div>
    <w:div w:id="293219024">
      <w:bodyDiv w:val="1"/>
      <w:marLeft w:val="0"/>
      <w:marRight w:val="0"/>
      <w:marTop w:val="0"/>
      <w:marBottom w:val="0"/>
      <w:divBdr>
        <w:top w:val="none" w:sz="0" w:space="0" w:color="auto"/>
        <w:left w:val="none" w:sz="0" w:space="0" w:color="auto"/>
        <w:bottom w:val="none" w:sz="0" w:space="0" w:color="auto"/>
        <w:right w:val="none" w:sz="0" w:space="0" w:color="auto"/>
      </w:divBdr>
    </w:div>
    <w:div w:id="309989364">
      <w:bodyDiv w:val="1"/>
      <w:marLeft w:val="0"/>
      <w:marRight w:val="0"/>
      <w:marTop w:val="0"/>
      <w:marBottom w:val="0"/>
      <w:divBdr>
        <w:top w:val="none" w:sz="0" w:space="0" w:color="auto"/>
        <w:left w:val="none" w:sz="0" w:space="0" w:color="auto"/>
        <w:bottom w:val="none" w:sz="0" w:space="0" w:color="auto"/>
        <w:right w:val="none" w:sz="0" w:space="0" w:color="auto"/>
      </w:divBdr>
    </w:div>
    <w:div w:id="311250680">
      <w:bodyDiv w:val="1"/>
      <w:marLeft w:val="0"/>
      <w:marRight w:val="0"/>
      <w:marTop w:val="0"/>
      <w:marBottom w:val="0"/>
      <w:divBdr>
        <w:top w:val="none" w:sz="0" w:space="0" w:color="auto"/>
        <w:left w:val="none" w:sz="0" w:space="0" w:color="auto"/>
        <w:bottom w:val="none" w:sz="0" w:space="0" w:color="auto"/>
        <w:right w:val="none" w:sz="0" w:space="0" w:color="auto"/>
      </w:divBdr>
    </w:div>
    <w:div w:id="484471265">
      <w:bodyDiv w:val="1"/>
      <w:marLeft w:val="0"/>
      <w:marRight w:val="0"/>
      <w:marTop w:val="0"/>
      <w:marBottom w:val="0"/>
      <w:divBdr>
        <w:top w:val="none" w:sz="0" w:space="0" w:color="auto"/>
        <w:left w:val="none" w:sz="0" w:space="0" w:color="auto"/>
        <w:bottom w:val="none" w:sz="0" w:space="0" w:color="auto"/>
        <w:right w:val="none" w:sz="0" w:space="0" w:color="auto"/>
      </w:divBdr>
    </w:div>
    <w:div w:id="502085629">
      <w:bodyDiv w:val="1"/>
      <w:marLeft w:val="0"/>
      <w:marRight w:val="0"/>
      <w:marTop w:val="0"/>
      <w:marBottom w:val="0"/>
      <w:divBdr>
        <w:top w:val="none" w:sz="0" w:space="0" w:color="auto"/>
        <w:left w:val="none" w:sz="0" w:space="0" w:color="auto"/>
        <w:bottom w:val="none" w:sz="0" w:space="0" w:color="auto"/>
        <w:right w:val="none" w:sz="0" w:space="0" w:color="auto"/>
      </w:divBdr>
    </w:div>
    <w:div w:id="694579029">
      <w:bodyDiv w:val="1"/>
      <w:marLeft w:val="0"/>
      <w:marRight w:val="0"/>
      <w:marTop w:val="0"/>
      <w:marBottom w:val="0"/>
      <w:divBdr>
        <w:top w:val="none" w:sz="0" w:space="0" w:color="auto"/>
        <w:left w:val="none" w:sz="0" w:space="0" w:color="auto"/>
        <w:bottom w:val="none" w:sz="0" w:space="0" w:color="auto"/>
        <w:right w:val="none" w:sz="0" w:space="0" w:color="auto"/>
      </w:divBdr>
    </w:div>
    <w:div w:id="853685274">
      <w:bodyDiv w:val="1"/>
      <w:marLeft w:val="0"/>
      <w:marRight w:val="0"/>
      <w:marTop w:val="0"/>
      <w:marBottom w:val="0"/>
      <w:divBdr>
        <w:top w:val="none" w:sz="0" w:space="0" w:color="auto"/>
        <w:left w:val="none" w:sz="0" w:space="0" w:color="auto"/>
        <w:bottom w:val="none" w:sz="0" w:space="0" w:color="auto"/>
        <w:right w:val="none" w:sz="0" w:space="0" w:color="auto"/>
      </w:divBdr>
    </w:div>
    <w:div w:id="895973921">
      <w:bodyDiv w:val="1"/>
      <w:marLeft w:val="0"/>
      <w:marRight w:val="0"/>
      <w:marTop w:val="0"/>
      <w:marBottom w:val="0"/>
      <w:divBdr>
        <w:top w:val="none" w:sz="0" w:space="0" w:color="auto"/>
        <w:left w:val="none" w:sz="0" w:space="0" w:color="auto"/>
        <w:bottom w:val="none" w:sz="0" w:space="0" w:color="auto"/>
        <w:right w:val="none" w:sz="0" w:space="0" w:color="auto"/>
      </w:divBdr>
    </w:div>
    <w:div w:id="965935925">
      <w:bodyDiv w:val="1"/>
      <w:marLeft w:val="0"/>
      <w:marRight w:val="0"/>
      <w:marTop w:val="0"/>
      <w:marBottom w:val="0"/>
      <w:divBdr>
        <w:top w:val="none" w:sz="0" w:space="0" w:color="auto"/>
        <w:left w:val="none" w:sz="0" w:space="0" w:color="auto"/>
        <w:bottom w:val="none" w:sz="0" w:space="0" w:color="auto"/>
        <w:right w:val="none" w:sz="0" w:space="0" w:color="auto"/>
      </w:divBdr>
    </w:div>
    <w:div w:id="970747414">
      <w:bodyDiv w:val="1"/>
      <w:marLeft w:val="0"/>
      <w:marRight w:val="0"/>
      <w:marTop w:val="0"/>
      <w:marBottom w:val="0"/>
      <w:divBdr>
        <w:top w:val="none" w:sz="0" w:space="0" w:color="auto"/>
        <w:left w:val="none" w:sz="0" w:space="0" w:color="auto"/>
        <w:bottom w:val="none" w:sz="0" w:space="0" w:color="auto"/>
        <w:right w:val="none" w:sz="0" w:space="0" w:color="auto"/>
      </w:divBdr>
    </w:div>
    <w:div w:id="990715767">
      <w:bodyDiv w:val="1"/>
      <w:marLeft w:val="0"/>
      <w:marRight w:val="0"/>
      <w:marTop w:val="0"/>
      <w:marBottom w:val="0"/>
      <w:divBdr>
        <w:top w:val="none" w:sz="0" w:space="0" w:color="auto"/>
        <w:left w:val="none" w:sz="0" w:space="0" w:color="auto"/>
        <w:bottom w:val="none" w:sz="0" w:space="0" w:color="auto"/>
        <w:right w:val="none" w:sz="0" w:space="0" w:color="auto"/>
      </w:divBdr>
    </w:div>
    <w:div w:id="1269192492">
      <w:bodyDiv w:val="1"/>
      <w:marLeft w:val="0"/>
      <w:marRight w:val="0"/>
      <w:marTop w:val="0"/>
      <w:marBottom w:val="0"/>
      <w:divBdr>
        <w:top w:val="none" w:sz="0" w:space="0" w:color="auto"/>
        <w:left w:val="none" w:sz="0" w:space="0" w:color="auto"/>
        <w:bottom w:val="none" w:sz="0" w:space="0" w:color="auto"/>
        <w:right w:val="none" w:sz="0" w:space="0" w:color="auto"/>
      </w:divBdr>
    </w:div>
    <w:div w:id="1276714916">
      <w:bodyDiv w:val="1"/>
      <w:marLeft w:val="0"/>
      <w:marRight w:val="0"/>
      <w:marTop w:val="0"/>
      <w:marBottom w:val="0"/>
      <w:divBdr>
        <w:top w:val="none" w:sz="0" w:space="0" w:color="auto"/>
        <w:left w:val="none" w:sz="0" w:space="0" w:color="auto"/>
        <w:bottom w:val="none" w:sz="0" w:space="0" w:color="auto"/>
        <w:right w:val="none" w:sz="0" w:space="0" w:color="auto"/>
      </w:divBdr>
    </w:div>
    <w:div w:id="1336809929">
      <w:bodyDiv w:val="1"/>
      <w:marLeft w:val="0"/>
      <w:marRight w:val="0"/>
      <w:marTop w:val="0"/>
      <w:marBottom w:val="0"/>
      <w:divBdr>
        <w:top w:val="none" w:sz="0" w:space="0" w:color="auto"/>
        <w:left w:val="none" w:sz="0" w:space="0" w:color="auto"/>
        <w:bottom w:val="none" w:sz="0" w:space="0" w:color="auto"/>
        <w:right w:val="none" w:sz="0" w:space="0" w:color="auto"/>
      </w:divBdr>
    </w:div>
    <w:div w:id="1363823372">
      <w:bodyDiv w:val="1"/>
      <w:marLeft w:val="0"/>
      <w:marRight w:val="0"/>
      <w:marTop w:val="0"/>
      <w:marBottom w:val="0"/>
      <w:divBdr>
        <w:top w:val="none" w:sz="0" w:space="0" w:color="auto"/>
        <w:left w:val="none" w:sz="0" w:space="0" w:color="auto"/>
        <w:bottom w:val="none" w:sz="0" w:space="0" w:color="auto"/>
        <w:right w:val="none" w:sz="0" w:space="0" w:color="auto"/>
      </w:divBdr>
    </w:div>
    <w:div w:id="1372193535">
      <w:bodyDiv w:val="1"/>
      <w:marLeft w:val="0"/>
      <w:marRight w:val="0"/>
      <w:marTop w:val="0"/>
      <w:marBottom w:val="0"/>
      <w:divBdr>
        <w:top w:val="none" w:sz="0" w:space="0" w:color="auto"/>
        <w:left w:val="none" w:sz="0" w:space="0" w:color="auto"/>
        <w:bottom w:val="none" w:sz="0" w:space="0" w:color="auto"/>
        <w:right w:val="none" w:sz="0" w:space="0" w:color="auto"/>
      </w:divBdr>
    </w:div>
    <w:div w:id="1439565472">
      <w:bodyDiv w:val="1"/>
      <w:marLeft w:val="0"/>
      <w:marRight w:val="0"/>
      <w:marTop w:val="0"/>
      <w:marBottom w:val="0"/>
      <w:divBdr>
        <w:top w:val="none" w:sz="0" w:space="0" w:color="auto"/>
        <w:left w:val="none" w:sz="0" w:space="0" w:color="auto"/>
        <w:bottom w:val="none" w:sz="0" w:space="0" w:color="auto"/>
        <w:right w:val="none" w:sz="0" w:space="0" w:color="auto"/>
      </w:divBdr>
      <w:divsChild>
        <w:div w:id="928272355">
          <w:marLeft w:val="360"/>
          <w:marRight w:val="0"/>
          <w:marTop w:val="0"/>
          <w:marBottom w:val="0"/>
          <w:divBdr>
            <w:top w:val="none" w:sz="0" w:space="0" w:color="auto"/>
            <w:left w:val="none" w:sz="0" w:space="0" w:color="auto"/>
            <w:bottom w:val="none" w:sz="0" w:space="0" w:color="auto"/>
            <w:right w:val="none" w:sz="0" w:space="0" w:color="auto"/>
          </w:divBdr>
        </w:div>
        <w:div w:id="988745837">
          <w:marLeft w:val="360"/>
          <w:marRight w:val="0"/>
          <w:marTop w:val="0"/>
          <w:marBottom w:val="0"/>
          <w:divBdr>
            <w:top w:val="none" w:sz="0" w:space="0" w:color="auto"/>
            <w:left w:val="none" w:sz="0" w:space="0" w:color="auto"/>
            <w:bottom w:val="none" w:sz="0" w:space="0" w:color="auto"/>
            <w:right w:val="none" w:sz="0" w:space="0" w:color="auto"/>
          </w:divBdr>
        </w:div>
      </w:divsChild>
    </w:div>
    <w:div w:id="1581716615">
      <w:bodyDiv w:val="1"/>
      <w:marLeft w:val="0"/>
      <w:marRight w:val="0"/>
      <w:marTop w:val="0"/>
      <w:marBottom w:val="0"/>
      <w:divBdr>
        <w:top w:val="none" w:sz="0" w:space="0" w:color="auto"/>
        <w:left w:val="none" w:sz="0" w:space="0" w:color="auto"/>
        <w:bottom w:val="none" w:sz="0" w:space="0" w:color="auto"/>
        <w:right w:val="none" w:sz="0" w:space="0" w:color="auto"/>
      </w:divBdr>
    </w:div>
    <w:div w:id="1646617254">
      <w:bodyDiv w:val="1"/>
      <w:marLeft w:val="0"/>
      <w:marRight w:val="0"/>
      <w:marTop w:val="0"/>
      <w:marBottom w:val="0"/>
      <w:divBdr>
        <w:top w:val="none" w:sz="0" w:space="0" w:color="auto"/>
        <w:left w:val="none" w:sz="0" w:space="0" w:color="auto"/>
        <w:bottom w:val="none" w:sz="0" w:space="0" w:color="auto"/>
        <w:right w:val="none" w:sz="0" w:space="0" w:color="auto"/>
      </w:divBdr>
    </w:div>
    <w:div w:id="1726248933">
      <w:bodyDiv w:val="1"/>
      <w:marLeft w:val="0"/>
      <w:marRight w:val="0"/>
      <w:marTop w:val="0"/>
      <w:marBottom w:val="0"/>
      <w:divBdr>
        <w:top w:val="none" w:sz="0" w:space="0" w:color="auto"/>
        <w:left w:val="none" w:sz="0" w:space="0" w:color="auto"/>
        <w:bottom w:val="none" w:sz="0" w:space="0" w:color="auto"/>
        <w:right w:val="none" w:sz="0" w:space="0" w:color="auto"/>
      </w:divBdr>
    </w:div>
    <w:div w:id="1753818427">
      <w:bodyDiv w:val="1"/>
      <w:marLeft w:val="0"/>
      <w:marRight w:val="0"/>
      <w:marTop w:val="0"/>
      <w:marBottom w:val="0"/>
      <w:divBdr>
        <w:top w:val="none" w:sz="0" w:space="0" w:color="auto"/>
        <w:left w:val="none" w:sz="0" w:space="0" w:color="auto"/>
        <w:bottom w:val="none" w:sz="0" w:space="0" w:color="auto"/>
        <w:right w:val="none" w:sz="0" w:space="0" w:color="auto"/>
      </w:divBdr>
    </w:div>
    <w:div w:id="1793589974">
      <w:bodyDiv w:val="1"/>
      <w:marLeft w:val="0"/>
      <w:marRight w:val="0"/>
      <w:marTop w:val="0"/>
      <w:marBottom w:val="0"/>
      <w:divBdr>
        <w:top w:val="none" w:sz="0" w:space="0" w:color="auto"/>
        <w:left w:val="none" w:sz="0" w:space="0" w:color="auto"/>
        <w:bottom w:val="none" w:sz="0" w:space="0" w:color="auto"/>
        <w:right w:val="none" w:sz="0" w:space="0" w:color="auto"/>
      </w:divBdr>
    </w:div>
    <w:div w:id="1834177041">
      <w:bodyDiv w:val="1"/>
      <w:marLeft w:val="0"/>
      <w:marRight w:val="0"/>
      <w:marTop w:val="0"/>
      <w:marBottom w:val="0"/>
      <w:divBdr>
        <w:top w:val="none" w:sz="0" w:space="0" w:color="auto"/>
        <w:left w:val="none" w:sz="0" w:space="0" w:color="auto"/>
        <w:bottom w:val="none" w:sz="0" w:space="0" w:color="auto"/>
        <w:right w:val="none" w:sz="0" w:space="0" w:color="auto"/>
      </w:divBdr>
      <w:divsChild>
        <w:div w:id="1450122121">
          <w:marLeft w:val="360"/>
          <w:marRight w:val="0"/>
          <w:marTop w:val="0"/>
          <w:marBottom w:val="0"/>
          <w:divBdr>
            <w:top w:val="none" w:sz="0" w:space="0" w:color="auto"/>
            <w:left w:val="none" w:sz="0" w:space="0" w:color="auto"/>
            <w:bottom w:val="none" w:sz="0" w:space="0" w:color="auto"/>
            <w:right w:val="none" w:sz="0" w:space="0" w:color="auto"/>
          </w:divBdr>
        </w:div>
      </w:divsChild>
    </w:div>
    <w:div w:id="1866552781">
      <w:bodyDiv w:val="1"/>
      <w:marLeft w:val="0"/>
      <w:marRight w:val="0"/>
      <w:marTop w:val="0"/>
      <w:marBottom w:val="0"/>
      <w:divBdr>
        <w:top w:val="none" w:sz="0" w:space="0" w:color="auto"/>
        <w:left w:val="none" w:sz="0" w:space="0" w:color="auto"/>
        <w:bottom w:val="none" w:sz="0" w:space="0" w:color="auto"/>
        <w:right w:val="none" w:sz="0" w:space="0" w:color="auto"/>
      </w:divBdr>
    </w:div>
    <w:div w:id="1999841880">
      <w:bodyDiv w:val="1"/>
      <w:marLeft w:val="0"/>
      <w:marRight w:val="0"/>
      <w:marTop w:val="0"/>
      <w:marBottom w:val="0"/>
      <w:divBdr>
        <w:top w:val="none" w:sz="0" w:space="0" w:color="auto"/>
        <w:left w:val="none" w:sz="0" w:space="0" w:color="auto"/>
        <w:bottom w:val="none" w:sz="0" w:space="0" w:color="auto"/>
        <w:right w:val="none" w:sz="0" w:space="0" w:color="auto"/>
      </w:divBdr>
    </w:div>
    <w:div w:id="2017220520">
      <w:bodyDiv w:val="1"/>
      <w:marLeft w:val="0"/>
      <w:marRight w:val="0"/>
      <w:marTop w:val="0"/>
      <w:marBottom w:val="0"/>
      <w:divBdr>
        <w:top w:val="none" w:sz="0" w:space="0" w:color="auto"/>
        <w:left w:val="none" w:sz="0" w:space="0" w:color="auto"/>
        <w:bottom w:val="none" w:sz="0" w:space="0" w:color="auto"/>
        <w:right w:val="none" w:sz="0" w:space="0" w:color="auto"/>
      </w:divBdr>
    </w:div>
    <w:div w:id="2060012739">
      <w:bodyDiv w:val="1"/>
      <w:marLeft w:val="0"/>
      <w:marRight w:val="0"/>
      <w:marTop w:val="0"/>
      <w:marBottom w:val="0"/>
      <w:divBdr>
        <w:top w:val="none" w:sz="0" w:space="0" w:color="auto"/>
        <w:left w:val="none" w:sz="0" w:space="0" w:color="auto"/>
        <w:bottom w:val="none" w:sz="0" w:space="0" w:color="auto"/>
        <w:right w:val="none" w:sz="0" w:space="0" w:color="auto"/>
      </w:divBdr>
    </w:div>
    <w:div w:id="2068609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comments" Target="comments.xml"/><Relationship Id="rId26" Type="http://schemas.openxmlformats.org/officeDocument/2006/relationships/image" Target="media/image7.png"/><Relationship Id="rId39" Type="http://schemas.openxmlformats.org/officeDocument/2006/relationships/header" Target="header4.xml"/><Relationship Id="rId21" Type="http://schemas.microsoft.com/office/2018/08/relationships/commentsExtensible" Target="commentsExtensible.xm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0" Type="http://schemas.microsoft.com/office/2016/09/relationships/commentsIds" Target="commentsIds.xml"/><Relationship Id="rId29" Type="http://schemas.openxmlformats.org/officeDocument/2006/relationships/image" Target="media/image10.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7.emf"/><Relationship Id="rId40" Type="http://schemas.openxmlformats.org/officeDocument/2006/relationships/footer" Target="footer4.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package" Target="embeddings/Microsoft_Word_Document.docx"/><Relationship Id="rId10" Type="http://schemas.openxmlformats.org/officeDocument/2006/relationships/footnotes" Target="footnotes.xml"/><Relationship Id="rId19" Type="http://schemas.microsoft.com/office/2011/relationships/commentsExtended" Target="commentsExtended.xml"/><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emf"/><Relationship Id="rId43" Type="http://schemas.microsoft.com/office/2011/relationships/people" Target="peop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package" Target="embeddings/Microsoft_Excel_Worksheet.xlsx"/></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pjafu\Desktop\PM01_Project%20Chart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15bf94de-e9ec-4352-871a-6b281c6881d1">
      <Value>14</Value>
    </TaxCatchAll>
    <me9d165016484a9985af9ec07e6720d7 xmlns="f8d44535-a633-4780-8f70-00c493aeaa0c">
      <Terms xmlns="http://schemas.microsoft.com/office/infopath/2007/PartnerControls">
        <TermInfo xmlns="http://schemas.microsoft.com/office/infopath/2007/PartnerControls">
          <TermName xmlns="http://schemas.microsoft.com/office/infopath/2007/PartnerControls">CMO</TermName>
          <TermId xmlns="http://schemas.microsoft.com/office/infopath/2007/PartnerControls">aa28d8e7-21af-44fd-ae60-3d4f04e4e3e6</TermId>
        </TermInfo>
      </Terms>
    </me9d165016484a9985af9ec07e6720d7>
    <PublishingExpirationDate xmlns="http://schemas.microsoft.com/sharepoint/v3" xsi:nil="true"/>
    <Version_x0020_number xmlns="f8d44535-a633-4780-8f70-00c493aeaa0c" xsi:nil="true"/>
    <PublishingStartDate xmlns="http://schemas.microsoft.com/sharepoint/v3" xsi:nil="true"/>
    <Category xmlns="f8d44535-a633-4780-8f70-00c493aeaa0c">02. Initiating</Category>
    <TaxKeywordTaxHTField xmlns="15bf94de-e9ec-4352-871a-6b281c6881d1">
      <Terms xmlns="http://schemas.microsoft.com/office/infopath/2007/PartnerControls"/>
    </TaxKeywordTaxHTField>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AE737DFFDA4CE428ED43756D567EE00" ma:contentTypeVersion="23" ma:contentTypeDescription="Create a new document." ma:contentTypeScope="" ma:versionID="02715c6b869dca544b9519ceeea2cfa4">
  <xsd:schema xmlns:xsd="http://www.w3.org/2001/XMLSchema" xmlns:xs="http://www.w3.org/2001/XMLSchema" xmlns:p="http://schemas.microsoft.com/office/2006/metadata/properties" xmlns:ns1="http://schemas.microsoft.com/sharepoint/v3" xmlns:ns2="f8d44535-a633-4780-8f70-00c493aeaa0c" xmlns:ns3="15bf94de-e9ec-4352-871a-6b281c6881d1" targetNamespace="http://schemas.microsoft.com/office/2006/metadata/properties" ma:root="true" ma:fieldsID="3c0663f5196496e2bb0ff390d75ac6b5" ns1:_="" ns2:_="" ns3:_="">
    <xsd:import namespace="http://schemas.microsoft.com/sharepoint/v3"/>
    <xsd:import namespace="f8d44535-a633-4780-8f70-00c493aeaa0c"/>
    <xsd:import namespace="15bf94de-e9ec-4352-871a-6b281c6881d1"/>
    <xsd:element name="properties">
      <xsd:complexType>
        <xsd:sequence>
          <xsd:element name="documentManagement">
            <xsd:complexType>
              <xsd:all>
                <xsd:element ref="ns2:Version_x0020_number" minOccurs="0"/>
                <xsd:element ref="ns1:PublishingStartDate" minOccurs="0"/>
                <xsd:element ref="ns1:PublishingExpirationDate" minOccurs="0"/>
                <xsd:element ref="ns2:me9d165016484a9985af9ec07e6720d7" minOccurs="0"/>
                <xsd:element ref="ns3:TaxCatchAll" minOccurs="0"/>
                <xsd:element ref="ns3:TaxKeywordTaxHTField" minOccurs="0"/>
                <xsd:element ref="ns2:Categor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5" nillable="true" ma:displayName="Scheduling Start Date" ma:internalName="PublishingStartDate">
      <xsd:simpleType>
        <xsd:restriction base="dms:Unknown"/>
      </xsd:simpleType>
    </xsd:element>
    <xsd:element name="PublishingExpirationDate" ma:index="6" nillable="true" ma:displayName="Scheduling End Dat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8d44535-a633-4780-8f70-00c493aeaa0c" elementFormDefault="qualified">
    <xsd:import namespace="http://schemas.microsoft.com/office/2006/documentManagement/types"/>
    <xsd:import namespace="http://schemas.microsoft.com/office/infopath/2007/PartnerControls"/>
    <xsd:element name="Version_x0020_number" ma:index="4" nillable="true" ma:displayName="Version number" ma:description="Version number (manual input)" ma:internalName="Version_x0020_number">
      <xsd:simpleType>
        <xsd:restriction base="dms:Text">
          <xsd:maxLength value="255"/>
        </xsd:restriction>
      </xsd:simpleType>
    </xsd:element>
    <xsd:element name="me9d165016484a9985af9ec07e6720d7" ma:index="9" ma:taxonomy="true" ma:internalName="me9d165016484a9985af9ec07e6720d7" ma:taxonomyFieldName="Department" ma:displayName="Department" ma:readOnly="false" ma:default="" ma:fieldId="{6e9d1650-1648-4a99-85af-9ec07e6720d7}" ma:sspId="8cbe9a0b-277f-435f-888f-c0f3bb93674b" ma:termSetId="07d9cf1b-89e9-4654-87f0-6f302ff2db8b" ma:anchorId="00000000-0000-0000-0000-000000000000" ma:open="false" ma:isKeyword="false">
      <xsd:complexType>
        <xsd:sequence>
          <xsd:element ref="pc:Terms" minOccurs="0" maxOccurs="1"/>
        </xsd:sequence>
      </xsd:complexType>
    </xsd:element>
    <xsd:element name="Category" ma:index="21" nillable="true" ma:displayName="Category" ma:internalName="Category">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5bf94de-e9ec-4352-871a-6b281c6881d1"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24f3820-9fa5-44ad-bf76-8c926c20e212}" ma:internalName="TaxCatchAll" ma:showField="CatchAllData" ma:web="15bf94de-e9ec-4352-871a-6b281c6881d1">
      <xsd:complexType>
        <xsd:complexContent>
          <xsd:extension base="dms:MultiChoiceLookup">
            <xsd:sequence>
              <xsd:element name="Value" type="dms:Lookup" maxOccurs="unbounded" minOccurs="0" nillable="true"/>
            </xsd:sequence>
          </xsd:extension>
        </xsd:complexContent>
      </xsd:complexType>
    </xsd:element>
    <xsd:element name="TaxKeywordTaxHTField" ma:index="12" nillable="true" ma:taxonomy="true" ma:internalName="TaxKeywordTaxHTField" ma:taxonomyFieldName="TaxKeyword" ma:displayName="Enterprise Keywords" ma:fieldId="{23f27201-bee3-471e-b2e7-b64fd8b7ca38}" ma:taxonomyMulti="true" ma:sspId="79a96e3f-0b3a-4e44-9a39-fc5278e379b4" ma:termSetId="00000000-0000-0000-0000-000000000000" ma:anchorId="00000000-0000-0000-0000-000000000000" ma:open="true" ma:isKeyword="tru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7" ma:displayName="Content Type"/>
        <xsd:element ref="dc:title" minOccurs="0" maxOccurs="1" ma:index="2" ma:displayName="Description"/>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5172E5-6929-4E8A-931E-58F7D70127F1}">
  <ds:schemaRefs>
    <ds:schemaRef ds:uri="http://schemas.microsoft.com/office/2006/metadata/longProperties"/>
  </ds:schemaRefs>
</ds:datastoreItem>
</file>

<file path=customXml/itemProps2.xml><?xml version="1.0" encoding="utf-8"?>
<ds:datastoreItem xmlns:ds="http://schemas.openxmlformats.org/officeDocument/2006/customXml" ds:itemID="{607A3ED3-E4B8-4DB5-BCD7-C54D6A165821}">
  <ds:schemaRefs>
    <ds:schemaRef ds:uri="http://schemas.microsoft.com/office/2006/metadata/properties"/>
    <ds:schemaRef ds:uri="http://schemas.microsoft.com/office/infopath/2007/PartnerControls"/>
    <ds:schemaRef ds:uri="15bf94de-e9ec-4352-871a-6b281c6881d1"/>
    <ds:schemaRef ds:uri="f8d44535-a633-4780-8f70-00c493aeaa0c"/>
    <ds:schemaRef ds:uri="http://schemas.microsoft.com/sharepoint/v3"/>
  </ds:schemaRefs>
</ds:datastoreItem>
</file>

<file path=customXml/itemProps3.xml><?xml version="1.0" encoding="utf-8"?>
<ds:datastoreItem xmlns:ds="http://schemas.openxmlformats.org/officeDocument/2006/customXml" ds:itemID="{004B0748-8C59-4DDE-BA90-62C54B9459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8d44535-a633-4780-8f70-00c493aeaa0c"/>
    <ds:schemaRef ds:uri="15bf94de-e9ec-4352-871a-6b281c6881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B2D50E-0138-49D5-BDB5-F5B946FE2842}">
  <ds:schemaRefs>
    <ds:schemaRef ds:uri="http://schemas.microsoft.com/sharepoint/v3/contenttype/forms"/>
  </ds:schemaRefs>
</ds:datastoreItem>
</file>

<file path=customXml/itemProps5.xml><?xml version="1.0" encoding="utf-8"?>
<ds:datastoreItem xmlns:ds="http://schemas.openxmlformats.org/officeDocument/2006/customXml" ds:itemID="{2523F57F-C6BE-47E4-A335-1DC025DB4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PM01_Project Charter</Template>
  <TotalTime>3551</TotalTime>
  <Pages>49</Pages>
  <Words>13651</Words>
  <Characters>77816</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Fortis Insurance Company (Asia)</Company>
  <LinksUpToDate>false</LinksUpToDate>
  <CharactersWithSpaces>91285</CharactersWithSpaces>
  <SharedDoc>false</SharedDoc>
  <HLinks>
    <vt:vector size="402" baseType="variant">
      <vt:variant>
        <vt:i4>4915235</vt:i4>
      </vt:variant>
      <vt:variant>
        <vt:i4>399</vt:i4>
      </vt:variant>
      <vt:variant>
        <vt:i4>0</vt:i4>
      </vt:variant>
      <vt:variant>
        <vt:i4>5</vt:i4>
      </vt:variant>
      <vt:variant>
        <vt:lpwstr>Jophie.Ko@ageas.com.hk</vt:lpwstr>
      </vt:variant>
      <vt:variant>
        <vt:lpwstr/>
      </vt:variant>
      <vt:variant>
        <vt:i4>1114167</vt:i4>
      </vt:variant>
      <vt:variant>
        <vt:i4>392</vt:i4>
      </vt:variant>
      <vt:variant>
        <vt:i4>0</vt:i4>
      </vt:variant>
      <vt:variant>
        <vt:i4>5</vt:i4>
      </vt:variant>
      <vt:variant>
        <vt:lpwstr/>
      </vt:variant>
      <vt:variant>
        <vt:lpwstr>_Toc449085274</vt:lpwstr>
      </vt:variant>
      <vt:variant>
        <vt:i4>1114167</vt:i4>
      </vt:variant>
      <vt:variant>
        <vt:i4>386</vt:i4>
      </vt:variant>
      <vt:variant>
        <vt:i4>0</vt:i4>
      </vt:variant>
      <vt:variant>
        <vt:i4>5</vt:i4>
      </vt:variant>
      <vt:variant>
        <vt:lpwstr/>
      </vt:variant>
      <vt:variant>
        <vt:lpwstr>_Toc449085273</vt:lpwstr>
      </vt:variant>
      <vt:variant>
        <vt:i4>1114167</vt:i4>
      </vt:variant>
      <vt:variant>
        <vt:i4>380</vt:i4>
      </vt:variant>
      <vt:variant>
        <vt:i4>0</vt:i4>
      </vt:variant>
      <vt:variant>
        <vt:i4>5</vt:i4>
      </vt:variant>
      <vt:variant>
        <vt:lpwstr/>
      </vt:variant>
      <vt:variant>
        <vt:lpwstr>_Toc449085272</vt:lpwstr>
      </vt:variant>
      <vt:variant>
        <vt:i4>1114167</vt:i4>
      </vt:variant>
      <vt:variant>
        <vt:i4>374</vt:i4>
      </vt:variant>
      <vt:variant>
        <vt:i4>0</vt:i4>
      </vt:variant>
      <vt:variant>
        <vt:i4>5</vt:i4>
      </vt:variant>
      <vt:variant>
        <vt:lpwstr/>
      </vt:variant>
      <vt:variant>
        <vt:lpwstr>_Toc449085271</vt:lpwstr>
      </vt:variant>
      <vt:variant>
        <vt:i4>1114167</vt:i4>
      </vt:variant>
      <vt:variant>
        <vt:i4>368</vt:i4>
      </vt:variant>
      <vt:variant>
        <vt:i4>0</vt:i4>
      </vt:variant>
      <vt:variant>
        <vt:i4>5</vt:i4>
      </vt:variant>
      <vt:variant>
        <vt:lpwstr/>
      </vt:variant>
      <vt:variant>
        <vt:lpwstr>_Toc449085270</vt:lpwstr>
      </vt:variant>
      <vt:variant>
        <vt:i4>1048631</vt:i4>
      </vt:variant>
      <vt:variant>
        <vt:i4>362</vt:i4>
      </vt:variant>
      <vt:variant>
        <vt:i4>0</vt:i4>
      </vt:variant>
      <vt:variant>
        <vt:i4>5</vt:i4>
      </vt:variant>
      <vt:variant>
        <vt:lpwstr/>
      </vt:variant>
      <vt:variant>
        <vt:lpwstr>_Toc449085269</vt:lpwstr>
      </vt:variant>
      <vt:variant>
        <vt:i4>1048631</vt:i4>
      </vt:variant>
      <vt:variant>
        <vt:i4>356</vt:i4>
      </vt:variant>
      <vt:variant>
        <vt:i4>0</vt:i4>
      </vt:variant>
      <vt:variant>
        <vt:i4>5</vt:i4>
      </vt:variant>
      <vt:variant>
        <vt:lpwstr/>
      </vt:variant>
      <vt:variant>
        <vt:lpwstr>_Toc449085268</vt:lpwstr>
      </vt:variant>
      <vt:variant>
        <vt:i4>1048631</vt:i4>
      </vt:variant>
      <vt:variant>
        <vt:i4>350</vt:i4>
      </vt:variant>
      <vt:variant>
        <vt:i4>0</vt:i4>
      </vt:variant>
      <vt:variant>
        <vt:i4>5</vt:i4>
      </vt:variant>
      <vt:variant>
        <vt:lpwstr/>
      </vt:variant>
      <vt:variant>
        <vt:lpwstr>_Toc449085267</vt:lpwstr>
      </vt:variant>
      <vt:variant>
        <vt:i4>1048631</vt:i4>
      </vt:variant>
      <vt:variant>
        <vt:i4>344</vt:i4>
      </vt:variant>
      <vt:variant>
        <vt:i4>0</vt:i4>
      </vt:variant>
      <vt:variant>
        <vt:i4>5</vt:i4>
      </vt:variant>
      <vt:variant>
        <vt:lpwstr/>
      </vt:variant>
      <vt:variant>
        <vt:lpwstr>_Toc449085266</vt:lpwstr>
      </vt:variant>
      <vt:variant>
        <vt:i4>1048631</vt:i4>
      </vt:variant>
      <vt:variant>
        <vt:i4>338</vt:i4>
      </vt:variant>
      <vt:variant>
        <vt:i4>0</vt:i4>
      </vt:variant>
      <vt:variant>
        <vt:i4>5</vt:i4>
      </vt:variant>
      <vt:variant>
        <vt:lpwstr/>
      </vt:variant>
      <vt:variant>
        <vt:lpwstr>_Toc449085265</vt:lpwstr>
      </vt:variant>
      <vt:variant>
        <vt:i4>1048631</vt:i4>
      </vt:variant>
      <vt:variant>
        <vt:i4>332</vt:i4>
      </vt:variant>
      <vt:variant>
        <vt:i4>0</vt:i4>
      </vt:variant>
      <vt:variant>
        <vt:i4>5</vt:i4>
      </vt:variant>
      <vt:variant>
        <vt:lpwstr/>
      </vt:variant>
      <vt:variant>
        <vt:lpwstr>_Toc449085264</vt:lpwstr>
      </vt:variant>
      <vt:variant>
        <vt:i4>1048631</vt:i4>
      </vt:variant>
      <vt:variant>
        <vt:i4>326</vt:i4>
      </vt:variant>
      <vt:variant>
        <vt:i4>0</vt:i4>
      </vt:variant>
      <vt:variant>
        <vt:i4>5</vt:i4>
      </vt:variant>
      <vt:variant>
        <vt:lpwstr/>
      </vt:variant>
      <vt:variant>
        <vt:lpwstr>_Toc449085263</vt:lpwstr>
      </vt:variant>
      <vt:variant>
        <vt:i4>1048631</vt:i4>
      </vt:variant>
      <vt:variant>
        <vt:i4>320</vt:i4>
      </vt:variant>
      <vt:variant>
        <vt:i4>0</vt:i4>
      </vt:variant>
      <vt:variant>
        <vt:i4>5</vt:i4>
      </vt:variant>
      <vt:variant>
        <vt:lpwstr/>
      </vt:variant>
      <vt:variant>
        <vt:lpwstr>_Toc449085262</vt:lpwstr>
      </vt:variant>
      <vt:variant>
        <vt:i4>1048631</vt:i4>
      </vt:variant>
      <vt:variant>
        <vt:i4>314</vt:i4>
      </vt:variant>
      <vt:variant>
        <vt:i4>0</vt:i4>
      </vt:variant>
      <vt:variant>
        <vt:i4>5</vt:i4>
      </vt:variant>
      <vt:variant>
        <vt:lpwstr/>
      </vt:variant>
      <vt:variant>
        <vt:lpwstr>_Toc449085261</vt:lpwstr>
      </vt:variant>
      <vt:variant>
        <vt:i4>1048631</vt:i4>
      </vt:variant>
      <vt:variant>
        <vt:i4>308</vt:i4>
      </vt:variant>
      <vt:variant>
        <vt:i4>0</vt:i4>
      </vt:variant>
      <vt:variant>
        <vt:i4>5</vt:i4>
      </vt:variant>
      <vt:variant>
        <vt:lpwstr/>
      </vt:variant>
      <vt:variant>
        <vt:lpwstr>_Toc449085260</vt:lpwstr>
      </vt:variant>
      <vt:variant>
        <vt:i4>1245239</vt:i4>
      </vt:variant>
      <vt:variant>
        <vt:i4>302</vt:i4>
      </vt:variant>
      <vt:variant>
        <vt:i4>0</vt:i4>
      </vt:variant>
      <vt:variant>
        <vt:i4>5</vt:i4>
      </vt:variant>
      <vt:variant>
        <vt:lpwstr/>
      </vt:variant>
      <vt:variant>
        <vt:lpwstr>_Toc449085259</vt:lpwstr>
      </vt:variant>
      <vt:variant>
        <vt:i4>1245239</vt:i4>
      </vt:variant>
      <vt:variant>
        <vt:i4>296</vt:i4>
      </vt:variant>
      <vt:variant>
        <vt:i4>0</vt:i4>
      </vt:variant>
      <vt:variant>
        <vt:i4>5</vt:i4>
      </vt:variant>
      <vt:variant>
        <vt:lpwstr/>
      </vt:variant>
      <vt:variant>
        <vt:lpwstr>_Toc449085258</vt:lpwstr>
      </vt:variant>
      <vt:variant>
        <vt:i4>1245239</vt:i4>
      </vt:variant>
      <vt:variant>
        <vt:i4>290</vt:i4>
      </vt:variant>
      <vt:variant>
        <vt:i4>0</vt:i4>
      </vt:variant>
      <vt:variant>
        <vt:i4>5</vt:i4>
      </vt:variant>
      <vt:variant>
        <vt:lpwstr/>
      </vt:variant>
      <vt:variant>
        <vt:lpwstr>_Toc449085257</vt:lpwstr>
      </vt:variant>
      <vt:variant>
        <vt:i4>1245239</vt:i4>
      </vt:variant>
      <vt:variant>
        <vt:i4>284</vt:i4>
      </vt:variant>
      <vt:variant>
        <vt:i4>0</vt:i4>
      </vt:variant>
      <vt:variant>
        <vt:i4>5</vt:i4>
      </vt:variant>
      <vt:variant>
        <vt:lpwstr/>
      </vt:variant>
      <vt:variant>
        <vt:lpwstr>_Toc449085256</vt:lpwstr>
      </vt:variant>
      <vt:variant>
        <vt:i4>1245239</vt:i4>
      </vt:variant>
      <vt:variant>
        <vt:i4>278</vt:i4>
      </vt:variant>
      <vt:variant>
        <vt:i4>0</vt:i4>
      </vt:variant>
      <vt:variant>
        <vt:i4>5</vt:i4>
      </vt:variant>
      <vt:variant>
        <vt:lpwstr/>
      </vt:variant>
      <vt:variant>
        <vt:lpwstr>_Toc449085255</vt:lpwstr>
      </vt:variant>
      <vt:variant>
        <vt:i4>1245239</vt:i4>
      </vt:variant>
      <vt:variant>
        <vt:i4>272</vt:i4>
      </vt:variant>
      <vt:variant>
        <vt:i4>0</vt:i4>
      </vt:variant>
      <vt:variant>
        <vt:i4>5</vt:i4>
      </vt:variant>
      <vt:variant>
        <vt:lpwstr/>
      </vt:variant>
      <vt:variant>
        <vt:lpwstr>_Toc449085254</vt:lpwstr>
      </vt:variant>
      <vt:variant>
        <vt:i4>1245239</vt:i4>
      </vt:variant>
      <vt:variant>
        <vt:i4>266</vt:i4>
      </vt:variant>
      <vt:variant>
        <vt:i4>0</vt:i4>
      </vt:variant>
      <vt:variant>
        <vt:i4>5</vt:i4>
      </vt:variant>
      <vt:variant>
        <vt:lpwstr/>
      </vt:variant>
      <vt:variant>
        <vt:lpwstr>_Toc449085253</vt:lpwstr>
      </vt:variant>
      <vt:variant>
        <vt:i4>1245239</vt:i4>
      </vt:variant>
      <vt:variant>
        <vt:i4>260</vt:i4>
      </vt:variant>
      <vt:variant>
        <vt:i4>0</vt:i4>
      </vt:variant>
      <vt:variant>
        <vt:i4>5</vt:i4>
      </vt:variant>
      <vt:variant>
        <vt:lpwstr/>
      </vt:variant>
      <vt:variant>
        <vt:lpwstr>_Toc449085252</vt:lpwstr>
      </vt:variant>
      <vt:variant>
        <vt:i4>1245239</vt:i4>
      </vt:variant>
      <vt:variant>
        <vt:i4>254</vt:i4>
      </vt:variant>
      <vt:variant>
        <vt:i4>0</vt:i4>
      </vt:variant>
      <vt:variant>
        <vt:i4>5</vt:i4>
      </vt:variant>
      <vt:variant>
        <vt:lpwstr/>
      </vt:variant>
      <vt:variant>
        <vt:lpwstr>_Toc449085251</vt:lpwstr>
      </vt:variant>
      <vt:variant>
        <vt:i4>1245239</vt:i4>
      </vt:variant>
      <vt:variant>
        <vt:i4>248</vt:i4>
      </vt:variant>
      <vt:variant>
        <vt:i4>0</vt:i4>
      </vt:variant>
      <vt:variant>
        <vt:i4>5</vt:i4>
      </vt:variant>
      <vt:variant>
        <vt:lpwstr/>
      </vt:variant>
      <vt:variant>
        <vt:lpwstr>_Toc449085250</vt:lpwstr>
      </vt:variant>
      <vt:variant>
        <vt:i4>1179703</vt:i4>
      </vt:variant>
      <vt:variant>
        <vt:i4>242</vt:i4>
      </vt:variant>
      <vt:variant>
        <vt:i4>0</vt:i4>
      </vt:variant>
      <vt:variant>
        <vt:i4>5</vt:i4>
      </vt:variant>
      <vt:variant>
        <vt:lpwstr/>
      </vt:variant>
      <vt:variant>
        <vt:lpwstr>_Toc449085249</vt:lpwstr>
      </vt:variant>
      <vt:variant>
        <vt:i4>1179703</vt:i4>
      </vt:variant>
      <vt:variant>
        <vt:i4>236</vt:i4>
      </vt:variant>
      <vt:variant>
        <vt:i4>0</vt:i4>
      </vt:variant>
      <vt:variant>
        <vt:i4>5</vt:i4>
      </vt:variant>
      <vt:variant>
        <vt:lpwstr/>
      </vt:variant>
      <vt:variant>
        <vt:lpwstr>_Toc449085248</vt:lpwstr>
      </vt:variant>
      <vt:variant>
        <vt:i4>1179703</vt:i4>
      </vt:variant>
      <vt:variant>
        <vt:i4>230</vt:i4>
      </vt:variant>
      <vt:variant>
        <vt:i4>0</vt:i4>
      </vt:variant>
      <vt:variant>
        <vt:i4>5</vt:i4>
      </vt:variant>
      <vt:variant>
        <vt:lpwstr/>
      </vt:variant>
      <vt:variant>
        <vt:lpwstr>_Toc449085247</vt:lpwstr>
      </vt:variant>
      <vt:variant>
        <vt:i4>1179703</vt:i4>
      </vt:variant>
      <vt:variant>
        <vt:i4>224</vt:i4>
      </vt:variant>
      <vt:variant>
        <vt:i4>0</vt:i4>
      </vt:variant>
      <vt:variant>
        <vt:i4>5</vt:i4>
      </vt:variant>
      <vt:variant>
        <vt:lpwstr/>
      </vt:variant>
      <vt:variant>
        <vt:lpwstr>_Toc449085246</vt:lpwstr>
      </vt:variant>
      <vt:variant>
        <vt:i4>1179703</vt:i4>
      </vt:variant>
      <vt:variant>
        <vt:i4>218</vt:i4>
      </vt:variant>
      <vt:variant>
        <vt:i4>0</vt:i4>
      </vt:variant>
      <vt:variant>
        <vt:i4>5</vt:i4>
      </vt:variant>
      <vt:variant>
        <vt:lpwstr/>
      </vt:variant>
      <vt:variant>
        <vt:lpwstr>_Toc449085245</vt:lpwstr>
      </vt:variant>
      <vt:variant>
        <vt:i4>1179703</vt:i4>
      </vt:variant>
      <vt:variant>
        <vt:i4>212</vt:i4>
      </vt:variant>
      <vt:variant>
        <vt:i4>0</vt:i4>
      </vt:variant>
      <vt:variant>
        <vt:i4>5</vt:i4>
      </vt:variant>
      <vt:variant>
        <vt:lpwstr/>
      </vt:variant>
      <vt:variant>
        <vt:lpwstr>_Toc449085244</vt:lpwstr>
      </vt:variant>
      <vt:variant>
        <vt:i4>1179703</vt:i4>
      </vt:variant>
      <vt:variant>
        <vt:i4>206</vt:i4>
      </vt:variant>
      <vt:variant>
        <vt:i4>0</vt:i4>
      </vt:variant>
      <vt:variant>
        <vt:i4>5</vt:i4>
      </vt:variant>
      <vt:variant>
        <vt:lpwstr/>
      </vt:variant>
      <vt:variant>
        <vt:lpwstr>_Toc449085243</vt:lpwstr>
      </vt:variant>
      <vt:variant>
        <vt:i4>1179703</vt:i4>
      </vt:variant>
      <vt:variant>
        <vt:i4>200</vt:i4>
      </vt:variant>
      <vt:variant>
        <vt:i4>0</vt:i4>
      </vt:variant>
      <vt:variant>
        <vt:i4>5</vt:i4>
      </vt:variant>
      <vt:variant>
        <vt:lpwstr/>
      </vt:variant>
      <vt:variant>
        <vt:lpwstr>_Toc449085242</vt:lpwstr>
      </vt:variant>
      <vt:variant>
        <vt:i4>1179703</vt:i4>
      </vt:variant>
      <vt:variant>
        <vt:i4>194</vt:i4>
      </vt:variant>
      <vt:variant>
        <vt:i4>0</vt:i4>
      </vt:variant>
      <vt:variant>
        <vt:i4>5</vt:i4>
      </vt:variant>
      <vt:variant>
        <vt:lpwstr/>
      </vt:variant>
      <vt:variant>
        <vt:lpwstr>_Toc449085241</vt:lpwstr>
      </vt:variant>
      <vt:variant>
        <vt:i4>1179703</vt:i4>
      </vt:variant>
      <vt:variant>
        <vt:i4>188</vt:i4>
      </vt:variant>
      <vt:variant>
        <vt:i4>0</vt:i4>
      </vt:variant>
      <vt:variant>
        <vt:i4>5</vt:i4>
      </vt:variant>
      <vt:variant>
        <vt:lpwstr/>
      </vt:variant>
      <vt:variant>
        <vt:lpwstr>_Toc449085240</vt:lpwstr>
      </vt:variant>
      <vt:variant>
        <vt:i4>1376311</vt:i4>
      </vt:variant>
      <vt:variant>
        <vt:i4>182</vt:i4>
      </vt:variant>
      <vt:variant>
        <vt:i4>0</vt:i4>
      </vt:variant>
      <vt:variant>
        <vt:i4>5</vt:i4>
      </vt:variant>
      <vt:variant>
        <vt:lpwstr/>
      </vt:variant>
      <vt:variant>
        <vt:lpwstr>_Toc449085239</vt:lpwstr>
      </vt:variant>
      <vt:variant>
        <vt:i4>1376311</vt:i4>
      </vt:variant>
      <vt:variant>
        <vt:i4>176</vt:i4>
      </vt:variant>
      <vt:variant>
        <vt:i4>0</vt:i4>
      </vt:variant>
      <vt:variant>
        <vt:i4>5</vt:i4>
      </vt:variant>
      <vt:variant>
        <vt:lpwstr/>
      </vt:variant>
      <vt:variant>
        <vt:lpwstr>_Toc449085238</vt:lpwstr>
      </vt:variant>
      <vt:variant>
        <vt:i4>1376311</vt:i4>
      </vt:variant>
      <vt:variant>
        <vt:i4>170</vt:i4>
      </vt:variant>
      <vt:variant>
        <vt:i4>0</vt:i4>
      </vt:variant>
      <vt:variant>
        <vt:i4>5</vt:i4>
      </vt:variant>
      <vt:variant>
        <vt:lpwstr/>
      </vt:variant>
      <vt:variant>
        <vt:lpwstr>_Toc449085237</vt:lpwstr>
      </vt:variant>
      <vt:variant>
        <vt:i4>1376311</vt:i4>
      </vt:variant>
      <vt:variant>
        <vt:i4>164</vt:i4>
      </vt:variant>
      <vt:variant>
        <vt:i4>0</vt:i4>
      </vt:variant>
      <vt:variant>
        <vt:i4>5</vt:i4>
      </vt:variant>
      <vt:variant>
        <vt:lpwstr/>
      </vt:variant>
      <vt:variant>
        <vt:lpwstr>_Toc449085236</vt:lpwstr>
      </vt:variant>
      <vt:variant>
        <vt:i4>1376311</vt:i4>
      </vt:variant>
      <vt:variant>
        <vt:i4>158</vt:i4>
      </vt:variant>
      <vt:variant>
        <vt:i4>0</vt:i4>
      </vt:variant>
      <vt:variant>
        <vt:i4>5</vt:i4>
      </vt:variant>
      <vt:variant>
        <vt:lpwstr/>
      </vt:variant>
      <vt:variant>
        <vt:lpwstr>_Toc449085235</vt:lpwstr>
      </vt:variant>
      <vt:variant>
        <vt:i4>1376311</vt:i4>
      </vt:variant>
      <vt:variant>
        <vt:i4>152</vt:i4>
      </vt:variant>
      <vt:variant>
        <vt:i4>0</vt:i4>
      </vt:variant>
      <vt:variant>
        <vt:i4>5</vt:i4>
      </vt:variant>
      <vt:variant>
        <vt:lpwstr/>
      </vt:variant>
      <vt:variant>
        <vt:lpwstr>_Toc449085234</vt:lpwstr>
      </vt:variant>
      <vt:variant>
        <vt:i4>1376311</vt:i4>
      </vt:variant>
      <vt:variant>
        <vt:i4>146</vt:i4>
      </vt:variant>
      <vt:variant>
        <vt:i4>0</vt:i4>
      </vt:variant>
      <vt:variant>
        <vt:i4>5</vt:i4>
      </vt:variant>
      <vt:variant>
        <vt:lpwstr/>
      </vt:variant>
      <vt:variant>
        <vt:lpwstr>_Toc449085233</vt:lpwstr>
      </vt:variant>
      <vt:variant>
        <vt:i4>1376311</vt:i4>
      </vt:variant>
      <vt:variant>
        <vt:i4>140</vt:i4>
      </vt:variant>
      <vt:variant>
        <vt:i4>0</vt:i4>
      </vt:variant>
      <vt:variant>
        <vt:i4>5</vt:i4>
      </vt:variant>
      <vt:variant>
        <vt:lpwstr/>
      </vt:variant>
      <vt:variant>
        <vt:lpwstr>_Toc449085232</vt:lpwstr>
      </vt:variant>
      <vt:variant>
        <vt:i4>1376311</vt:i4>
      </vt:variant>
      <vt:variant>
        <vt:i4>134</vt:i4>
      </vt:variant>
      <vt:variant>
        <vt:i4>0</vt:i4>
      </vt:variant>
      <vt:variant>
        <vt:i4>5</vt:i4>
      </vt:variant>
      <vt:variant>
        <vt:lpwstr/>
      </vt:variant>
      <vt:variant>
        <vt:lpwstr>_Toc449085231</vt:lpwstr>
      </vt:variant>
      <vt:variant>
        <vt:i4>1376311</vt:i4>
      </vt:variant>
      <vt:variant>
        <vt:i4>128</vt:i4>
      </vt:variant>
      <vt:variant>
        <vt:i4>0</vt:i4>
      </vt:variant>
      <vt:variant>
        <vt:i4>5</vt:i4>
      </vt:variant>
      <vt:variant>
        <vt:lpwstr/>
      </vt:variant>
      <vt:variant>
        <vt:lpwstr>_Toc449085230</vt:lpwstr>
      </vt:variant>
      <vt:variant>
        <vt:i4>1310775</vt:i4>
      </vt:variant>
      <vt:variant>
        <vt:i4>122</vt:i4>
      </vt:variant>
      <vt:variant>
        <vt:i4>0</vt:i4>
      </vt:variant>
      <vt:variant>
        <vt:i4>5</vt:i4>
      </vt:variant>
      <vt:variant>
        <vt:lpwstr/>
      </vt:variant>
      <vt:variant>
        <vt:lpwstr>_Toc449085229</vt:lpwstr>
      </vt:variant>
      <vt:variant>
        <vt:i4>1310775</vt:i4>
      </vt:variant>
      <vt:variant>
        <vt:i4>116</vt:i4>
      </vt:variant>
      <vt:variant>
        <vt:i4>0</vt:i4>
      </vt:variant>
      <vt:variant>
        <vt:i4>5</vt:i4>
      </vt:variant>
      <vt:variant>
        <vt:lpwstr/>
      </vt:variant>
      <vt:variant>
        <vt:lpwstr>_Toc449085228</vt:lpwstr>
      </vt:variant>
      <vt:variant>
        <vt:i4>1310775</vt:i4>
      </vt:variant>
      <vt:variant>
        <vt:i4>110</vt:i4>
      </vt:variant>
      <vt:variant>
        <vt:i4>0</vt:i4>
      </vt:variant>
      <vt:variant>
        <vt:i4>5</vt:i4>
      </vt:variant>
      <vt:variant>
        <vt:lpwstr/>
      </vt:variant>
      <vt:variant>
        <vt:lpwstr>_Toc449085227</vt:lpwstr>
      </vt:variant>
      <vt:variant>
        <vt:i4>1310775</vt:i4>
      </vt:variant>
      <vt:variant>
        <vt:i4>104</vt:i4>
      </vt:variant>
      <vt:variant>
        <vt:i4>0</vt:i4>
      </vt:variant>
      <vt:variant>
        <vt:i4>5</vt:i4>
      </vt:variant>
      <vt:variant>
        <vt:lpwstr/>
      </vt:variant>
      <vt:variant>
        <vt:lpwstr>_Toc449085226</vt:lpwstr>
      </vt:variant>
      <vt:variant>
        <vt:i4>1310775</vt:i4>
      </vt:variant>
      <vt:variant>
        <vt:i4>98</vt:i4>
      </vt:variant>
      <vt:variant>
        <vt:i4>0</vt:i4>
      </vt:variant>
      <vt:variant>
        <vt:i4>5</vt:i4>
      </vt:variant>
      <vt:variant>
        <vt:lpwstr/>
      </vt:variant>
      <vt:variant>
        <vt:lpwstr>_Toc449085225</vt:lpwstr>
      </vt:variant>
      <vt:variant>
        <vt:i4>1310775</vt:i4>
      </vt:variant>
      <vt:variant>
        <vt:i4>92</vt:i4>
      </vt:variant>
      <vt:variant>
        <vt:i4>0</vt:i4>
      </vt:variant>
      <vt:variant>
        <vt:i4>5</vt:i4>
      </vt:variant>
      <vt:variant>
        <vt:lpwstr/>
      </vt:variant>
      <vt:variant>
        <vt:lpwstr>_Toc449085224</vt:lpwstr>
      </vt:variant>
      <vt:variant>
        <vt:i4>1310775</vt:i4>
      </vt:variant>
      <vt:variant>
        <vt:i4>86</vt:i4>
      </vt:variant>
      <vt:variant>
        <vt:i4>0</vt:i4>
      </vt:variant>
      <vt:variant>
        <vt:i4>5</vt:i4>
      </vt:variant>
      <vt:variant>
        <vt:lpwstr/>
      </vt:variant>
      <vt:variant>
        <vt:lpwstr>_Toc449085223</vt:lpwstr>
      </vt:variant>
      <vt:variant>
        <vt:i4>1310775</vt:i4>
      </vt:variant>
      <vt:variant>
        <vt:i4>80</vt:i4>
      </vt:variant>
      <vt:variant>
        <vt:i4>0</vt:i4>
      </vt:variant>
      <vt:variant>
        <vt:i4>5</vt:i4>
      </vt:variant>
      <vt:variant>
        <vt:lpwstr/>
      </vt:variant>
      <vt:variant>
        <vt:lpwstr>_Toc449085222</vt:lpwstr>
      </vt:variant>
      <vt:variant>
        <vt:i4>1310775</vt:i4>
      </vt:variant>
      <vt:variant>
        <vt:i4>74</vt:i4>
      </vt:variant>
      <vt:variant>
        <vt:i4>0</vt:i4>
      </vt:variant>
      <vt:variant>
        <vt:i4>5</vt:i4>
      </vt:variant>
      <vt:variant>
        <vt:lpwstr/>
      </vt:variant>
      <vt:variant>
        <vt:lpwstr>_Toc449085221</vt:lpwstr>
      </vt:variant>
      <vt:variant>
        <vt:i4>1310775</vt:i4>
      </vt:variant>
      <vt:variant>
        <vt:i4>68</vt:i4>
      </vt:variant>
      <vt:variant>
        <vt:i4>0</vt:i4>
      </vt:variant>
      <vt:variant>
        <vt:i4>5</vt:i4>
      </vt:variant>
      <vt:variant>
        <vt:lpwstr/>
      </vt:variant>
      <vt:variant>
        <vt:lpwstr>_Toc449085220</vt:lpwstr>
      </vt:variant>
      <vt:variant>
        <vt:i4>1507383</vt:i4>
      </vt:variant>
      <vt:variant>
        <vt:i4>62</vt:i4>
      </vt:variant>
      <vt:variant>
        <vt:i4>0</vt:i4>
      </vt:variant>
      <vt:variant>
        <vt:i4>5</vt:i4>
      </vt:variant>
      <vt:variant>
        <vt:lpwstr/>
      </vt:variant>
      <vt:variant>
        <vt:lpwstr>_Toc449085219</vt:lpwstr>
      </vt:variant>
      <vt:variant>
        <vt:i4>1507383</vt:i4>
      </vt:variant>
      <vt:variant>
        <vt:i4>56</vt:i4>
      </vt:variant>
      <vt:variant>
        <vt:i4>0</vt:i4>
      </vt:variant>
      <vt:variant>
        <vt:i4>5</vt:i4>
      </vt:variant>
      <vt:variant>
        <vt:lpwstr/>
      </vt:variant>
      <vt:variant>
        <vt:lpwstr>_Toc449085218</vt:lpwstr>
      </vt:variant>
      <vt:variant>
        <vt:i4>1507383</vt:i4>
      </vt:variant>
      <vt:variant>
        <vt:i4>50</vt:i4>
      </vt:variant>
      <vt:variant>
        <vt:i4>0</vt:i4>
      </vt:variant>
      <vt:variant>
        <vt:i4>5</vt:i4>
      </vt:variant>
      <vt:variant>
        <vt:lpwstr/>
      </vt:variant>
      <vt:variant>
        <vt:lpwstr>_Toc449085217</vt:lpwstr>
      </vt:variant>
      <vt:variant>
        <vt:i4>1507383</vt:i4>
      </vt:variant>
      <vt:variant>
        <vt:i4>44</vt:i4>
      </vt:variant>
      <vt:variant>
        <vt:i4>0</vt:i4>
      </vt:variant>
      <vt:variant>
        <vt:i4>5</vt:i4>
      </vt:variant>
      <vt:variant>
        <vt:lpwstr/>
      </vt:variant>
      <vt:variant>
        <vt:lpwstr>_Toc449085216</vt:lpwstr>
      </vt:variant>
      <vt:variant>
        <vt:i4>1507383</vt:i4>
      </vt:variant>
      <vt:variant>
        <vt:i4>38</vt:i4>
      </vt:variant>
      <vt:variant>
        <vt:i4>0</vt:i4>
      </vt:variant>
      <vt:variant>
        <vt:i4>5</vt:i4>
      </vt:variant>
      <vt:variant>
        <vt:lpwstr/>
      </vt:variant>
      <vt:variant>
        <vt:lpwstr>_Toc449085215</vt:lpwstr>
      </vt:variant>
      <vt:variant>
        <vt:i4>1507383</vt:i4>
      </vt:variant>
      <vt:variant>
        <vt:i4>32</vt:i4>
      </vt:variant>
      <vt:variant>
        <vt:i4>0</vt:i4>
      </vt:variant>
      <vt:variant>
        <vt:i4>5</vt:i4>
      </vt:variant>
      <vt:variant>
        <vt:lpwstr/>
      </vt:variant>
      <vt:variant>
        <vt:lpwstr>_Toc449085214</vt:lpwstr>
      </vt:variant>
      <vt:variant>
        <vt:i4>1507383</vt:i4>
      </vt:variant>
      <vt:variant>
        <vt:i4>26</vt:i4>
      </vt:variant>
      <vt:variant>
        <vt:i4>0</vt:i4>
      </vt:variant>
      <vt:variant>
        <vt:i4>5</vt:i4>
      </vt:variant>
      <vt:variant>
        <vt:lpwstr/>
      </vt:variant>
      <vt:variant>
        <vt:lpwstr>_Toc449085213</vt:lpwstr>
      </vt:variant>
      <vt:variant>
        <vt:i4>1507383</vt:i4>
      </vt:variant>
      <vt:variant>
        <vt:i4>20</vt:i4>
      </vt:variant>
      <vt:variant>
        <vt:i4>0</vt:i4>
      </vt:variant>
      <vt:variant>
        <vt:i4>5</vt:i4>
      </vt:variant>
      <vt:variant>
        <vt:lpwstr/>
      </vt:variant>
      <vt:variant>
        <vt:lpwstr>_Toc449085212</vt:lpwstr>
      </vt:variant>
      <vt:variant>
        <vt:i4>1507383</vt:i4>
      </vt:variant>
      <vt:variant>
        <vt:i4>14</vt:i4>
      </vt:variant>
      <vt:variant>
        <vt:i4>0</vt:i4>
      </vt:variant>
      <vt:variant>
        <vt:i4>5</vt:i4>
      </vt:variant>
      <vt:variant>
        <vt:lpwstr/>
      </vt:variant>
      <vt:variant>
        <vt:lpwstr>_Toc449085211</vt:lpwstr>
      </vt:variant>
      <vt:variant>
        <vt:i4>1507383</vt:i4>
      </vt:variant>
      <vt:variant>
        <vt:i4>8</vt:i4>
      </vt:variant>
      <vt:variant>
        <vt:i4>0</vt:i4>
      </vt:variant>
      <vt:variant>
        <vt:i4>5</vt:i4>
      </vt:variant>
      <vt:variant>
        <vt:lpwstr/>
      </vt:variant>
      <vt:variant>
        <vt:lpwstr>_Toc449085210</vt:lpwstr>
      </vt:variant>
      <vt:variant>
        <vt:i4>1441847</vt:i4>
      </vt:variant>
      <vt:variant>
        <vt:i4>2</vt:i4>
      </vt:variant>
      <vt:variant>
        <vt:i4>0</vt:i4>
      </vt:variant>
      <vt:variant>
        <vt:i4>5</vt:i4>
      </vt:variant>
      <vt:variant>
        <vt:lpwstr/>
      </vt:variant>
      <vt:variant>
        <vt:lpwstr>_Toc449085209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Yip Wai Ching</dc:creator>
  <cp:keywords/>
  <dc:description/>
  <cp:lastModifiedBy>Kelvin Wong Kin</cp:lastModifiedBy>
  <cp:revision>11</cp:revision>
  <cp:lastPrinted>2021-09-28T08:41:00Z</cp:lastPrinted>
  <dcterms:created xsi:type="dcterms:W3CDTF">2023-01-30T01:48:00Z</dcterms:created>
  <dcterms:modified xsi:type="dcterms:W3CDTF">2023-02-02T10:09:00Z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14;#CMO|aa28d8e7-21af-44fd-ae60-3d4f04e4e3e6</vt:lpwstr>
  </property>
  <property fmtid="{D5CDD505-2E9C-101B-9397-08002B2CF9AE}" pid="3" name="TaxKeyword">
    <vt:lpwstr/>
  </property>
  <property fmtid="{D5CDD505-2E9C-101B-9397-08002B2CF9AE}" pid="4" name="_DocHome">
    <vt:i4>-2111224640</vt:i4>
  </property>
</Properties>
</file>